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7F08D" w14:textId="77777777" w:rsidR="007319B1" w:rsidRDefault="007319B1">
      <w:pPr>
        <w:spacing w:before="15" w:after="0" w:line="220" w:lineRule="exact"/>
        <w:rPr>
          <w:rFonts w:ascii="Times New Roman" w:hAnsi="Times New Roman"/>
        </w:rPr>
      </w:pPr>
      <w:bookmarkStart w:id="1" w:name="_Hlk505084110"/>
      <w:bookmarkEnd w:id="1"/>
    </w:p>
    <w:p w14:paraId="5A840AFE" w14:textId="77777777" w:rsidR="007319B1" w:rsidRDefault="007319B1">
      <w:pPr>
        <w:spacing w:after="0" w:line="360" w:lineRule="auto"/>
        <w:ind w:left="113" w:right="-23"/>
        <w:jc w:val="center"/>
        <w:outlineLvl w:val="0"/>
        <w:rPr>
          <w:rFonts w:ascii="Times New Roman" w:hAnsi="Times New Roman"/>
          <w:b/>
          <w:bCs/>
          <w:sz w:val="44"/>
          <w:szCs w:val="44"/>
          <w:lang w:eastAsia="zh-CN"/>
        </w:rPr>
      </w:pPr>
      <w:r>
        <w:rPr>
          <w:rFonts w:ascii="Times New Roman" w:hAnsi="Times New Roman"/>
          <w:b/>
          <w:bCs/>
          <w:sz w:val="44"/>
          <w:szCs w:val="44"/>
          <w:lang w:eastAsia="zh-CN"/>
        </w:rPr>
        <w:t>第四章</w:t>
      </w:r>
      <w:r>
        <w:rPr>
          <w:rFonts w:ascii="Times New Roman" w:hAnsi="Times New Roman"/>
          <w:b/>
          <w:bCs/>
          <w:sz w:val="44"/>
          <w:szCs w:val="44"/>
          <w:lang w:eastAsia="zh-CN"/>
        </w:rPr>
        <w:t xml:space="preserve">  </w:t>
      </w:r>
      <w:r>
        <w:rPr>
          <w:rFonts w:ascii="Times New Roman" w:hAnsi="Times New Roman"/>
          <w:b/>
          <w:bCs/>
          <w:sz w:val="44"/>
          <w:szCs w:val="44"/>
          <w:lang w:eastAsia="zh-CN"/>
        </w:rPr>
        <w:t>存</w:t>
      </w:r>
      <w:r>
        <w:rPr>
          <w:rFonts w:ascii="Times New Roman" w:hAnsi="Times New Roman"/>
          <w:b/>
          <w:bCs/>
          <w:sz w:val="44"/>
          <w:szCs w:val="44"/>
          <w:lang w:eastAsia="zh-CN"/>
        </w:rPr>
        <w:t xml:space="preserve"> </w:t>
      </w:r>
      <w:r>
        <w:rPr>
          <w:rFonts w:ascii="Times New Roman" w:hAnsi="Times New Roman"/>
          <w:b/>
          <w:bCs/>
          <w:sz w:val="44"/>
          <w:szCs w:val="44"/>
          <w:lang w:eastAsia="zh-CN"/>
        </w:rPr>
        <w:t>储</w:t>
      </w:r>
      <w:r>
        <w:rPr>
          <w:rFonts w:ascii="Times New Roman" w:hAnsi="Times New Roman"/>
          <w:b/>
          <w:bCs/>
          <w:sz w:val="44"/>
          <w:szCs w:val="44"/>
          <w:lang w:eastAsia="zh-CN"/>
        </w:rPr>
        <w:t xml:space="preserve"> </w:t>
      </w:r>
      <w:r>
        <w:rPr>
          <w:rFonts w:ascii="Times New Roman" w:hAnsi="Times New Roman"/>
          <w:b/>
          <w:bCs/>
          <w:sz w:val="44"/>
          <w:szCs w:val="44"/>
          <w:lang w:eastAsia="zh-CN"/>
        </w:rPr>
        <w:t>管</w:t>
      </w:r>
      <w:r>
        <w:rPr>
          <w:rFonts w:ascii="Times New Roman" w:hAnsi="Times New Roman"/>
          <w:b/>
          <w:bCs/>
          <w:sz w:val="44"/>
          <w:szCs w:val="44"/>
          <w:lang w:eastAsia="zh-CN"/>
        </w:rPr>
        <w:t xml:space="preserve"> </w:t>
      </w:r>
      <w:r>
        <w:rPr>
          <w:rFonts w:ascii="Times New Roman" w:hAnsi="Times New Roman"/>
          <w:b/>
          <w:bCs/>
          <w:sz w:val="44"/>
          <w:szCs w:val="44"/>
          <w:lang w:eastAsia="zh-CN"/>
        </w:rPr>
        <w:t>理</w:t>
      </w:r>
    </w:p>
    <w:p w14:paraId="16A68DD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存储管理是操作系统的重要组成部分，负责管理计算机系统的重要资源</w:t>
      </w:r>
      <w:r>
        <w:rPr>
          <w:rFonts w:ascii="Times New Roman" w:hAnsi="Times New Roman"/>
          <w:spacing w:val="10"/>
          <w:sz w:val="21"/>
          <w:szCs w:val="21"/>
          <w:lang w:eastAsia="zh-CN"/>
        </w:rPr>
        <w:t>--</w:t>
      </w:r>
      <w:r>
        <w:rPr>
          <w:rFonts w:ascii="Times New Roman" w:hAnsi="Times New Roman"/>
          <w:spacing w:val="10"/>
          <w:sz w:val="21"/>
          <w:szCs w:val="21"/>
          <w:lang w:eastAsia="zh-CN"/>
        </w:rPr>
        <w:t>内存储器。由于任何程序和数据必须占用内存空间才能得以执行和处理，因此，存储管理的优劣直接影响系统性能。内存对数据的存取比处理器处理数据的速度慢得多，硬件技术的不断发展还在进一步拉大这种距离，通过高速缓存可以部分缩小差距，但高效的存储管理仍然是操作系统设计中的重要课题。内存空间一般分为两部分：系统区，用于存放操作系统内核程序和数据结构等；用户区，用于存放应用程序和数据。存储管理对内核区和用户区都提供相应支持和进行管理，当然，也涉及对外存（磁盘）空间的某些管理。尽管现代计算机内存容量不断增大，但仍然不能保证有足够大的空间支持大型应用和系统程序及数据的使用。因此，操作系统的主要任务之一是尽可能方便用户使用和提高内存利用率。此外，有效的存储管理也是多道程序设计技术的关键支撑。具体地说，存储管理包含以下功能：</w:t>
      </w:r>
    </w:p>
    <w:p w14:paraId="0E9C233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）存储分配。为进程分配内存空间以便运行，完成内存区的分配和去配工作。在虚存管理系统中，由于运行程序部分处于内存，部分位于外存，故不但涉及内存也涉及外存空间的申请与释放工作。</w:t>
      </w:r>
    </w:p>
    <w:p w14:paraId="17007C2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地址映射。内存被抽象成一维地址空间，使得进程认为分配给它的地址空间是一个大且连续地址所组成的数组，或者把内存抽象成二维地址空间，以支持模块化程序设计；同时建立抽象机制支持进程使用逻辑地址来访问物理内存单元，实现地址映射。</w:t>
      </w:r>
    </w:p>
    <w:p w14:paraId="08A6D4D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）存储保护。系统负责隔离分配给进程的内存区，互不干扰免遭破坏，确保进程对存储单元的独占式使用，防止地址越界或操作越权，以实现存储保护功能。</w:t>
      </w:r>
    </w:p>
    <w:p w14:paraId="033FB6D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）存储共享。为了节省内存空间和实现进程通信，系统允许多个进程共享内存区。在这种情况下，超越隔离机制并授权进程允许共享访问，达到既能共享内存区内信息又能提高内存利用率的目的。</w:t>
      </w:r>
    </w:p>
    <w:p w14:paraId="3E56FAB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存储扩充。内存速度快但容量小，外存容量大却速度慢，应用程序的大小不应受到物理内存容量限制。为此，操作系统把内存和外存结合起来，形成一个容量近似外存、速度近似内存的虚拟存储器，允许用户的逻辑地址空间大于内存物理地址空间，虚存管理自动在内存和外存之间移动信息。</w:t>
      </w:r>
    </w:p>
    <w:p w14:paraId="29DC8AA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本章在介绍计算机存储器层次之后，先后分析连续存储管理技术、分页存储管理技术和分段存储管理技术，再讨论虚拟存储管理技术，最后，简单介绍</w:t>
      </w:r>
      <w:r>
        <w:rPr>
          <w:rFonts w:ascii="Times New Roman" w:hAnsi="Times New Roman"/>
          <w:spacing w:val="10"/>
          <w:sz w:val="21"/>
          <w:szCs w:val="21"/>
          <w:lang w:eastAsia="zh-CN"/>
        </w:rPr>
        <w:t>Linux</w:t>
      </w:r>
      <w:r>
        <w:rPr>
          <w:rFonts w:ascii="Times New Roman" w:hAnsi="Times New Roman"/>
          <w:spacing w:val="10"/>
          <w:sz w:val="21"/>
          <w:szCs w:val="21"/>
          <w:lang w:eastAsia="zh-CN"/>
        </w:rPr>
        <w:t>的物理内存管理和虚拟存储管理。</w:t>
      </w:r>
    </w:p>
    <w:p w14:paraId="0CBF3F06" w14:textId="77777777" w:rsidR="007319B1" w:rsidRDefault="007319B1">
      <w:pPr>
        <w:spacing w:before="2" w:after="0" w:line="170" w:lineRule="exact"/>
        <w:rPr>
          <w:rFonts w:ascii="Times New Roman" w:hAnsi="Times New Roman"/>
          <w:sz w:val="17"/>
          <w:szCs w:val="17"/>
          <w:lang w:eastAsia="zh-CN"/>
        </w:rPr>
      </w:pPr>
    </w:p>
    <w:p w14:paraId="1FE17850" w14:textId="77777777" w:rsidR="007319B1" w:rsidRDefault="007319B1">
      <w:pPr>
        <w:spacing w:before="240" w:after="0" w:line="240" w:lineRule="auto"/>
        <w:ind w:right="-23"/>
        <w:jc w:val="center"/>
        <w:outlineLvl w:val="1"/>
        <w:rPr>
          <w:rFonts w:ascii="Times New Roman" w:hAnsi="Times New Roman"/>
          <w:b/>
          <w:bCs/>
          <w:sz w:val="30"/>
          <w:szCs w:val="30"/>
          <w:lang w:eastAsia="zh-CN"/>
        </w:rPr>
      </w:pPr>
      <w:r>
        <w:rPr>
          <w:rFonts w:ascii="Times New Roman" w:hAnsi="Times New Roman"/>
          <w:b/>
          <w:bCs/>
          <w:sz w:val="30"/>
          <w:szCs w:val="30"/>
          <w:highlight w:val="lightGray"/>
          <w:u w:val="single" w:color="000000"/>
          <w:lang w:eastAsia="zh-CN"/>
        </w:rPr>
        <w:t>4.1</w:t>
      </w:r>
      <w:r>
        <w:rPr>
          <w:rFonts w:ascii="Times New Roman" w:hAnsi="Times New Roman"/>
          <w:b/>
          <w:bCs/>
          <w:sz w:val="30"/>
          <w:szCs w:val="30"/>
          <w:u w:val="single" w:color="000000"/>
          <w:lang w:eastAsia="zh-CN"/>
        </w:rPr>
        <w:t xml:space="preserve">  </w:t>
      </w:r>
      <w:r>
        <w:rPr>
          <w:rFonts w:ascii="Times New Roman" w:hAnsi="Times New Roman"/>
          <w:b/>
          <w:bCs/>
          <w:sz w:val="30"/>
          <w:szCs w:val="30"/>
          <w:u w:val="single" w:color="000000"/>
          <w:lang w:eastAsia="zh-CN"/>
        </w:rPr>
        <w:t>存储器工作原理</w:t>
      </w:r>
    </w:p>
    <w:p w14:paraId="27D15235"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4.1.1  </w:t>
      </w:r>
      <w:r>
        <w:rPr>
          <w:rFonts w:ascii="Times New Roman" w:hAnsi="Times New Roman"/>
          <w:b/>
          <w:spacing w:val="-1"/>
          <w:sz w:val="24"/>
          <w:szCs w:val="24"/>
          <w:lang w:eastAsia="zh-CN"/>
        </w:rPr>
        <w:t>存储器层次</w:t>
      </w:r>
    </w:p>
    <w:p w14:paraId="244B7720" w14:textId="77777777" w:rsidR="007319B1" w:rsidRDefault="007319B1">
      <w:pPr>
        <w:spacing w:before="6" w:after="0" w:line="110" w:lineRule="exact"/>
        <w:rPr>
          <w:rFonts w:ascii="Times New Roman" w:hAnsi="Times New Roman"/>
          <w:sz w:val="11"/>
          <w:szCs w:val="11"/>
          <w:lang w:eastAsia="zh-CN"/>
        </w:rPr>
      </w:pPr>
    </w:p>
    <w:p w14:paraId="7E25BF1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目前，计算机系统均采用层次结构的存储子系统，以便在容量大小、速度快慢、价格高低等诸多因素中取得平衡点，获得较好性能</w:t>
      </w:r>
      <w:r>
        <w:rPr>
          <w:rFonts w:ascii="Times New Roman" w:hAnsi="Times New Roman"/>
          <w:spacing w:val="10"/>
          <w:sz w:val="21"/>
          <w:szCs w:val="21"/>
          <w:lang w:eastAsia="zh-CN"/>
        </w:rPr>
        <w:t>/</w:t>
      </w:r>
      <w:r>
        <w:rPr>
          <w:rFonts w:ascii="Times New Roman" w:hAnsi="Times New Roman"/>
          <w:spacing w:val="10"/>
          <w:sz w:val="21"/>
          <w:szCs w:val="21"/>
          <w:lang w:eastAsia="zh-CN"/>
        </w:rPr>
        <w:t>格比。计算机系统的存储器层次结构自上至下依次分为：寄存</w:t>
      </w:r>
      <w:r>
        <w:rPr>
          <w:rFonts w:ascii="Times New Roman" w:hAnsi="Times New Roman"/>
          <w:spacing w:val="10"/>
          <w:sz w:val="21"/>
          <w:szCs w:val="21"/>
          <w:lang w:eastAsia="zh-CN"/>
        </w:rPr>
        <w:lastRenderedPageBreak/>
        <w:t>器、缓存、内存、磁盘、磁带等５层。存储介质的访问速度由下而上越来越快，容量越来越小，价格越来越高。其中，寄存器、缓存和内存均属于操作系统存储管理的管辖范畴，掉电后它们存储的信息不复存在；磁盘和磁带属于文件管理和设备管理的管辖对象，它们所存储的信息将被持久性保存。</w:t>
      </w:r>
    </w:p>
    <w:p w14:paraId="0921E07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可执行程序必须被保存在内存中，与设备交换的信息也依托于内存地址空间。由于处理器在执行指令时的内存访问时间远大于其处理时间，所以，寄存器和高速缓存被引入来加快指令执行。寄存器是访问速度最快但价格最昂贵的存储器，其容量较小，一般以字为单位，一个计算机系统可能包括几十个寄存器，用于加速存储访问速度，如用寄存器存放操作数，用做地址寄存器，或用做变址寄存器，以加快地址转换速度。高速缓存的容量较寄存器稍大，其访问速度快于内存。利用高速缓存来存放内存中经常访问的信息，以提高程序执行速度。多层次的存储体系十分有效和可靠，能达到很高的性能</w:t>
      </w:r>
      <w:r>
        <w:rPr>
          <w:rFonts w:ascii="Times New Roman" w:hAnsi="Times New Roman"/>
          <w:spacing w:val="10"/>
          <w:sz w:val="21"/>
          <w:szCs w:val="21"/>
          <w:lang w:eastAsia="zh-CN"/>
        </w:rPr>
        <w:t>/</w:t>
      </w:r>
      <w:r>
        <w:rPr>
          <w:rFonts w:ascii="Times New Roman" w:hAnsi="Times New Roman"/>
          <w:spacing w:val="10"/>
          <w:sz w:val="21"/>
          <w:szCs w:val="21"/>
          <w:lang w:eastAsia="zh-CN"/>
        </w:rPr>
        <w:t>价格比。</w:t>
      </w:r>
    </w:p>
    <w:p w14:paraId="73AC940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由于程序处理数据时存在顺序性和局部性，执行时仅需调入当前运行使用的一部分，其他部分待需要时再逐步调入。据此，计算机系统为了容纳更多作业，或为了处理更大批量数据，可在磁盘上建立磁盘缓存以扩充内存的存储空间，计算程序和所处理的数据可装入磁盘缓存，操作系统自动实现内存和磁盘缓存之间的程序和数据的调进调出，从而，向用户提供比实际内存容量大得多的虚拟内存。基于这个原理，就可以设计出多级层次式体系结构的存储子系统。</w:t>
      </w:r>
    </w:p>
    <w:p w14:paraId="3EB80B90"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4.1.2  </w:t>
      </w:r>
      <w:r>
        <w:rPr>
          <w:rFonts w:ascii="Times New Roman" w:hAnsi="Times New Roman"/>
          <w:b/>
          <w:spacing w:val="-1"/>
          <w:sz w:val="24"/>
          <w:szCs w:val="24"/>
          <w:lang w:eastAsia="zh-CN"/>
        </w:rPr>
        <w:t>地址转换与存储保护</w:t>
      </w:r>
    </w:p>
    <w:p w14:paraId="35A07B8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应用程序究竟如何在计算机系统上运行呢？这涉及到程序设计语言、编译程序和汇编程序、操作系统及计算机硬件。首先，用程序设计语言编写和编辑应用程序，所编写的程序称为源程序，其中使用符号名集合所限定的空间称为程序名字空间，源程序不能被计算机直接运行，需要通过如图</w:t>
      </w:r>
      <w:r>
        <w:rPr>
          <w:rFonts w:ascii="Times New Roman" w:hAnsi="Times New Roman"/>
          <w:spacing w:val="10"/>
          <w:sz w:val="21"/>
          <w:szCs w:val="21"/>
          <w:lang w:eastAsia="zh-CN"/>
        </w:rPr>
        <w:t>4-1</w:t>
      </w:r>
      <w:r>
        <w:rPr>
          <w:rFonts w:ascii="Times New Roman" w:hAnsi="Times New Roman"/>
          <w:spacing w:val="10"/>
          <w:sz w:val="21"/>
          <w:szCs w:val="21"/>
          <w:lang w:eastAsia="zh-CN"/>
        </w:rPr>
        <w:t>所示的</w:t>
      </w:r>
      <w:r>
        <w:rPr>
          <w:rFonts w:ascii="Times New Roman" w:hAnsi="Times New Roman"/>
          <w:spacing w:val="10"/>
          <w:sz w:val="21"/>
          <w:szCs w:val="21"/>
          <w:lang w:eastAsia="zh-CN"/>
        </w:rPr>
        <w:t>3</w:t>
      </w:r>
      <w:r>
        <w:rPr>
          <w:rFonts w:ascii="Times New Roman" w:hAnsi="Times New Roman"/>
          <w:spacing w:val="10"/>
          <w:sz w:val="21"/>
          <w:szCs w:val="21"/>
          <w:lang w:eastAsia="zh-CN"/>
        </w:rPr>
        <w:t>个阶段处理。接着编译程序或汇编程序处理源程序并生成目标代码（程序），链接程序把它们链接为一个可重定位代码（程序），此时该程序处在逻辑地址空间中。下一步装载程序将可执行代码装入物理地址空间，直到此时程序才能运行。这些阶段都在操作系统控制下，它以进程机制来执行程序，调度程序调度进程到处理器上运行，按进程需要进行数据</w:t>
      </w:r>
      <w:r>
        <w:rPr>
          <w:rFonts w:ascii="Times New Roman" w:hAnsi="Times New Roman"/>
          <w:spacing w:val="10"/>
          <w:sz w:val="21"/>
          <w:szCs w:val="21"/>
          <w:lang w:eastAsia="zh-CN"/>
        </w:rPr>
        <w:t>I/O</w:t>
      </w:r>
      <w:r>
        <w:rPr>
          <w:rFonts w:ascii="Times New Roman" w:hAnsi="Times New Roman"/>
          <w:spacing w:val="10"/>
          <w:sz w:val="21"/>
          <w:szCs w:val="21"/>
          <w:lang w:eastAsia="zh-CN"/>
        </w:rPr>
        <w:t>，最终获得计算结果。</w:t>
      </w:r>
    </w:p>
    <w:p w14:paraId="68B02A02" w14:textId="77777777" w:rsidR="007319B1" w:rsidRDefault="007319B1">
      <w:pPr>
        <w:spacing w:before="8" w:after="0" w:line="100" w:lineRule="exact"/>
        <w:rPr>
          <w:rFonts w:ascii="Times New Roman" w:hAnsi="Times New Roman"/>
          <w:sz w:val="10"/>
          <w:szCs w:val="10"/>
          <w:lang w:eastAsia="zh-CN"/>
        </w:rPr>
      </w:pPr>
    </w:p>
    <w:p w14:paraId="49487681" w14:textId="77777777" w:rsidR="007319B1" w:rsidRDefault="007200B1">
      <w:pPr>
        <w:spacing w:after="0" w:line="240" w:lineRule="auto"/>
        <w:ind w:left="2857" w:right="2824"/>
        <w:jc w:val="center"/>
        <w:rPr>
          <w:rFonts w:ascii="Times New Roman" w:hAnsi="Times New Roman"/>
          <w:sz w:val="18"/>
          <w:szCs w:val="18"/>
          <w:lang w:eastAsia="zh-CN"/>
        </w:rPr>
      </w:pPr>
      <w:r>
        <w:rPr>
          <w:rFonts w:ascii="Times New Roman" w:hAnsi="Times New Roman"/>
          <w:noProof/>
          <w:sz w:val="18"/>
          <w:szCs w:val="18"/>
          <w:lang w:eastAsia="zh-CN"/>
        </w:rPr>
        <mc:AlternateContent>
          <mc:Choice Requires="wpg">
            <w:drawing>
              <wp:anchor distT="0" distB="0" distL="114300" distR="114300" simplePos="0" relativeHeight="251650560" behindDoc="0" locked="0" layoutInCell="1" allowOverlap="1" wp14:anchorId="12956991" wp14:editId="2B5C779E">
                <wp:simplePos x="0" y="0"/>
                <wp:positionH relativeFrom="column">
                  <wp:posOffset>-257810</wp:posOffset>
                </wp:positionH>
                <wp:positionV relativeFrom="paragraph">
                  <wp:posOffset>119380</wp:posOffset>
                </wp:positionV>
                <wp:extent cx="5975350" cy="2068195"/>
                <wp:effectExtent l="0" t="0" r="1270" b="11430"/>
                <wp:wrapNone/>
                <wp:docPr id="508" name="组合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5350" cy="2068195"/>
                          <a:chOff x="2" y="3466"/>
                          <a:chExt cx="9410" cy="3257"/>
                        </a:xfrm>
                      </wpg:grpSpPr>
                      <wpg:grpSp>
                        <wpg:cNvPr id="509" name="组合 611"/>
                        <wpg:cNvGrpSpPr>
                          <a:grpSpLocks/>
                        </wpg:cNvGrpSpPr>
                        <wpg:grpSpPr bwMode="auto">
                          <a:xfrm>
                            <a:off x="2" y="3466"/>
                            <a:ext cx="9410" cy="3257"/>
                            <a:chOff x="2" y="3505"/>
                            <a:chExt cx="9410" cy="3257"/>
                          </a:xfrm>
                        </wpg:grpSpPr>
                        <wps:wsp>
                          <wps:cNvPr id="510" name="直线 167"/>
                          <wps:cNvCnPr>
                            <a:cxnSpLocks noChangeShapeType="1"/>
                          </wps:cNvCnPr>
                          <wps:spPr bwMode="auto">
                            <a:xfrm>
                              <a:off x="1645" y="4177"/>
                              <a:ext cx="939" cy="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11" name="组合 610"/>
                          <wpg:cNvGrpSpPr>
                            <a:grpSpLocks/>
                          </wpg:cNvGrpSpPr>
                          <wpg:grpSpPr bwMode="auto">
                            <a:xfrm>
                              <a:off x="2" y="3505"/>
                              <a:ext cx="9410" cy="3257"/>
                              <a:chOff x="2" y="3479"/>
                              <a:chExt cx="9410" cy="3257"/>
                            </a:xfrm>
                          </wpg:grpSpPr>
                          <wps:wsp>
                            <wps:cNvPr id="512" name="直线 168"/>
                            <wps:cNvCnPr>
                              <a:cxnSpLocks noChangeShapeType="1"/>
                            </wps:cNvCnPr>
                            <wps:spPr bwMode="auto">
                              <a:xfrm>
                                <a:off x="1645" y="4815"/>
                                <a:ext cx="939" cy="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3" name="直线 169"/>
                            <wps:cNvCnPr>
                              <a:cxnSpLocks noChangeShapeType="1"/>
                            </wps:cNvCnPr>
                            <wps:spPr bwMode="auto">
                              <a:xfrm>
                                <a:off x="1645" y="5945"/>
                                <a:ext cx="939" cy="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14" name="组合 609"/>
                            <wpg:cNvGrpSpPr>
                              <a:grpSpLocks/>
                            </wpg:cNvGrpSpPr>
                            <wpg:grpSpPr bwMode="auto">
                              <a:xfrm>
                                <a:off x="2" y="3479"/>
                                <a:ext cx="9410" cy="3257"/>
                                <a:chOff x="2" y="3479"/>
                                <a:chExt cx="9410" cy="3257"/>
                              </a:xfrm>
                            </wpg:grpSpPr>
                            <wps:wsp>
                              <wps:cNvPr id="515" name="文本框 155"/>
                              <wps:cNvSpPr txBox="1">
                                <a:spLocks noChangeArrowheads="1"/>
                              </wps:cNvSpPr>
                              <wps:spPr bwMode="auto">
                                <a:xfrm>
                                  <a:off x="3758" y="3479"/>
                                  <a:ext cx="939"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24FBF2D" w14:textId="77777777" w:rsidR="006B51B8" w:rsidRDefault="006B51B8">
                                    <w:pPr>
                                      <w:spacing w:line="0" w:lineRule="atLeast"/>
                                      <w:rPr>
                                        <w:sz w:val="15"/>
                                        <w:szCs w:val="18"/>
                                      </w:rPr>
                                    </w:pPr>
                                    <w:r>
                                      <w:rPr>
                                        <w:rFonts w:hint="eastAsia"/>
                                        <w:sz w:val="15"/>
                                        <w:szCs w:val="18"/>
                                      </w:rPr>
                                      <w:t>链接</w:t>
                                    </w:r>
                                  </w:p>
                                </w:txbxContent>
                              </wps:txbx>
                              <wps:bodyPr rot="0" vert="horz" wrap="square" lIns="91440" tIns="45720" rIns="91440" bIns="45720" anchor="t" anchorCtr="0" upright="1">
                                <a:noAutofit/>
                              </wps:bodyPr>
                            </wps:wsp>
                            <wps:wsp>
                              <wps:cNvPr id="516" name="文本框 159"/>
                              <wps:cNvSpPr txBox="1">
                                <a:spLocks noChangeArrowheads="1"/>
                              </wps:cNvSpPr>
                              <wps:spPr bwMode="auto">
                                <a:xfrm>
                                  <a:off x="237" y="3918"/>
                                  <a:ext cx="1408" cy="505"/>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38D2CF99" w14:textId="77777777" w:rsidR="006B51B8" w:rsidRDefault="006B51B8">
                                    <w:pPr>
                                      <w:spacing w:line="0" w:lineRule="atLeast"/>
                                      <w:rPr>
                                        <w:sz w:val="18"/>
                                        <w:szCs w:val="18"/>
                                      </w:rPr>
                                    </w:pPr>
                                    <w:r>
                                      <w:rPr>
                                        <w:rFonts w:hint="eastAsia"/>
                                        <w:sz w:val="15"/>
                                        <w:szCs w:val="18"/>
                                      </w:rPr>
                                      <w:t>源程序模块</w:t>
                                    </w:r>
                                    <w:r>
                                      <w:rPr>
                                        <w:rFonts w:hint="eastAsia"/>
                                        <w:sz w:val="15"/>
                                        <w:szCs w:val="18"/>
                                      </w:rPr>
                                      <w:t>1</w:t>
                                    </w:r>
                                  </w:p>
                                </w:txbxContent>
                              </wps:txbx>
                              <wps:bodyPr rot="0" vert="horz" wrap="square" lIns="91440" tIns="45720" rIns="91440" bIns="45720" anchor="t" anchorCtr="0" upright="1">
                                <a:noAutofit/>
                              </wps:bodyPr>
                            </wps:wsp>
                            <wps:wsp>
                              <wps:cNvPr id="517" name="文本框 160"/>
                              <wps:cNvSpPr txBox="1">
                                <a:spLocks noChangeArrowheads="1"/>
                              </wps:cNvSpPr>
                              <wps:spPr bwMode="auto">
                                <a:xfrm>
                                  <a:off x="237" y="4580"/>
                                  <a:ext cx="1408" cy="506"/>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7501354E" w14:textId="77777777" w:rsidR="006B51B8" w:rsidRDefault="006B51B8">
                                    <w:pPr>
                                      <w:spacing w:line="0" w:lineRule="atLeast"/>
                                      <w:rPr>
                                        <w:sz w:val="15"/>
                                        <w:szCs w:val="18"/>
                                      </w:rPr>
                                    </w:pPr>
                                    <w:r>
                                      <w:rPr>
                                        <w:rFonts w:hint="eastAsia"/>
                                        <w:sz w:val="15"/>
                                        <w:szCs w:val="18"/>
                                      </w:rPr>
                                      <w:t>源程序模块</w:t>
                                    </w:r>
                                    <w:r>
                                      <w:rPr>
                                        <w:rFonts w:hint="eastAsia"/>
                                        <w:sz w:val="15"/>
                                        <w:szCs w:val="18"/>
                                      </w:rPr>
                                      <w:t>2</w:t>
                                    </w:r>
                                  </w:p>
                                </w:txbxContent>
                              </wps:txbx>
                              <wps:bodyPr rot="0" vert="horz" wrap="square" lIns="91440" tIns="45720" rIns="91440" bIns="45720" anchor="t" anchorCtr="0" upright="1">
                                <a:noAutofit/>
                              </wps:bodyPr>
                            </wps:wsp>
                            <wps:wsp>
                              <wps:cNvPr id="518" name="文本框 161"/>
                              <wps:cNvSpPr txBox="1">
                                <a:spLocks noChangeArrowheads="1"/>
                              </wps:cNvSpPr>
                              <wps:spPr bwMode="auto">
                                <a:xfrm>
                                  <a:off x="237" y="5676"/>
                                  <a:ext cx="1408" cy="505"/>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67C929D9" w14:textId="77777777" w:rsidR="006B51B8" w:rsidRDefault="006B51B8">
                                    <w:pPr>
                                      <w:spacing w:line="0" w:lineRule="atLeast"/>
                                      <w:rPr>
                                        <w:sz w:val="15"/>
                                        <w:szCs w:val="18"/>
                                      </w:rPr>
                                    </w:pPr>
                                    <w:r>
                                      <w:rPr>
                                        <w:rFonts w:hint="eastAsia"/>
                                        <w:sz w:val="15"/>
                                        <w:szCs w:val="18"/>
                                      </w:rPr>
                                      <w:t>源程序模块</w:t>
                                    </w:r>
                                    <w:r>
                                      <w:rPr>
                                        <w:rFonts w:hint="eastAsia"/>
                                        <w:sz w:val="15"/>
                                        <w:szCs w:val="18"/>
                                      </w:rPr>
                                      <w:t>n</w:t>
                                    </w:r>
                                  </w:p>
                                </w:txbxContent>
                              </wps:txbx>
                              <wps:bodyPr rot="0" vert="horz" wrap="square" lIns="91440" tIns="45720" rIns="91440" bIns="45720" anchor="t" anchorCtr="0" upright="1">
                                <a:noAutofit/>
                              </wps:bodyPr>
                            </wps:wsp>
                            <wps:wsp>
                              <wps:cNvPr id="519" name="文本框 163"/>
                              <wps:cNvSpPr txBox="1">
                                <a:spLocks noChangeArrowheads="1"/>
                              </wps:cNvSpPr>
                              <wps:spPr bwMode="auto">
                                <a:xfrm>
                                  <a:off x="2584" y="3918"/>
                                  <a:ext cx="1174" cy="505"/>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4F21FFC4" w14:textId="77777777" w:rsidR="006B51B8" w:rsidRDefault="006B51B8">
                                    <w:pPr>
                                      <w:spacing w:line="0" w:lineRule="atLeast"/>
                                      <w:rPr>
                                        <w:sz w:val="15"/>
                                        <w:szCs w:val="18"/>
                                      </w:rPr>
                                    </w:pPr>
                                    <w:r>
                                      <w:rPr>
                                        <w:rFonts w:hint="eastAsia"/>
                                        <w:sz w:val="15"/>
                                        <w:szCs w:val="18"/>
                                      </w:rPr>
                                      <w:t>目标代码</w:t>
                                    </w:r>
                                    <w:r>
                                      <w:rPr>
                                        <w:rFonts w:hint="eastAsia"/>
                                        <w:sz w:val="15"/>
                                        <w:szCs w:val="18"/>
                                      </w:rPr>
                                      <w:t>1</w:t>
                                    </w:r>
                                  </w:p>
                                </w:txbxContent>
                              </wps:txbx>
                              <wps:bodyPr rot="0" vert="horz" wrap="square" lIns="91440" tIns="45720" rIns="91440" bIns="45720" anchor="t" anchorCtr="0" upright="1">
                                <a:noAutofit/>
                              </wps:bodyPr>
                            </wps:wsp>
                            <wps:wsp>
                              <wps:cNvPr id="520" name="文本框 164"/>
                              <wps:cNvSpPr txBox="1">
                                <a:spLocks noChangeArrowheads="1"/>
                              </wps:cNvSpPr>
                              <wps:spPr bwMode="auto">
                                <a:xfrm>
                                  <a:off x="2584" y="4580"/>
                                  <a:ext cx="1174" cy="506"/>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3AFD3617" w14:textId="77777777" w:rsidR="006B51B8" w:rsidRDefault="006B51B8">
                                    <w:pPr>
                                      <w:spacing w:line="0" w:lineRule="atLeast"/>
                                      <w:rPr>
                                        <w:sz w:val="15"/>
                                        <w:szCs w:val="18"/>
                                      </w:rPr>
                                    </w:pPr>
                                    <w:r>
                                      <w:rPr>
                                        <w:rFonts w:hint="eastAsia"/>
                                        <w:sz w:val="15"/>
                                        <w:szCs w:val="18"/>
                                      </w:rPr>
                                      <w:t>目标代码</w:t>
                                    </w:r>
                                    <w:r>
                                      <w:rPr>
                                        <w:rFonts w:hint="eastAsia"/>
                                        <w:sz w:val="15"/>
                                        <w:szCs w:val="18"/>
                                      </w:rPr>
                                      <w:t>2</w:t>
                                    </w:r>
                                  </w:p>
                                </w:txbxContent>
                              </wps:txbx>
                              <wps:bodyPr rot="0" vert="horz" wrap="square" lIns="91440" tIns="45720" rIns="91440" bIns="45720" anchor="t" anchorCtr="0" upright="1">
                                <a:noAutofit/>
                              </wps:bodyPr>
                            </wps:wsp>
                            <wps:wsp>
                              <wps:cNvPr id="521" name="文本框 165"/>
                              <wps:cNvSpPr txBox="1">
                                <a:spLocks noChangeArrowheads="1"/>
                              </wps:cNvSpPr>
                              <wps:spPr bwMode="auto">
                                <a:xfrm>
                                  <a:off x="2584" y="5715"/>
                                  <a:ext cx="1174" cy="505"/>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6549051A" w14:textId="77777777" w:rsidR="006B51B8" w:rsidRDefault="006B51B8">
                                    <w:pPr>
                                      <w:spacing w:line="0" w:lineRule="atLeast"/>
                                      <w:rPr>
                                        <w:sz w:val="15"/>
                                        <w:szCs w:val="18"/>
                                      </w:rPr>
                                    </w:pPr>
                                    <w:r>
                                      <w:rPr>
                                        <w:rFonts w:hint="eastAsia"/>
                                        <w:sz w:val="15"/>
                                        <w:szCs w:val="18"/>
                                      </w:rPr>
                                      <w:t>目标代码</w:t>
                                    </w:r>
                                    <w:r>
                                      <w:rPr>
                                        <w:rFonts w:hint="eastAsia"/>
                                        <w:sz w:val="15"/>
                                        <w:szCs w:val="18"/>
                                      </w:rPr>
                                      <w:t>n</w:t>
                                    </w:r>
                                  </w:p>
                                </w:txbxContent>
                              </wps:txbx>
                              <wps:bodyPr rot="0" vert="horz" wrap="square" lIns="91440" tIns="45720" rIns="91440" bIns="45720" anchor="t" anchorCtr="0" upright="1">
                                <a:noAutofit/>
                              </wps:bodyPr>
                            </wps:wsp>
                            <wps:wsp>
                              <wps:cNvPr id="522" name="文本框 171"/>
                              <wps:cNvSpPr txBox="1">
                                <a:spLocks noChangeArrowheads="1"/>
                              </wps:cNvSpPr>
                              <wps:spPr bwMode="auto">
                                <a:xfrm>
                                  <a:off x="1645" y="3479"/>
                                  <a:ext cx="939"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1C44305E" w14:textId="77777777" w:rsidR="006B51B8" w:rsidRDefault="006B51B8">
                                    <w:pPr>
                                      <w:spacing w:line="0" w:lineRule="atLeast"/>
                                      <w:rPr>
                                        <w:sz w:val="15"/>
                                        <w:szCs w:val="18"/>
                                      </w:rPr>
                                    </w:pPr>
                                    <w:r>
                                      <w:rPr>
                                        <w:rFonts w:hint="eastAsia"/>
                                        <w:sz w:val="15"/>
                                        <w:szCs w:val="18"/>
                                      </w:rPr>
                                      <w:t>编译</w:t>
                                    </w:r>
                                  </w:p>
                                </w:txbxContent>
                              </wps:txbx>
                              <wps:bodyPr rot="0" vert="horz" wrap="square" lIns="91440" tIns="45720" rIns="91440" bIns="45720" anchor="t" anchorCtr="0" upright="1">
                                <a:noAutofit/>
                              </wps:bodyPr>
                            </wps:wsp>
                            <wpg:grpSp>
                              <wpg:cNvPr id="523" name="组合 606"/>
                              <wpg:cNvGrpSpPr>
                                <a:grpSpLocks/>
                              </wpg:cNvGrpSpPr>
                              <wpg:grpSpPr bwMode="auto">
                                <a:xfrm>
                                  <a:off x="2" y="3479"/>
                                  <a:ext cx="9410" cy="3257"/>
                                  <a:chOff x="2" y="3479"/>
                                  <a:chExt cx="9410" cy="3257"/>
                                </a:xfrm>
                              </wpg:grpSpPr>
                              <wps:wsp>
                                <wps:cNvPr id="524" name="文本框 156"/>
                                <wps:cNvSpPr txBox="1">
                                  <a:spLocks noChangeArrowheads="1"/>
                                </wps:cNvSpPr>
                                <wps:spPr bwMode="auto">
                                  <a:xfrm>
                                    <a:off x="6340" y="5073"/>
                                    <a:ext cx="1088" cy="397"/>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48788C3C" w14:textId="77777777" w:rsidR="006B51B8" w:rsidRDefault="006B51B8">
                                      <w:pPr>
                                        <w:pStyle w:val="aa"/>
                                        <w:rPr>
                                          <w:sz w:val="18"/>
                                        </w:rPr>
                                      </w:pPr>
                                      <w:r>
                                        <w:rPr>
                                          <w:rFonts w:ascii="Calibri" w:hAnsi="Calibri" w:hint="eastAsia"/>
                                          <w:kern w:val="0"/>
                                          <w:sz w:val="15"/>
                                          <w:szCs w:val="18"/>
                                          <w:lang w:eastAsia="zh-CN"/>
                                        </w:rPr>
                                        <w:t>动态重定位</w:t>
                                      </w:r>
                                    </w:p>
                                  </w:txbxContent>
                                </wps:txbx>
                                <wps:bodyPr rot="0" vert="horz" wrap="square" lIns="91440" tIns="45720" rIns="91440" bIns="45720" anchor="t" anchorCtr="0" upright="1">
                                  <a:noAutofit/>
                                </wps:bodyPr>
                              </wps:wsp>
                              <wps:wsp>
                                <wps:cNvPr id="525" name="文本框 157"/>
                                <wps:cNvSpPr txBox="1">
                                  <a:spLocks noChangeArrowheads="1"/>
                                </wps:cNvSpPr>
                                <wps:spPr bwMode="auto">
                                  <a:xfrm>
                                    <a:off x="6340" y="4235"/>
                                    <a:ext cx="1174" cy="40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97C0BD7" w14:textId="77777777" w:rsidR="006B51B8" w:rsidRDefault="006B51B8">
                                      <w:pPr>
                                        <w:pStyle w:val="aa"/>
                                        <w:rPr>
                                          <w:rFonts w:ascii="Calibri" w:hAnsi="Calibri"/>
                                          <w:kern w:val="0"/>
                                          <w:sz w:val="15"/>
                                          <w:szCs w:val="18"/>
                                          <w:lang w:eastAsia="zh-CN"/>
                                        </w:rPr>
                                      </w:pPr>
                                      <w:r>
                                        <w:rPr>
                                          <w:rFonts w:ascii="Calibri" w:hAnsi="Calibri" w:hint="eastAsia"/>
                                          <w:kern w:val="0"/>
                                          <w:sz w:val="15"/>
                                          <w:szCs w:val="18"/>
                                          <w:lang w:eastAsia="zh-CN"/>
                                        </w:rPr>
                                        <w:t>静态重定位</w:t>
                                      </w:r>
                                    </w:p>
                                  </w:txbxContent>
                                </wps:txbx>
                                <wps:bodyPr rot="0" vert="horz" wrap="square" lIns="91440" tIns="45720" rIns="91440" bIns="45720" anchor="t" anchorCtr="0" upright="1">
                                  <a:noAutofit/>
                                </wps:bodyPr>
                              </wps:wsp>
                              <wps:wsp>
                                <wps:cNvPr id="526" name="文本框 166"/>
                                <wps:cNvSpPr txBox="1">
                                  <a:spLocks noChangeArrowheads="1"/>
                                </wps:cNvSpPr>
                                <wps:spPr bwMode="auto">
                                  <a:xfrm>
                                    <a:off x="4462" y="4580"/>
                                    <a:ext cx="1878" cy="708"/>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6072AC74" w14:textId="77777777" w:rsidR="006B51B8" w:rsidRDefault="006B51B8">
                                      <w:pPr>
                                        <w:spacing w:after="0" w:line="0" w:lineRule="atLeast"/>
                                        <w:rPr>
                                          <w:sz w:val="15"/>
                                          <w:szCs w:val="18"/>
                                          <w:lang w:eastAsia="zh-CN"/>
                                        </w:rPr>
                                      </w:pPr>
                                      <w:r>
                                        <w:rPr>
                                          <w:rFonts w:hint="eastAsia"/>
                                          <w:sz w:val="15"/>
                                          <w:szCs w:val="18"/>
                                          <w:lang w:eastAsia="zh-CN"/>
                                        </w:rPr>
                                        <w:t>可重定位目标代码</w:t>
                                      </w:r>
                                    </w:p>
                                    <w:p w14:paraId="2A4ED8F3" w14:textId="77777777" w:rsidR="006B51B8" w:rsidRDefault="006B51B8">
                                      <w:pPr>
                                        <w:spacing w:after="0" w:line="0" w:lineRule="atLeast"/>
                                        <w:rPr>
                                          <w:sz w:val="15"/>
                                          <w:szCs w:val="18"/>
                                          <w:lang w:eastAsia="zh-CN"/>
                                        </w:rPr>
                                      </w:pPr>
                                      <w:r>
                                        <w:rPr>
                                          <w:rFonts w:hint="eastAsia"/>
                                          <w:sz w:val="15"/>
                                          <w:szCs w:val="18"/>
                                          <w:lang w:eastAsia="zh-CN"/>
                                        </w:rPr>
                                        <w:t>(</w:t>
                                      </w:r>
                                      <w:r>
                                        <w:rPr>
                                          <w:rFonts w:hint="eastAsia"/>
                                          <w:sz w:val="15"/>
                                          <w:szCs w:val="18"/>
                                          <w:lang w:eastAsia="zh-CN"/>
                                        </w:rPr>
                                        <w:t>装载代码</w:t>
                                      </w:r>
                                      <w:r>
                                        <w:rPr>
                                          <w:rFonts w:hint="eastAsia"/>
                                          <w:sz w:val="15"/>
                                          <w:szCs w:val="18"/>
                                          <w:lang w:eastAsia="zh-CN"/>
                                        </w:rPr>
                                        <w:t>)(</w:t>
                                      </w:r>
                                      <w:r>
                                        <w:rPr>
                                          <w:rFonts w:hint="eastAsia"/>
                                          <w:sz w:val="15"/>
                                          <w:szCs w:val="18"/>
                                          <w:lang w:eastAsia="zh-CN"/>
                                        </w:rPr>
                                        <w:t>外存</w:t>
                                      </w:r>
                                      <w:r>
                                        <w:rPr>
                                          <w:rFonts w:hint="eastAsia"/>
                                          <w:sz w:val="15"/>
                                          <w:szCs w:val="18"/>
                                          <w:lang w:eastAsia="zh-CN"/>
                                        </w:rPr>
                                        <w:t>)</w:t>
                                      </w:r>
                                    </w:p>
                                  </w:txbxContent>
                                </wps:txbx>
                                <wps:bodyPr rot="0" vert="horz" wrap="square" lIns="91440" tIns="45720" rIns="91440" bIns="45720" anchor="t" anchorCtr="0" upright="1">
                                  <a:noAutofit/>
                                </wps:bodyPr>
                              </wps:wsp>
                              <wps:wsp>
                                <wps:cNvPr id="527" name="直线 170"/>
                                <wps:cNvCnPr>
                                  <a:cxnSpLocks noChangeShapeType="1"/>
                                </wps:cNvCnPr>
                                <wps:spPr bwMode="auto">
                                  <a:xfrm>
                                    <a:off x="3758" y="4815"/>
                                    <a:ext cx="704" cy="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 name="文本框 172"/>
                                <wps:cNvSpPr txBox="1">
                                  <a:spLocks noChangeArrowheads="1"/>
                                </wps:cNvSpPr>
                                <wps:spPr bwMode="auto">
                                  <a:xfrm>
                                    <a:off x="6340" y="3479"/>
                                    <a:ext cx="939"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FC24FD7" w14:textId="77777777" w:rsidR="006B51B8" w:rsidRDefault="006B51B8">
                                      <w:pPr>
                                        <w:spacing w:line="0" w:lineRule="atLeast"/>
                                        <w:rPr>
                                          <w:sz w:val="15"/>
                                          <w:szCs w:val="18"/>
                                          <w:lang w:eastAsia="zh-CN"/>
                                        </w:rPr>
                                      </w:pPr>
                                      <w:r>
                                        <w:rPr>
                                          <w:rFonts w:hint="eastAsia"/>
                                          <w:sz w:val="15"/>
                                          <w:szCs w:val="18"/>
                                        </w:rPr>
                                        <w:t>装</w:t>
                                      </w:r>
                                      <w:r>
                                        <w:rPr>
                                          <w:rFonts w:hint="eastAsia"/>
                                          <w:sz w:val="15"/>
                                          <w:szCs w:val="18"/>
                                          <w:lang w:eastAsia="zh-CN"/>
                                        </w:rPr>
                                        <w:t>载</w:t>
                                      </w:r>
                                    </w:p>
                                  </w:txbxContent>
                                </wps:txbx>
                                <wps:bodyPr rot="0" vert="horz" wrap="square" lIns="91440" tIns="45720" rIns="91440" bIns="45720" anchor="t" anchorCtr="0" upright="1">
                                  <a:noAutofit/>
                                </wps:bodyPr>
                              </wps:wsp>
                              <wps:wsp>
                                <wps:cNvPr id="529" name="文本框 173"/>
                                <wps:cNvSpPr txBox="1">
                                  <a:spLocks noChangeArrowheads="1"/>
                                </wps:cNvSpPr>
                                <wps:spPr bwMode="auto">
                                  <a:xfrm>
                                    <a:off x="7749" y="3479"/>
                                    <a:ext cx="939"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FF0A9F9" w14:textId="77777777" w:rsidR="006B51B8" w:rsidRDefault="006B51B8">
                                      <w:pPr>
                                        <w:spacing w:line="0" w:lineRule="atLeast"/>
                                        <w:rPr>
                                          <w:sz w:val="15"/>
                                          <w:szCs w:val="18"/>
                                        </w:rPr>
                                      </w:pPr>
                                      <w:r>
                                        <w:rPr>
                                          <w:rFonts w:hint="eastAsia"/>
                                          <w:sz w:val="15"/>
                                          <w:szCs w:val="18"/>
                                        </w:rPr>
                                        <w:t>执行</w:t>
                                      </w:r>
                                    </w:p>
                                  </w:txbxContent>
                                </wps:txbx>
                                <wps:bodyPr rot="0" vert="horz" wrap="square" lIns="91440" tIns="45720" rIns="91440" bIns="45720" anchor="t" anchorCtr="0" upright="1">
                                  <a:noAutofit/>
                                </wps:bodyPr>
                              </wps:wsp>
                              <wps:wsp>
                                <wps:cNvPr id="530" name="直线 174"/>
                                <wps:cNvCnPr>
                                  <a:cxnSpLocks noChangeShapeType="1"/>
                                </wps:cNvCnPr>
                                <wps:spPr bwMode="auto">
                                  <a:xfrm>
                                    <a:off x="3758" y="4177"/>
                                    <a:ext cx="939" cy="405"/>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1" name="直线 175"/>
                                <wps:cNvCnPr>
                                  <a:cxnSpLocks noChangeShapeType="1"/>
                                </wps:cNvCnPr>
                                <wps:spPr bwMode="auto">
                                  <a:xfrm flipV="1">
                                    <a:off x="3758" y="5286"/>
                                    <a:ext cx="704" cy="303"/>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2" name="文本框 177"/>
                                <wps:cNvSpPr txBox="1">
                                  <a:spLocks noChangeArrowheads="1"/>
                                </wps:cNvSpPr>
                                <wps:spPr bwMode="auto">
                                  <a:xfrm>
                                    <a:off x="2" y="6365"/>
                                    <a:ext cx="2113"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681033B7" w14:textId="77777777" w:rsidR="006B51B8" w:rsidRDefault="006B51B8">
                                      <w:pPr>
                                        <w:spacing w:line="0" w:lineRule="atLeast"/>
                                        <w:ind w:firstLineChars="200" w:firstLine="300"/>
                                        <w:rPr>
                                          <w:sz w:val="15"/>
                                          <w:szCs w:val="18"/>
                                        </w:rPr>
                                      </w:pPr>
                                      <w:r>
                                        <w:rPr>
                                          <w:rFonts w:hint="eastAsia"/>
                                          <w:sz w:val="15"/>
                                          <w:szCs w:val="18"/>
                                        </w:rPr>
                                        <w:t>程序名字空间</w:t>
                                      </w:r>
                                    </w:p>
                                  </w:txbxContent>
                                </wps:txbx>
                                <wps:bodyPr rot="0" vert="horz" wrap="square" lIns="91440" tIns="45720" rIns="91440" bIns="45720" anchor="t" anchorCtr="0" upright="1">
                                  <a:noAutofit/>
                                </wps:bodyPr>
                              </wps:wsp>
                              <wps:wsp>
                                <wps:cNvPr id="533" name="文本框 178"/>
                                <wps:cNvSpPr txBox="1">
                                  <a:spLocks noChangeArrowheads="1"/>
                                </wps:cNvSpPr>
                                <wps:spPr bwMode="auto">
                                  <a:xfrm>
                                    <a:off x="3289" y="6373"/>
                                    <a:ext cx="2112"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2FB63853" w14:textId="77777777" w:rsidR="006B51B8" w:rsidRDefault="006B51B8">
                                      <w:pPr>
                                        <w:spacing w:line="0" w:lineRule="atLeast"/>
                                        <w:ind w:firstLineChars="250" w:firstLine="375"/>
                                        <w:rPr>
                                          <w:sz w:val="15"/>
                                          <w:szCs w:val="18"/>
                                        </w:rPr>
                                      </w:pPr>
                                      <w:r>
                                        <w:rPr>
                                          <w:rFonts w:hint="eastAsia"/>
                                          <w:sz w:val="15"/>
                                          <w:szCs w:val="18"/>
                                        </w:rPr>
                                        <w:t>逻辑地址空间</w:t>
                                      </w:r>
                                    </w:p>
                                  </w:txbxContent>
                                </wps:txbx>
                                <wps:bodyPr rot="0" vert="horz" wrap="square" lIns="91440" tIns="45720" rIns="91440" bIns="45720" anchor="t" anchorCtr="0" upright="1">
                                  <a:noAutofit/>
                                </wps:bodyPr>
                              </wps:wsp>
                              <wps:wsp>
                                <wps:cNvPr id="534" name="文本框 179"/>
                                <wps:cNvSpPr txBox="1">
                                  <a:spLocks noChangeArrowheads="1"/>
                                </wps:cNvSpPr>
                                <wps:spPr bwMode="auto">
                                  <a:xfrm>
                                    <a:off x="7299" y="6272"/>
                                    <a:ext cx="2113"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79D8FC7C" w14:textId="77777777" w:rsidR="006B51B8" w:rsidRDefault="006B51B8">
                                      <w:pPr>
                                        <w:spacing w:line="0" w:lineRule="atLeast"/>
                                        <w:ind w:firstLineChars="200" w:firstLine="300"/>
                                        <w:rPr>
                                          <w:sz w:val="15"/>
                                          <w:szCs w:val="18"/>
                                        </w:rPr>
                                      </w:pPr>
                                      <w:r>
                                        <w:rPr>
                                          <w:rFonts w:hint="eastAsia"/>
                                          <w:sz w:val="15"/>
                                          <w:szCs w:val="18"/>
                                        </w:rPr>
                                        <w:t>物理地址空间</w:t>
                                      </w:r>
                                    </w:p>
                                  </w:txbxContent>
                                </wps:txbx>
                                <wps:bodyPr rot="0" vert="horz" wrap="square" lIns="91440" tIns="45720" rIns="91440" bIns="45720" anchor="t" anchorCtr="0" upright="1">
                                  <a:noAutofit/>
                                </wps:bodyPr>
                              </wps:wsp>
                              <wps:wsp>
                                <wps:cNvPr id="535" name="直线 180"/>
                                <wps:cNvCnPr>
                                  <a:cxnSpLocks noChangeShapeType="1"/>
                                </wps:cNvCnPr>
                                <wps:spPr bwMode="auto">
                                  <a:xfrm>
                                    <a:off x="2115" y="6332"/>
                                    <a:ext cx="1" cy="404"/>
                                  </a:xfrm>
                                  <a:prstGeom prst="line">
                                    <a:avLst/>
                                  </a:prstGeom>
                                  <a:noFill/>
                                  <a:ln w="19050" cmpd="sng">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直线 181"/>
                                <wps:cNvCnPr>
                                  <a:cxnSpLocks noChangeShapeType="1"/>
                                </wps:cNvCnPr>
                                <wps:spPr bwMode="auto">
                                  <a:xfrm>
                                    <a:off x="6809" y="6332"/>
                                    <a:ext cx="1" cy="404"/>
                                  </a:xfrm>
                                  <a:prstGeom prst="line">
                                    <a:avLst/>
                                  </a:prstGeom>
                                  <a:noFill/>
                                  <a:ln w="19050" cmpd="sng">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7" name="直线 186"/>
                                <wps:cNvCnPr>
                                  <a:cxnSpLocks noChangeShapeType="1"/>
                                </wps:cNvCnPr>
                                <wps:spPr bwMode="auto">
                                  <a:xfrm>
                                    <a:off x="6340" y="4974"/>
                                    <a:ext cx="1174" cy="158"/>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8" name="文本框 187"/>
                                <wps:cNvSpPr txBox="1">
                                  <a:spLocks noChangeArrowheads="1"/>
                                </wps:cNvSpPr>
                                <wps:spPr bwMode="auto">
                                  <a:xfrm>
                                    <a:off x="7514" y="5724"/>
                                    <a:ext cx="1409" cy="430"/>
                                  </a:xfrm>
                                  <a:prstGeom prst="rect">
                                    <a:avLst/>
                                  </a:prstGeom>
                                  <a:solidFill>
                                    <a:srgbClr val="FFFFFF"/>
                                  </a:solidFill>
                                  <a:ln w="22225" cmpd="sng">
                                    <a:solidFill>
                                      <a:srgbClr val="000000"/>
                                    </a:solidFill>
                                    <a:prstDash val="sysDot"/>
                                    <a:miter lim="800000"/>
                                    <a:headEnd/>
                                    <a:tailEnd/>
                                  </a:ln>
                                  <a:effectLst>
                                    <a:outerShdw dist="107763" dir="18900000" algn="ctr" rotWithShape="0">
                                      <a:srgbClr val="808080"/>
                                    </a:outerShdw>
                                  </a:effectLst>
                                </wps:spPr>
                                <wps:txbx>
                                  <w:txbxContent>
                                    <w:p w14:paraId="06CCA95D" w14:textId="77777777" w:rsidR="006B51B8" w:rsidRDefault="006B51B8">
                                      <w:pPr>
                                        <w:spacing w:line="0" w:lineRule="atLeast"/>
                                        <w:rPr>
                                          <w:sz w:val="15"/>
                                          <w:szCs w:val="18"/>
                                        </w:rPr>
                                      </w:pPr>
                                      <w:r>
                                        <w:rPr>
                                          <w:rFonts w:hint="eastAsia"/>
                                          <w:sz w:val="15"/>
                                          <w:szCs w:val="18"/>
                                        </w:rPr>
                                        <w:t>动态链接系统库</w:t>
                                      </w:r>
                                    </w:p>
                                  </w:txbxContent>
                                </wps:txbx>
                                <wps:bodyPr rot="0" vert="horz" wrap="square" lIns="91440" tIns="45720" rIns="91440" bIns="45720" anchor="t" anchorCtr="0" upright="1">
                                  <a:noAutofit/>
                                </wps:bodyPr>
                              </wps:wsp>
                              <wps:wsp>
                                <wps:cNvPr id="539" name="文本框 192"/>
                                <wps:cNvSpPr txBox="1">
                                  <a:spLocks noChangeArrowheads="1"/>
                                </wps:cNvSpPr>
                                <wps:spPr bwMode="auto">
                                  <a:xfrm>
                                    <a:off x="4697" y="5763"/>
                                    <a:ext cx="1409" cy="379"/>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6E352677" w14:textId="77777777" w:rsidR="006B51B8" w:rsidRDefault="006B51B8">
                                      <w:pPr>
                                        <w:spacing w:line="0" w:lineRule="atLeast"/>
                                        <w:rPr>
                                          <w:sz w:val="15"/>
                                          <w:szCs w:val="18"/>
                                        </w:rPr>
                                      </w:pPr>
                                      <w:r>
                                        <w:rPr>
                                          <w:rFonts w:hint="eastAsia"/>
                                          <w:sz w:val="15"/>
                                          <w:szCs w:val="18"/>
                                        </w:rPr>
                                        <w:t>静态链接系统库</w:t>
                                      </w:r>
                                    </w:p>
                                  </w:txbxContent>
                                </wps:txbx>
                                <wps:bodyPr rot="0" vert="horz" wrap="square" lIns="91440" tIns="45720" rIns="91440" bIns="45720" anchor="t" anchorCtr="0" upright="1">
                                  <a:noAutofit/>
                                </wps:bodyPr>
                              </wps:wsp>
                              <wps:wsp>
                                <wps:cNvPr id="540" name="直线 193"/>
                                <wps:cNvCnPr>
                                  <a:cxnSpLocks noChangeShapeType="1"/>
                                </wps:cNvCnPr>
                                <wps:spPr bwMode="auto">
                                  <a:xfrm flipV="1">
                                    <a:off x="5401" y="5286"/>
                                    <a:ext cx="0" cy="405"/>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1" name="直线 198"/>
                                <wps:cNvCnPr>
                                  <a:cxnSpLocks noChangeShapeType="1"/>
                                </wps:cNvCnPr>
                                <wps:spPr bwMode="auto">
                                  <a:xfrm flipV="1">
                                    <a:off x="8179" y="5354"/>
                                    <a:ext cx="0" cy="303"/>
                                  </a:xfrm>
                                  <a:prstGeom prst="line">
                                    <a:avLst/>
                                  </a:prstGeom>
                                  <a:noFill/>
                                  <a:ln w="22225" cmpd="sng">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542" name="文本框 190"/>
                                <wps:cNvSpPr txBox="1">
                                  <a:spLocks noChangeArrowheads="1"/>
                                </wps:cNvSpPr>
                                <wps:spPr bwMode="auto">
                                  <a:xfrm>
                                    <a:off x="7514" y="3926"/>
                                    <a:ext cx="1357" cy="552"/>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27E5A901" w14:textId="77777777" w:rsidR="006B51B8" w:rsidRDefault="006B51B8">
                                      <w:pPr>
                                        <w:spacing w:line="0" w:lineRule="atLeast"/>
                                        <w:rPr>
                                          <w:sz w:val="15"/>
                                          <w:szCs w:val="18"/>
                                        </w:rPr>
                                      </w:pPr>
                                      <w:r>
                                        <w:rPr>
                                          <w:rFonts w:hint="eastAsia"/>
                                          <w:sz w:val="15"/>
                                          <w:szCs w:val="18"/>
                                        </w:rPr>
                                        <w:t>可执行二进代码</w:t>
                                      </w:r>
                                      <w:r>
                                        <w:rPr>
                                          <w:rFonts w:hint="eastAsia"/>
                                          <w:sz w:val="15"/>
                                          <w:szCs w:val="18"/>
                                        </w:rPr>
                                        <w:t>(</w:t>
                                      </w:r>
                                      <w:r>
                                        <w:rPr>
                                          <w:rFonts w:hint="eastAsia"/>
                                          <w:sz w:val="15"/>
                                          <w:szCs w:val="18"/>
                                        </w:rPr>
                                        <w:t>内存</w:t>
                                      </w:r>
                                      <w:r>
                                        <w:rPr>
                                          <w:rFonts w:hint="eastAsia"/>
                                          <w:sz w:val="15"/>
                                          <w:szCs w:val="18"/>
                                        </w:rPr>
                                        <w:t>)</w:t>
                                      </w:r>
                                    </w:p>
                                    <w:p w14:paraId="30915026" w14:textId="77777777" w:rsidR="006B51B8" w:rsidRDefault="006B51B8">
                                      <w:pPr>
                                        <w:pStyle w:val="a6"/>
                                      </w:pPr>
                                      <w:r>
                                        <w:rPr>
                                          <w:color w:val="0000FF"/>
                                        </w:rPr>
                                        <w:t xml:space="preserve">    </w:t>
                                      </w:r>
                                    </w:p>
                                    <w:p w14:paraId="51BC91E7" w14:textId="77777777" w:rsidR="006B51B8" w:rsidRDefault="006B51B8">
                                      <w:pPr>
                                        <w:pStyle w:val="a8"/>
                                        <w:ind w:firstLineChars="500" w:firstLine="1050"/>
                                        <w:rPr>
                                          <w:color w:val="FF0000"/>
                                        </w:rPr>
                                      </w:pPr>
                                      <w:r>
                                        <w:rPr>
                                          <w:rFonts w:hint="eastAsia"/>
                                          <w:color w:val="FF0000"/>
                                        </w:rPr>
                                        <w:t xml:space="preserve">if test </w:t>
                                      </w:r>
                                      <w:r>
                                        <w:rPr>
                                          <w:color w:val="FF0000"/>
                                        </w:rPr>
                                        <w:t>–</w:t>
                                      </w:r>
                                      <w:r>
                                        <w:rPr>
                                          <w:rFonts w:hint="eastAsia"/>
                                          <w:color w:val="FF0000"/>
                                        </w:rPr>
                                        <w:t>f</w:t>
                                      </w:r>
                                      <w:r>
                                        <w:rPr>
                                          <w:color w:val="FF0000"/>
                                        </w:rPr>
                                        <w:t>”</w:t>
                                      </w:r>
                                      <w:r>
                                        <w:rPr>
                                          <w:rFonts w:hint="eastAsia"/>
                                          <w:color w:val="FF0000"/>
                                        </w:rPr>
                                        <w:t>$1</w:t>
                                      </w:r>
                                      <w:r>
                                        <w:rPr>
                                          <w:color w:val="FF0000"/>
                                        </w:rPr>
                                        <w:t>”</w:t>
                                      </w:r>
                                      <w:r>
                                        <w:rPr>
                                          <w:rFonts w:hint="eastAsia"/>
                                          <w:color w:val="FF0000"/>
                                        </w:rPr>
                                        <w:t xml:space="preserve">                //测试$1，</w:t>
                                      </w:r>
                                    </w:p>
                                    <w:p w14:paraId="4A362B6D" w14:textId="77777777" w:rsidR="006B51B8" w:rsidRDefault="006B51B8">
                                      <w:pPr>
                                        <w:pStyle w:val="a8"/>
                                        <w:ind w:firstLineChars="200" w:firstLine="420"/>
                                        <w:rPr>
                                          <w:color w:val="FF0000"/>
                                        </w:rPr>
                                      </w:pPr>
                                      <w:r>
                                        <w:rPr>
                                          <w:rFonts w:hint="eastAsia"/>
                                          <w:color w:val="FF0000"/>
                                        </w:rPr>
                                        <w:t xml:space="preserve">      then pr $1                     //若为普通文件，则打印文件内容</w:t>
                                      </w:r>
                                    </w:p>
                                    <w:p w14:paraId="1B2CCCA4" w14:textId="77777777" w:rsidR="006B51B8" w:rsidRDefault="006B51B8">
                                      <w:pPr>
                                        <w:pStyle w:val="a8"/>
                                        <w:ind w:firstLineChars="200" w:firstLine="420"/>
                                        <w:rPr>
                                          <w:color w:val="FF0000"/>
                                        </w:rPr>
                                      </w:pPr>
                                      <w:r>
                                        <w:rPr>
                                          <w:rFonts w:hint="eastAsia"/>
                                          <w:color w:val="FF0000"/>
                                        </w:rPr>
                                        <w:t xml:space="preserve">      else if test </w:t>
                                      </w:r>
                                      <w:r>
                                        <w:rPr>
                                          <w:color w:val="FF0000"/>
                                        </w:rPr>
                                        <w:t>–</w:t>
                                      </w:r>
                                      <w:r>
                                        <w:rPr>
                                          <w:rFonts w:hint="eastAsia"/>
                                          <w:color w:val="FF0000"/>
                                        </w:rPr>
                                        <w:t>d</w:t>
                                      </w:r>
                                      <w:r>
                                        <w:rPr>
                                          <w:color w:val="FF0000"/>
                                        </w:rPr>
                                        <w:t>”</w:t>
                                      </w:r>
                                      <w:r>
                                        <w:rPr>
                                          <w:rFonts w:hint="eastAsia"/>
                                          <w:color w:val="FF0000"/>
                                        </w:rPr>
                                        <w:t>$1</w:t>
                                      </w:r>
                                      <w:r>
                                        <w:rPr>
                                          <w:color w:val="FF0000"/>
                                        </w:rPr>
                                        <w:t>”</w:t>
                                      </w:r>
                                      <w:r>
                                        <w:rPr>
                                          <w:rFonts w:hint="eastAsia"/>
                                          <w:color w:val="FF0000"/>
                                        </w:rPr>
                                        <w:t xml:space="preserve">           //否则，测试$1，</w:t>
                                      </w:r>
                                    </w:p>
                                    <w:p w14:paraId="20B37377" w14:textId="77777777" w:rsidR="006B51B8" w:rsidRDefault="006B51B8">
                                      <w:pPr>
                                        <w:pStyle w:val="a8"/>
                                        <w:ind w:firstLineChars="200" w:firstLine="420"/>
                                        <w:rPr>
                                          <w:color w:val="FF0000"/>
                                          <w:lang w:eastAsia="zh-CN"/>
                                        </w:rPr>
                                      </w:pPr>
                                      <w:r>
                                        <w:rPr>
                                          <w:rFonts w:hint="eastAsia"/>
                                          <w:color w:val="FF0000"/>
                                        </w:rPr>
                                        <w:t xml:space="preserve">      </w:t>
                                      </w:r>
                                      <w:r>
                                        <w:rPr>
                                          <w:rFonts w:hint="eastAsia"/>
                                          <w:color w:val="FF0000"/>
                                          <w:lang w:eastAsia="zh-CN"/>
                                        </w:rPr>
                                        <w:t>then ( cd $1;pr *)             //若为目录名，则作为工作目录并打印下属</w:t>
                                      </w:r>
                                    </w:p>
                                    <w:p w14:paraId="1F616570" w14:textId="77777777" w:rsidR="006B51B8" w:rsidRDefault="006B51B8">
                                      <w:pPr>
                                        <w:pStyle w:val="a8"/>
                                        <w:ind w:firstLineChars="2000" w:firstLine="4200"/>
                                        <w:rPr>
                                          <w:color w:val="FF0000"/>
                                        </w:rPr>
                                      </w:pPr>
                                      <w:r>
                                        <w:rPr>
                                          <w:rFonts w:hint="eastAsia"/>
                                          <w:color w:val="FF0000"/>
                                        </w:rPr>
                                        <w:t>//所有文件</w:t>
                                      </w:r>
                                    </w:p>
                                    <w:p w14:paraId="767D3EEB" w14:textId="77777777" w:rsidR="006B51B8" w:rsidRDefault="006B51B8">
                                      <w:pPr>
                                        <w:pStyle w:val="a8"/>
                                        <w:ind w:firstLineChars="200" w:firstLine="420"/>
                                        <w:rPr>
                                          <w:color w:val="FF0000"/>
                                        </w:rPr>
                                      </w:pPr>
                                      <w:r>
                                        <w:rPr>
                                          <w:rFonts w:hint="eastAsia"/>
                                          <w:color w:val="FF0000"/>
                                        </w:rPr>
                                        <w:t xml:space="preserve">      else echo</w:t>
                                      </w:r>
                                      <w:r>
                                        <w:rPr>
                                          <w:color w:val="FF0000"/>
                                        </w:rPr>
                                        <w:t>”</w:t>
                                      </w:r>
                                      <w:r>
                                        <w:rPr>
                                          <w:rFonts w:hint="eastAsia"/>
                                          <w:color w:val="FF0000"/>
                                        </w:rPr>
                                        <w:t>$1 is neither a file nor a directory.</w:t>
                                      </w:r>
                                      <w:r>
                                        <w:rPr>
                                          <w:color w:val="FF0000"/>
                                        </w:rPr>
                                        <w:t>”</w:t>
                                      </w:r>
                                      <w:r>
                                        <w:rPr>
                                          <w:rFonts w:hint="eastAsia"/>
                                          <w:color w:val="FF0000"/>
                                        </w:rPr>
                                        <w:t xml:space="preserve"> //否则，显示出错信息</w:t>
                                      </w:r>
                                    </w:p>
                                    <w:p w14:paraId="3DE3B748" w14:textId="77777777" w:rsidR="006B51B8" w:rsidRDefault="006B51B8">
                                      <w:pPr>
                                        <w:pStyle w:val="a8"/>
                                        <w:ind w:firstLineChars="200" w:firstLine="420"/>
                                        <w:rPr>
                                          <w:color w:val="FF0000"/>
                                        </w:rPr>
                                      </w:pPr>
                                      <w:r>
                                        <w:rPr>
                                          <w:rFonts w:hint="eastAsia"/>
                                          <w:color w:val="FF0000"/>
                                        </w:rPr>
                                        <w:t xml:space="preserve">      fi</w:t>
                                      </w:r>
                                    </w:p>
                                    <w:p w14:paraId="63FB0D03" w14:textId="77777777" w:rsidR="006B51B8" w:rsidRDefault="006B51B8">
                                      <w:pPr>
                                        <w:spacing w:line="0" w:lineRule="atLeast"/>
                                      </w:pPr>
                                      <w:r>
                                        <w:rPr>
                                          <w:color w:val="FF0000"/>
                                        </w:rPr>
                                        <w:t xml:space="preserve">      fi</w:t>
                                      </w:r>
                                      <w:r>
                                        <w:rPr>
                                          <w:rFonts w:hint="eastAsia"/>
                                        </w:rPr>
                                        <w:t>存</w:t>
                                      </w:r>
                                      <w:r>
                                        <w:rPr>
                                          <w:rFonts w:hint="eastAsia"/>
                                        </w:rPr>
                                        <w:t>)</w:t>
                                      </w:r>
                                    </w:p>
                                  </w:txbxContent>
                                </wps:txbx>
                                <wps:bodyPr rot="0" vert="horz" wrap="square" lIns="91440" tIns="45720" rIns="91440" bIns="45720" anchor="t" anchorCtr="0" upright="1">
                                  <a:noAutofit/>
                                </wps:bodyPr>
                              </wps:wsp>
                              <wps:wsp>
                                <wps:cNvPr id="543" name="文本框 183"/>
                                <wps:cNvSpPr txBox="1">
                                  <a:spLocks noChangeArrowheads="1"/>
                                </wps:cNvSpPr>
                                <wps:spPr bwMode="auto">
                                  <a:xfrm>
                                    <a:off x="7514" y="4749"/>
                                    <a:ext cx="1357" cy="606"/>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751FE054" w14:textId="77777777" w:rsidR="006B51B8" w:rsidRDefault="006B51B8">
                                      <w:pPr>
                                        <w:spacing w:line="0" w:lineRule="atLeast"/>
                                        <w:rPr>
                                          <w:sz w:val="15"/>
                                          <w:szCs w:val="18"/>
                                        </w:rPr>
                                      </w:pPr>
                                      <w:r>
                                        <w:rPr>
                                          <w:rFonts w:hint="eastAsia"/>
                                          <w:sz w:val="15"/>
                                          <w:szCs w:val="18"/>
                                        </w:rPr>
                                        <w:t>可执行二进代码</w:t>
                                      </w:r>
                                      <w:r>
                                        <w:rPr>
                                          <w:rFonts w:hint="eastAsia"/>
                                          <w:sz w:val="15"/>
                                          <w:szCs w:val="18"/>
                                        </w:rPr>
                                        <w:t>(</w:t>
                                      </w:r>
                                      <w:r>
                                        <w:rPr>
                                          <w:rFonts w:hint="eastAsia"/>
                                          <w:sz w:val="15"/>
                                          <w:szCs w:val="18"/>
                                        </w:rPr>
                                        <w:t>内存</w:t>
                                      </w:r>
                                      <w:r>
                                        <w:rPr>
                                          <w:rFonts w:hint="eastAsia"/>
                                          <w:sz w:val="15"/>
                                          <w:szCs w:val="18"/>
                                        </w:rPr>
                                        <w:t>)</w:t>
                                      </w:r>
                                    </w:p>
                                  </w:txbxContent>
                                </wps:txbx>
                                <wps:bodyPr rot="0" vert="horz" wrap="square" lIns="91440" tIns="45720" rIns="91440" bIns="45720" anchor="t" anchorCtr="0" upright="1">
                                  <a:noAutofit/>
                                </wps:bodyPr>
                              </wps:wsp>
                            </wpg:grpSp>
                            <wps:wsp>
                              <wps:cNvPr id="544" name="文本框 607"/>
                              <wps:cNvSpPr txBox="1">
                                <a:spLocks noChangeArrowheads="1"/>
                              </wps:cNvSpPr>
                              <wps:spPr bwMode="auto">
                                <a:xfrm>
                                  <a:off x="472" y="5167"/>
                                  <a:ext cx="939"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A674D52" w14:textId="77777777" w:rsidR="006B51B8" w:rsidRDefault="006B51B8">
                                    <w:pPr>
                                      <w:spacing w:line="0" w:lineRule="atLeast"/>
                                      <w:rPr>
                                        <w:sz w:val="15"/>
                                        <w:szCs w:val="18"/>
                                        <w:lang w:eastAsia="zh-CN"/>
                                      </w:rPr>
                                    </w:pPr>
                                    <w:r>
                                      <w:rPr>
                                        <w:rFonts w:hint="eastAsia"/>
                                        <w:sz w:val="15"/>
                                        <w:szCs w:val="18"/>
                                        <w:lang w:eastAsia="zh-CN"/>
                                      </w:rPr>
                                      <w:t>。。。</w:t>
                                    </w:r>
                                  </w:p>
                                </w:txbxContent>
                              </wps:txbx>
                              <wps:bodyPr rot="0" vert="horz" wrap="square" lIns="91440" tIns="45720" rIns="91440" bIns="45720" anchor="t" anchorCtr="0" upright="1">
                                <a:noAutofit/>
                              </wps:bodyPr>
                            </wps:wsp>
                            <wps:wsp>
                              <wps:cNvPr id="545" name="文本框 608"/>
                              <wps:cNvSpPr txBox="1">
                                <a:spLocks noChangeArrowheads="1"/>
                              </wps:cNvSpPr>
                              <wps:spPr bwMode="auto">
                                <a:xfrm>
                                  <a:off x="2670" y="5167"/>
                                  <a:ext cx="939"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638F1A14" w14:textId="77777777" w:rsidR="006B51B8" w:rsidRDefault="006B51B8">
                                    <w:pPr>
                                      <w:spacing w:line="0" w:lineRule="atLeast"/>
                                      <w:rPr>
                                        <w:sz w:val="15"/>
                                        <w:szCs w:val="18"/>
                                        <w:lang w:eastAsia="zh-CN"/>
                                      </w:rPr>
                                    </w:pPr>
                                    <w:r>
                                      <w:rPr>
                                        <w:rFonts w:hint="eastAsia"/>
                                        <w:sz w:val="15"/>
                                        <w:szCs w:val="18"/>
                                        <w:lang w:eastAsia="zh-CN"/>
                                      </w:rPr>
                                      <w:t>。。。</w:t>
                                    </w:r>
                                  </w:p>
                                </w:txbxContent>
                              </wps:txbx>
                              <wps:bodyPr rot="0" vert="horz" wrap="square" lIns="91440" tIns="45720" rIns="91440" bIns="45720" anchor="t" anchorCtr="0" upright="1">
                                <a:noAutofit/>
                              </wps:bodyPr>
                            </wps:wsp>
                          </wpg:grpSp>
                        </wpg:grpSp>
                      </wpg:grpSp>
                      <wps:wsp>
                        <wps:cNvPr id="546" name="直线 185"/>
                        <wps:cNvCnPr>
                          <a:cxnSpLocks noChangeShapeType="1"/>
                        </wps:cNvCnPr>
                        <wps:spPr bwMode="auto">
                          <a:xfrm flipV="1">
                            <a:off x="6340" y="4412"/>
                            <a:ext cx="1174" cy="404"/>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956991" id="组合 612" o:spid="_x0000_s1026" style="position:absolute;left:0;text-align:left;margin-left:-20.3pt;margin-top:9.4pt;width:470.5pt;height:162.85pt;z-index:251650560" coordorigin="2,3466" coordsize="9410,3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">
                <v:group id="组合 611" o:spid="_x0000_s1027" style="position:absolute;left:2;top:3466;width:9410;height:3257" coordorigin="2,3505" coordsize="9410,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line id="直线 167" o:spid="_x0000_s1028" style="position:absolute;visibility:visible;mso-wrap-style:square" from="1645,4177" to="2584,4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">
                    <v:stroke endarrow="block"/>
                  </v:line>
                  <v:group id="组合 610" o:spid="_x0000_s1029" style="position:absolute;left:2;top:3505;width:9410;height:3257" coordorigin="2,3479" coordsize="9410,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line id="直线 168" o:spid="_x0000_s1030" style="position:absolute;visibility:visible;mso-wrap-style:square" from="1645,4815" to="2584,4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dFixQAAANwAAAAPAAAAZHJzL2Rvd25yZXYueG1sRI9BawIx&#10;FITvQv9DeIXeNLuC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CLCdFixQAAANwAAAAP&#10;AAAAAAAAAAAAAAAAAAcCAABkcnMvZG93bnJldi54bWxQSwUGAAAAAAMAAwC3AAAA+QIAAAAA&#10;">
                      <v:stroke endarrow="block"/>
                    </v:line>
                    <v:line id="直线 169" o:spid="_x0000_s1031" style="position:absolute;visibility:visible;mso-wrap-style:square" from="1645,5945" to="2584,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">
                      <v:stroke endarrow="block"/>
                    </v:line>
                    <v:group id="组合 609" o:spid="_x0000_s1032" style="position:absolute;left:2;top:3479;width:9410;height:3257" coordorigin="2,3479" coordsize="9410,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shapetype id="_x0000_t202" coordsize="21600,21600" o:spt="202" path="m,l,21600r21600,l21600,xe">
                        <v:stroke joinstyle="miter"/>
                        <v:path gradientshapeok="t" o:connecttype="rect"/>
                      </v:shapetype>
                      <v:shape id="文本框 155" o:spid="_x0000_s1033" type="#_x0000_t202" style="position:absolute;left:3758;top:3479;width:939;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" stroked="f">
                        <v:textbox>
                          <w:txbxContent>
                            <w:p w14:paraId="324FBF2D" w14:textId="77777777" w:rsidR="006B51B8" w:rsidRDefault="006B51B8">
                              <w:pPr>
                                <w:spacing w:line="0" w:lineRule="atLeast"/>
                                <w:rPr>
                                  <w:sz w:val="15"/>
                                  <w:szCs w:val="18"/>
                                </w:rPr>
                              </w:pPr>
                              <w:r>
                                <w:rPr>
                                  <w:rFonts w:hint="eastAsia"/>
                                  <w:sz w:val="15"/>
                                  <w:szCs w:val="18"/>
                                </w:rPr>
                                <w:t>链接</w:t>
                              </w:r>
                            </w:p>
                          </w:txbxContent>
                        </v:textbox>
                      </v:shape>
                      <v:shape id="文本框 159" o:spid="_x0000_s1034" type="#_x0000_t202" style="position:absolute;left:237;top:3918;width:1408;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">
                        <v:shadow on="t" offset="6pt,-6pt"/>
                        <v:textbox>
                          <w:txbxContent>
                            <w:p w14:paraId="38D2CF99" w14:textId="77777777" w:rsidR="006B51B8" w:rsidRDefault="006B51B8">
                              <w:pPr>
                                <w:spacing w:line="0" w:lineRule="atLeast"/>
                                <w:rPr>
                                  <w:sz w:val="18"/>
                                  <w:szCs w:val="18"/>
                                </w:rPr>
                              </w:pPr>
                              <w:r>
                                <w:rPr>
                                  <w:rFonts w:hint="eastAsia"/>
                                  <w:sz w:val="15"/>
                                  <w:szCs w:val="18"/>
                                </w:rPr>
                                <w:t>源程序模块</w:t>
                              </w:r>
                              <w:r>
                                <w:rPr>
                                  <w:rFonts w:hint="eastAsia"/>
                                  <w:sz w:val="15"/>
                                  <w:szCs w:val="18"/>
                                </w:rPr>
                                <w:t>1</w:t>
                              </w:r>
                            </w:p>
                          </w:txbxContent>
                        </v:textbox>
                      </v:shape>
                      <v:shape id="文本框 160" o:spid="_x0000_s1035" type="#_x0000_t202" style="position:absolute;left:237;top:4580;width:1408;height: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">
                        <v:shadow on="t" offset="6pt,-6pt"/>
                        <v:textbox>
                          <w:txbxContent>
                            <w:p w14:paraId="7501354E" w14:textId="77777777" w:rsidR="006B51B8" w:rsidRDefault="006B51B8">
                              <w:pPr>
                                <w:spacing w:line="0" w:lineRule="atLeast"/>
                                <w:rPr>
                                  <w:sz w:val="15"/>
                                  <w:szCs w:val="18"/>
                                </w:rPr>
                              </w:pPr>
                              <w:r>
                                <w:rPr>
                                  <w:rFonts w:hint="eastAsia"/>
                                  <w:sz w:val="15"/>
                                  <w:szCs w:val="18"/>
                                </w:rPr>
                                <w:t>源程序模块</w:t>
                              </w:r>
                              <w:r>
                                <w:rPr>
                                  <w:rFonts w:hint="eastAsia"/>
                                  <w:sz w:val="15"/>
                                  <w:szCs w:val="18"/>
                                </w:rPr>
                                <w:t>2</w:t>
                              </w:r>
                            </w:p>
                          </w:txbxContent>
                        </v:textbox>
                      </v:shape>
                      <v:shape id="文本框 161" o:spid="_x0000_s1036" type="#_x0000_t202" style="position:absolute;left:237;top:5676;width:1408;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">
                        <v:shadow on="t" offset="6pt,-6pt"/>
                        <v:textbox>
                          <w:txbxContent>
                            <w:p w14:paraId="67C929D9" w14:textId="77777777" w:rsidR="006B51B8" w:rsidRDefault="006B51B8">
                              <w:pPr>
                                <w:spacing w:line="0" w:lineRule="atLeast"/>
                                <w:rPr>
                                  <w:sz w:val="15"/>
                                  <w:szCs w:val="18"/>
                                </w:rPr>
                              </w:pPr>
                              <w:r>
                                <w:rPr>
                                  <w:rFonts w:hint="eastAsia"/>
                                  <w:sz w:val="15"/>
                                  <w:szCs w:val="18"/>
                                </w:rPr>
                                <w:t>源程序模块</w:t>
                              </w:r>
                              <w:r>
                                <w:rPr>
                                  <w:rFonts w:hint="eastAsia"/>
                                  <w:sz w:val="15"/>
                                  <w:szCs w:val="18"/>
                                </w:rPr>
                                <w:t>n</w:t>
                              </w:r>
                            </w:p>
                          </w:txbxContent>
                        </v:textbox>
                      </v:shape>
                      <v:shape id="文本框 163" o:spid="_x0000_s1037" type="#_x0000_t202" style="position:absolute;left:2584;top:3918;width:117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">
                        <v:shadow on="t" offset="6pt,-6pt"/>
                        <v:textbox>
                          <w:txbxContent>
                            <w:p w14:paraId="4F21FFC4" w14:textId="77777777" w:rsidR="006B51B8" w:rsidRDefault="006B51B8">
                              <w:pPr>
                                <w:spacing w:line="0" w:lineRule="atLeast"/>
                                <w:rPr>
                                  <w:sz w:val="15"/>
                                  <w:szCs w:val="18"/>
                                </w:rPr>
                              </w:pPr>
                              <w:r>
                                <w:rPr>
                                  <w:rFonts w:hint="eastAsia"/>
                                  <w:sz w:val="15"/>
                                  <w:szCs w:val="18"/>
                                </w:rPr>
                                <w:t>目标代码</w:t>
                              </w:r>
                              <w:r>
                                <w:rPr>
                                  <w:rFonts w:hint="eastAsia"/>
                                  <w:sz w:val="15"/>
                                  <w:szCs w:val="18"/>
                                </w:rPr>
                                <w:t>1</w:t>
                              </w:r>
                            </w:p>
                          </w:txbxContent>
                        </v:textbox>
                      </v:shape>
                      <v:shape id="文本框 164" o:spid="_x0000_s1038" type="#_x0000_t202" style="position:absolute;left:2584;top:4580;width:1174;height: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">
                        <v:shadow on="t" offset="6pt,-6pt"/>
                        <v:textbox>
                          <w:txbxContent>
                            <w:p w14:paraId="3AFD3617" w14:textId="77777777" w:rsidR="006B51B8" w:rsidRDefault="006B51B8">
                              <w:pPr>
                                <w:spacing w:line="0" w:lineRule="atLeast"/>
                                <w:rPr>
                                  <w:sz w:val="15"/>
                                  <w:szCs w:val="18"/>
                                </w:rPr>
                              </w:pPr>
                              <w:r>
                                <w:rPr>
                                  <w:rFonts w:hint="eastAsia"/>
                                  <w:sz w:val="15"/>
                                  <w:szCs w:val="18"/>
                                </w:rPr>
                                <w:t>目标代码</w:t>
                              </w:r>
                              <w:r>
                                <w:rPr>
                                  <w:rFonts w:hint="eastAsia"/>
                                  <w:sz w:val="15"/>
                                  <w:szCs w:val="18"/>
                                </w:rPr>
                                <w:t>2</w:t>
                              </w:r>
                            </w:p>
                          </w:txbxContent>
                        </v:textbox>
                      </v:shape>
                      <v:shape id="文本框 165" o:spid="_x0000_s1039" type="#_x0000_t202" style="position:absolute;left:2584;top:5715;width:117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">
                        <v:shadow on="t" offset="6pt,-6pt"/>
                        <v:textbox>
                          <w:txbxContent>
                            <w:p w14:paraId="6549051A" w14:textId="77777777" w:rsidR="006B51B8" w:rsidRDefault="006B51B8">
                              <w:pPr>
                                <w:spacing w:line="0" w:lineRule="atLeast"/>
                                <w:rPr>
                                  <w:sz w:val="15"/>
                                  <w:szCs w:val="18"/>
                                </w:rPr>
                              </w:pPr>
                              <w:r>
                                <w:rPr>
                                  <w:rFonts w:hint="eastAsia"/>
                                  <w:sz w:val="15"/>
                                  <w:szCs w:val="18"/>
                                </w:rPr>
                                <w:t>目标代码</w:t>
                              </w:r>
                              <w:r>
                                <w:rPr>
                                  <w:rFonts w:hint="eastAsia"/>
                                  <w:sz w:val="15"/>
                                  <w:szCs w:val="18"/>
                                </w:rPr>
                                <w:t>n</w:t>
                              </w:r>
                            </w:p>
                          </w:txbxContent>
                        </v:textbox>
                      </v:shape>
                      <v:shape id="文本框 171" o:spid="_x0000_s1040" type="#_x0000_t202" style="position:absolute;left:1645;top:3479;width:939;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" stroked="f">
                        <v:textbox>
                          <w:txbxContent>
                            <w:p w14:paraId="1C44305E" w14:textId="77777777" w:rsidR="006B51B8" w:rsidRDefault="006B51B8">
                              <w:pPr>
                                <w:spacing w:line="0" w:lineRule="atLeast"/>
                                <w:rPr>
                                  <w:sz w:val="15"/>
                                  <w:szCs w:val="18"/>
                                </w:rPr>
                              </w:pPr>
                              <w:r>
                                <w:rPr>
                                  <w:rFonts w:hint="eastAsia"/>
                                  <w:sz w:val="15"/>
                                  <w:szCs w:val="18"/>
                                </w:rPr>
                                <w:t>编译</w:t>
                              </w:r>
                            </w:p>
                          </w:txbxContent>
                        </v:textbox>
                      </v:shape>
                      <v:group id="组合 606" o:spid="_x0000_s1041" style="position:absolute;left:2;top:3479;width:9410;height:3257" coordorigin="2,3479" coordsize="9410,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shape id="文本框 156" o:spid="_x0000_s1042" type="#_x0000_t202" style="position:absolute;left:6340;top:5073;width:1088;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" stroked="f">
                          <v:textbox>
                            <w:txbxContent>
                              <w:p w14:paraId="48788C3C" w14:textId="77777777" w:rsidR="006B51B8" w:rsidRDefault="006B51B8">
                                <w:pPr>
                                  <w:pStyle w:val="aa"/>
                                  <w:rPr>
                                    <w:sz w:val="18"/>
                                  </w:rPr>
                                </w:pPr>
                                <w:r>
                                  <w:rPr>
                                    <w:rFonts w:ascii="Calibri" w:hAnsi="Calibri" w:hint="eastAsia"/>
                                    <w:kern w:val="0"/>
                                    <w:sz w:val="15"/>
                                    <w:szCs w:val="18"/>
                                    <w:lang w:eastAsia="zh-CN"/>
                                  </w:rPr>
                                  <w:t>动态重定位</w:t>
                                </w:r>
                              </w:p>
                            </w:txbxContent>
                          </v:textbox>
                        </v:shape>
                        <v:shape id="文本框 157" o:spid="_x0000_s1043" type="#_x0000_t202" style="position:absolute;left:6340;top:4235;width:117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" stroked="f">
                          <v:textbox>
                            <w:txbxContent>
                              <w:p w14:paraId="097C0BD7" w14:textId="77777777" w:rsidR="006B51B8" w:rsidRDefault="006B51B8">
                                <w:pPr>
                                  <w:pStyle w:val="aa"/>
                                  <w:rPr>
                                    <w:rFonts w:ascii="Calibri" w:hAnsi="Calibri"/>
                                    <w:kern w:val="0"/>
                                    <w:sz w:val="15"/>
                                    <w:szCs w:val="18"/>
                                    <w:lang w:eastAsia="zh-CN"/>
                                  </w:rPr>
                                </w:pPr>
                                <w:r>
                                  <w:rPr>
                                    <w:rFonts w:ascii="Calibri" w:hAnsi="Calibri" w:hint="eastAsia"/>
                                    <w:kern w:val="0"/>
                                    <w:sz w:val="15"/>
                                    <w:szCs w:val="18"/>
                                    <w:lang w:eastAsia="zh-CN"/>
                                  </w:rPr>
                                  <w:t>静态重定位</w:t>
                                </w:r>
                              </w:p>
                            </w:txbxContent>
                          </v:textbox>
                        </v:shape>
                        <v:shape id="文本框 166" o:spid="_x0000_s1044" type="#_x0000_t202" style="position:absolute;left:4462;top:4580;width:1878;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">
                          <v:shadow on="t" offset="6pt,-6pt"/>
                          <v:textbox>
                            <w:txbxContent>
                              <w:p w14:paraId="6072AC74" w14:textId="77777777" w:rsidR="006B51B8" w:rsidRDefault="006B51B8">
                                <w:pPr>
                                  <w:spacing w:after="0" w:line="0" w:lineRule="atLeast"/>
                                  <w:rPr>
                                    <w:sz w:val="15"/>
                                    <w:szCs w:val="18"/>
                                    <w:lang w:eastAsia="zh-CN"/>
                                  </w:rPr>
                                </w:pPr>
                                <w:r>
                                  <w:rPr>
                                    <w:rFonts w:hint="eastAsia"/>
                                    <w:sz w:val="15"/>
                                    <w:szCs w:val="18"/>
                                    <w:lang w:eastAsia="zh-CN"/>
                                  </w:rPr>
                                  <w:t>可重定位目标代码</w:t>
                                </w:r>
                              </w:p>
                              <w:p w14:paraId="2A4ED8F3" w14:textId="77777777" w:rsidR="006B51B8" w:rsidRDefault="006B51B8">
                                <w:pPr>
                                  <w:spacing w:after="0" w:line="0" w:lineRule="atLeast"/>
                                  <w:rPr>
                                    <w:sz w:val="15"/>
                                    <w:szCs w:val="18"/>
                                    <w:lang w:eastAsia="zh-CN"/>
                                  </w:rPr>
                                </w:pPr>
                                <w:r>
                                  <w:rPr>
                                    <w:rFonts w:hint="eastAsia"/>
                                    <w:sz w:val="15"/>
                                    <w:szCs w:val="18"/>
                                    <w:lang w:eastAsia="zh-CN"/>
                                  </w:rPr>
                                  <w:t>(</w:t>
                                </w:r>
                                <w:r>
                                  <w:rPr>
                                    <w:rFonts w:hint="eastAsia"/>
                                    <w:sz w:val="15"/>
                                    <w:szCs w:val="18"/>
                                    <w:lang w:eastAsia="zh-CN"/>
                                  </w:rPr>
                                  <w:t>装载代码</w:t>
                                </w:r>
                                <w:r>
                                  <w:rPr>
                                    <w:rFonts w:hint="eastAsia"/>
                                    <w:sz w:val="15"/>
                                    <w:szCs w:val="18"/>
                                    <w:lang w:eastAsia="zh-CN"/>
                                  </w:rPr>
                                  <w:t>)(</w:t>
                                </w:r>
                                <w:r>
                                  <w:rPr>
                                    <w:rFonts w:hint="eastAsia"/>
                                    <w:sz w:val="15"/>
                                    <w:szCs w:val="18"/>
                                    <w:lang w:eastAsia="zh-CN"/>
                                  </w:rPr>
                                  <w:t>外存</w:t>
                                </w:r>
                                <w:r>
                                  <w:rPr>
                                    <w:rFonts w:hint="eastAsia"/>
                                    <w:sz w:val="15"/>
                                    <w:szCs w:val="18"/>
                                    <w:lang w:eastAsia="zh-CN"/>
                                  </w:rPr>
                                  <w:t>)</w:t>
                                </w:r>
                              </w:p>
                            </w:txbxContent>
                          </v:textbox>
                        </v:shape>
                        <v:line id="直线 170" o:spid="_x0000_s1045" style="position:absolute;visibility:visible;mso-wrap-style:square" from="3758,4815" to="4462,4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">
                          <v:stroke endarrow="block"/>
                        </v:line>
                        <v:shape id="文本框 172" o:spid="_x0000_s1046" type="#_x0000_t202" style="position:absolute;left:6340;top:3479;width:939;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" stroked="f">
                          <v:textbox>
                            <w:txbxContent>
                              <w:p w14:paraId="5FC24FD7" w14:textId="77777777" w:rsidR="006B51B8" w:rsidRDefault="006B51B8">
                                <w:pPr>
                                  <w:spacing w:line="0" w:lineRule="atLeast"/>
                                  <w:rPr>
                                    <w:sz w:val="15"/>
                                    <w:szCs w:val="18"/>
                                    <w:lang w:eastAsia="zh-CN"/>
                                  </w:rPr>
                                </w:pPr>
                                <w:r>
                                  <w:rPr>
                                    <w:rFonts w:hint="eastAsia"/>
                                    <w:sz w:val="15"/>
                                    <w:szCs w:val="18"/>
                                  </w:rPr>
                                  <w:t>装</w:t>
                                </w:r>
                                <w:r>
                                  <w:rPr>
                                    <w:rFonts w:hint="eastAsia"/>
                                    <w:sz w:val="15"/>
                                    <w:szCs w:val="18"/>
                                    <w:lang w:eastAsia="zh-CN"/>
                                  </w:rPr>
                                  <w:t>载</w:t>
                                </w:r>
                              </w:p>
                            </w:txbxContent>
                          </v:textbox>
                        </v:shape>
                        <v:shape id="文本框 173" o:spid="_x0000_s1047" type="#_x0000_t202" style="position:absolute;left:7749;top:3479;width:939;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" stroked="f">
                          <v:textbox>
                            <w:txbxContent>
                              <w:p w14:paraId="3FF0A9F9" w14:textId="77777777" w:rsidR="006B51B8" w:rsidRDefault="006B51B8">
                                <w:pPr>
                                  <w:spacing w:line="0" w:lineRule="atLeast"/>
                                  <w:rPr>
                                    <w:sz w:val="15"/>
                                    <w:szCs w:val="18"/>
                                  </w:rPr>
                                </w:pPr>
                                <w:r>
                                  <w:rPr>
                                    <w:rFonts w:hint="eastAsia"/>
                                    <w:sz w:val="15"/>
                                    <w:szCs w:val="18"/>
                                  </w:rPr>
                                  <w:t>执行</w:t>
                                </w:r>
                              </w:p>
                            </w:txbxContent>
                          </v:textbox>
                        </v:shape>
                        <v:line id="直线 174" o:spid="_x0000_s1048" style="position:absolute;visibility:visible;mso-wrap-style:square" from="3758,4177" to="4697,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">
                          <v:stroke endarrow="block"/>
                        </v:line>
                        <v:line id="直线 175" o:spid="_x0000_s1049" style="position:absolute;flip:y;visibility:visible;mso-wrap-style:square" from="3758,5286" to="4462,5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">
                          <v:stroke endarrow="block"/>
                        </v:line>
                        <v:shape id="文本框 177" o:spid="_x0000_s1050" type="#_x0000_t202" style="position:absolute;left:2;top:6365;width:2113;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" stroked="f">
                          <v:textbox>
                            <w:txbxContent>
                              <w:p w14:paraId="681033B7" w14:textId="77777777" w:rsidR="006B51B8" w:rsidRDefault="006B51B8">
                                <w:pPr>
                                  <w:spacing w:line="0" w:lineRule="atLeast"/>
                                  <w:ind w:firstLineChars="200" w:firstLine="300"/>
                                  <w:rPr>
                                    <w:sz w:val="15"/>
                                    <w:szCs w:val="18"/>
                                  </w:rPr>
                                </w:pPr>
                                <w:r>
                                  <w:rPr>
                                    <w:rFonts w:hint="eastAsia"/>
                                    <w:sz w:val="15"/>
                                    <w:szCs w:val="18"/>
                                  </w:rPr>
                                  <w:t>程序名字空间</w:t>
                                </w:r>
                              </w:p>
                            </w:txbxContent>
                          </v:textbox>
                        </v:shape>
                        <v:shape id="文本框 178" o:spid="_x0000_s1051" type="#_x0000_t202" style="position:absolute;left:3289;top:6373;width:2112;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" stroked="f">
                          <v:textbox>
                            <w:txbxContent>
                              <w:p w14:paraId="2FB63853" w14:textId="77777777" w:rsidR="006B51B8" w:rsidRDefault="006B51B8">
                                <w:pPr>
                                  <w:spacing w:line="0" w:lineRule="atLeast"/>
                                  <w:ind w:firstLineChars="250" w:firstLine="375"/>
                                  <w:rPr>
                                    <w:sz w:val="15"/>
                                    <w:szCs w:val="18"/>
                                  </w:rPr>
                                </w:pPr>
                                <w:r>
                                  <w:rPr>
                                    <w:rFonts w:hint="eastAsia"/>
                                    <w:sz w:val="15"/>
                                    <w:szCs w:val="18"/>
                                  </w:rPr>
                                  <w:t>逻辑地址空间</w:t>
                                </w:r>
                              </w:p>
                            </w:txbxContent>
                          </v:textbox>
                        </v:shape>
                        <v:shape id="文本框 179" o:spid="_x0000_s1052" type="#_x0000_t202" style="position:absolute;left:7299;top:6272;width:2113;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" stroked="f">
                          <v:textbox>
                            <w:txbxContent>
                              <w:p w14:paraId="79D8FC7C" w14:textId="77777777" w:rsidR="006B51B8" w:rsidRDefault="006B51B8">
                                <w:pPr>
                                  <w:spacing w:line="0" w:lineRule="atLeast"/>
                                  <w:ind w:firstLineChars="200" w:firstLine="300"/>
                                  <w:rPr>
                                    <w:sz w:val="15"/>
                                    <w:szCs w:val="18"/>
                                  </w:rPr>
                                </w:pPr>
                                <w:r>
                                  <w:rPr>
                                    <w:rFonts w:hint="eastAsia"/>
                                    <w:sz w:val="15"/>
                                    <w:szCs w:val="18"/>
                                  </w:rPr>
                                  <w:t>物理地址空间</w:t>
                                </w:r>
                              </w:p>
                            </w:txbxContent>
                          </v:textbox>
                        </v:shape>
                        <v:line id="直线 180" o:spid="_x0000_s1053" style="position:absolute;visibility:visible;mso-wrap-style:square" from="2115,6332" to="2116,6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" strokeweight="1.5pt">
                          <v:stroke dashstyle="dash"/>
                        </v:line>
                        <v:line id="直线 181" o:spid="_x0000_s1054" style="position:absolute;visibility:visible;mso-wrap-style:square" from="6809,6332" to="6810,6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" strokeweight="1.5pt">
                          <v:stroke dashstyle="dash"/>
                        </v:line>
                        <v:line id="直线 186" o:spid="_x0000_s1055" style="position:absolute;visibility:visible;mso-wrap-style:square" from="6340,4974" to="7514,5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">
                          <v:stroke endarrow="block"/>
                        </v:line>
                        <v:shape id="文本框 187" o:spid="_x0000_s1056" type="#_x0000_t202" style="position:absolute;left:7514;top:5724;width:1409;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" strokeweight="1.75pt">
                          <v:stroke dashstyle="1 1"/>
                          <v:shadow on="t" offset="6pt,-6pt"/>
                          <v:textbox>
                            <w:txbxContent>
                              <w:p w14:paraId="06CCA95D" w14:textId="77777777" w:rsidR="006B51B8" w:rsidRDefault="006B51B8">
                                <w:pPr>
                                  <w:spacing w:line="0" w:lineRule="atLeast"/>
                                  <w:rPr>
                                    <w:sz w:val="15"/>
                                    <w:szCs w:val="18"/>
                                  </w:rPr>
                                </w:pPr>
                                <w:r>
                                  <w:rPr>
                                    <w:rFonts w:hint="eastAsia"/>
                                    <w:sz w:val="15"/>
                                    <w:szCs w:val="18"/>
                                  </w:rPr>
                                  <w:t>动态链接系统库</w:t>
                                </w:r>
                              </w:p>
                            </w:txbxContent>
                          </v:textbox>
                        </v:shape>
                        <v:shape id="文本框 192" o:spid="_x0000_s1057" type="#_x0000_t202" style="position:absolute;left:4697;top:5763;width:1409;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">
                          <v:shadow on="t" offset="6pt,-6pt"/>
                          <v:textbox>
                            <w:txbxContent>
                              <w:p w14:paraId="6E352677" w14:textId="77777777" w:rsidR="006B51B8" w:rsidRDefault="006B51B8">
                                <w:pPr>
                                  <w:spacing w:line="0" w:lineRule="atLeast"/>
                                  <w:rPr>
                                    <w:sz w:val="15"/>
                                    <w:szCs w:val="18"/>
                                  </w:rPr>
                                </w:pPr>
                                <w:r>
                                  <w:rPr>
                                    <w:rFonts w:hint="eastAsia"/>
                                    <w:sz w:val="15"/>
                                    <w:szCs w:val="18"/>
                                  </w:rPr>
                                  <w:t>静态链接系统库</w:t>
                                </w:r>
                              </w:p>
                            </w:txbxContent>
                          </v:textbox>
                        </v:shape>
                        <v:line id="直线 193" o:spid="_x0000_s1058" style="position:absolute;flip:y;visibility:visible;mso-wrap-style:square" from="5401,5286" to="5401,5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">
                          <v:stroke endarrow="block"/>
                        </v:line>
                        <v:line id="直线 198" o:spid="_x0000_s1059" style="position:absolute;flip:y;visibility:visible;mso-wrap-style:square" from="8179,5354" to="8179,5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" strokeweight="1.75pt">
                          <v:stroke dashstyle="1 1" endarrow="block"/>
                        </v:line>
                        <v:shape id="文本框 190" o:spid="_x0000_s1060" type="#_x0000_t202" style="position:absolute;left:7514;top:3926;width:1357;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">
                          <v:shadow on="t" offset="6pt,-6pt"/>
                          <v:textbox>
                            <w:txbxContent>
                              <w:p w14:paraId="27E5A901" w14:textId="77777777" w:rsidR="006B51B8" w:rsidRDefault="006B51B8">
                                <w:pPr>
                                  <w:spacing w:line="0" w:lineRule="atLeast"/>
                                  <w:rPr>
                                    <w:sz w:val="15"/>
                                    <w:szCs w:val="18"/>
                                  </w:rPr>
                                </w:pPr>
                                <w:r>
                                  <w:rPr>
                                    <w:rFonts w:hint="eastAsia"/>
                                    <w:sz w:val="15"/>
                                    <w:szCs w:val="18"/>
                                  </w:rPr>
                                  <w:t>可执行二进代码</w:t>
                                </w:r>
                                <w:r>
                                  <w:rPr>
                                    <w:rFonts w:hint="eastAsia"/>
                                    <w:sz w:val="15"/>
                                    <w:szCs w:val="18"/>
                                  </w:rPr>
                                  <w:t>(</w:t>
                                </w:r>
                                <w:r>
                                  <w:rPr>
                                    <w:rFonts w:hint="eastAsia"/>
                                    <w:sz w:val="15"/>
                                    <w:szCs w:val="18"/>
                                  </w:rPr>
                                  <w:t>内存</w:t>
                                </w:r>
                                <w:r>
                                  <w:rPr>
                                    <w:rFonts w:hint="eastAsia"/>
                                    <w:sz w:val="15"/>
                                    <w:szCs w:val="18"/>
                                  </w:rPr>
                                  <w:t>)</w:t>
                                </w:r>
                              </w:p>
                              <w:p w14:paraId="30915026" w14:textId="77777777" w:rsidR="006B51B8" w:rsidRDefault="006B51B8">
                                <w:pPr>
                                  <w:pStyle w:val="a6"/>
                                </w:pPr>
                                <w:r>
                                  <w:rPr>
                                    <w:color w:val="0000FF"/>
                                  </w:rPr>
                                  <w:t xml:space="preserve">    </w:t>
                                </w:r>
                              </w:p>
                              <w:p w14:paraId="51BC91E7" w14:textId="77777777" w:rsidR="006B51B8" w:rsidRDefault="006B51B8">
                                <w:pPr>
                                  <w:pStyle w:val="a8"/>
                                  <w:ind w:firstLineChars="500" w:firstLine="1050"/>
                                  <w:rPr>
                                    <w:color w:val="FF0000"/>
                                  </w:rPr>
                                </w:pPr>
                                <w:r>
                                  <w:rPr>
                                    <w:rFonts w:hint="eastAsia"/>
                                    <w:color w:val="FF0000"/>
                                  </w:rPr>
                                  <w:t xml:space="preserve">if test </w:t>
                                </w:r>
                                <w:r>
                                  <w:rPr>
                                    <w:color w:val="FF0000"/>
                                  </w:rPr>
                                  <w:t>–</w:t>
                                </w:r>
                                <w:r>
                                  <w:rPr>
                                    <w:rFonts w:hint="eastAsia"/>
                                    <w:color w:val="FF0000"/>
                                  </w:rPr>
                                  <w:t>f</w:t>
                                </w:r>
                                <w:r>
                                  <w:rPr>
                                    <w:color w:val="FF0000"/>
                                  </w:rPr>
                                  <w:t>”</w:t>
                                </w:r>
                                <w:r>
                                  <w:rPr>
                                    <w:rFonts w:hint="eastAsia"/>
                                    <w:color w:val="FF0000"/>
                                  </w:rPr>
                                  <w:t>$1</w:t>
                                </w:r>
                                <w:r>
                                  <w:rPr>
                                    <w:color w:val="FF0000"/>
                                  </w:rPr>
                                  <w:t>”</w:t>
                                </w:r>
                                <w:r>
                                  <w:rPr>
                                    <w:rFonts w:hint="eastAsia"/>
                                    <w:color w:val="FF0000"/>
                                  </w:rPr>
                                  <w:t xml:space="preserve">                //测试$1，</w:t>
                                </w:r>
                              </w:p>
                              <w:p w14:paraId="4A362B6D" w14:textId="77777777" w:rsidR="006B51B8" w:rsidRDefault="006B51B8">
                                <w:pPr>
                                  <w:pStyle w:val="a8"/>
                                  <w:ind w:firstLineChars="200" w:firstLine="420"/>
                                  <w:rPr>
                                    <w:color w:val="FF0000"/>
                                  </w:rPr>
                                </w:pPr>
                                <w:r>
                                  <w:rPr>
                                    <w:rFonts w:hint="eastAsia"/>
                                    <w:color w:val="FF0000"/>
                                  </w:rPr>
                                  <w:t xml:space="preserve">      then pr $1                     //若为普通文件，则打印文件内容</w:t>
                                </w:r>
                              </w:p>
                              <w:p w14:paraId="1B2CCCA4" w14:textId="77777777" w:rsidR="006B51B8" w:rsidRDefault="006B51B8">
                                <w:pPr>
                                  <w:pStyle w:val="a8"/>
                                  <w:ind w:firstLineChars="200" w:firstLine="420"/>
                                  <w:rPr>
                                    <w:color w:val="FF0000"/>
                                  </w:rPr>
                                </w:pPr>
                                <w:r>
                                  <w:rPr>
                                    <w:rFonts w:hint="eastAsia"/>
                                    <w:color w:val="FF0000"/>
                                  </w:rPr>
                                  <w:t xml:space="preserve">      else if test </w:t>
                                </w:r>
                                <w:r>
                                  <w:rPr>
                                    <w:color w:val="FF0000"/>
                                  </w:rPr>
                                  <w:t>–</w:t>
                                </w:r>
                                <w:r>
                                  <w:rPr>
                                    <w:rFonts w:hint="eastAsia"/>
                                    <w:color w:val="FF0000"/>
                                  </w:rPr>
                                  <w:t>d</w:t>
                                </w:r>
                                <w:r>
                                  <w:rPr>
                                    <w:color w:val="FF0000"/>
                                  </w:rPr>
                                  <w:t>”</w:t>
                                </w:r>
                                <w:r>
                                  <w:rPr>
                                    <w:rFonts w:hint="eastAsia"/>
                                    <w:color w:val="FF0000"/>
                                  </w:rPr>
                                  <w:t>$1</w:t>
                                </w:r>
                                <w:r>
                                  <w:rPr>
                                    <w:color w:val="FF0000"/>
                                  </w:rPr>
                                  <w:t>”</w:t>
                                </w:r>
                                <w:r>
                                  <w:rPr>
                                    <w:rFonts w:hint="eastAsia"/>
                                    <w:color w:val="FF0000"/>
                                  </w:rPr>
                                  <w:t xml:space="preserve">           //否则，测试$1，</w:t>
                                </w:r>
                              </w:p>
                              <w:p w14:paraId="20B37377" w14:textId="77777777" w:rsidR="006B51B8" w:rsidRDefault="006B51B8">
                                <w:pPr>
                                  <w:pStyle w:val="a8"/>
                                  <w:ind w:firstLineChars="200" w:firstLine="420"/>
                                  <w:rPr>
                                    <w:color w:val="FF0000"/>
                                    <w:lang w:eastAsia="zh-CN"/>
                                  </w:rPr>
                                </w:pPr>
                                <w:r>
                                  <w:rPr>
                                    <w:rFonts w:hint="eastAsia"/>
                                    <w:color w:val="FF0000"/>
                                  </w:rPr>
                                  <w:t xml:space="preserve">      </w:t>
                                </w:r>
                                <w:r>
                                  <w:rPr>
                                    <w:rFonts w:hint="eastAsia"/>
                                    <w:color w:val="FF0000"/>
                                    <w:lang w:eastAsia="zh-CN"/>
                                  </w:rPr>
                                  <w:t>then ( cd $1;pr *)             //若为目录名，则作为工作目录并打印下属</w:t>
                                </w:r>
                              </w:p>
                              <w:p w14:paraId="1F616570" w14:textId="77777777" w:rsidR="006B51B8" w:rsidRDefault="006B51B8">
                                <w:pPr>
                                  <w:pStyle w:val="a8"/>
                                  <w:ind w:firstLineChars="2000" w:firstLine="4200"/>
                                  <w:rPr>
                                    <w:color w:val="FF0000"/>
                                  </w:rPr>
                                </w:pPr>
                                <w:r>
                                  <w:rPr>
                                    <w:rFonts w:hint="eastAsia"/>
                                    <w:color w:val="FF0000"/>
                                  </w:rPr>
                                  <w:t>//所有文件</w:t>
                                </w:r>
                              </w:p>
                              <w:p w14:paraId="767D3EEB" w14:textId="77777777" w:rsidR="006B51B8" w:rsidRDefault="006B51B8">
                                <w:pPr>
                                  <w:pStyle w:val="a8"/>
                                  <w:ind w:firstLineChars="200" w:firstLine="420"/>
                                  <w:rPr>
                                    <w:color w:val="FF0000"/>
                                  </w:rPr>
                                </w:pPr>
                                <w:r>
                                  <w:rPr>
                                    <w:rFonts w:hint="eastAsia"/>
                                    <w:color w:val="FF0000"/>
                                  </w:rPr>
                                  <w:t xml:space="preserve">      else echo</w:t>
                                </w:r>
                                <w:r>
                                  <w:rPr>
                                    <w:color w:val="FF0000"/>
                                  </w:rPr>
                                  <w:t>”</w:t>
                                </w:r>
                                <w:r>
                                  <w:rPr>
                                    <w:rFonts w:hint="eastAsia"/>
                                    <w:color w:val="FF0000"/>
                                  </w:rPr>
                                  <w:t>$1 is neither a file nor a directory.</w:t>
                                </w:r>
                                <w:r>
                                  <w:rPr>
                                    <w:color w:val="FF0000"/>
                                  </w:rPr>
                                  <w:t>”</w:t>
                                </w:r>
                                <w:r>
                                  <w:rPr>
                                    <w:rFonts w:hint="eastAsia"/>
                                    <w:color w:val="FF0000"/>
                                  </w:rPr>
                                  <w:t xml:space="preserve"> //否则，显示出错信息</w:t>
                                </w:r>
                              </w:p>
                              <w:p w14:paraId="3DE3B748" w14:textId="77777777" w:rsidR="006B51B8" w:rsidRDefault="006B51B8">
                                <w:pPr>
                                  <w:pStyle w:val="a8"/>
                                  <w:ind w:firstLineChars="200" w:firstLine="420"/>
                                  <w:rPr>
                                    <w:color w:val="FF0000"/>
                                  </w:rPr>
                                </w:pPr>
                                <w:r>
                                  <w:rPr>
                                    <w:rFonts w:hint="eastAsia"/>
                                    <w:color w:val="FF0000"/>
                                  </w:rPr>
                                  <w:t xml:space="preserve">      fi</w:t>
                                </w:r>
                              </w:p>
                              <w:p w14:paraId="63FB0D03" w14:textId="77777777" w:rsidR="006B51B8" w:rsidRDefault="006B51B8">
                                <w:pPr>
                                  <w:spacing w:line="0" w:lineRule="atLeast"/>
                                </w:pPr>
                                <w:r>
                                  <w:rPr>
                                    <w:color w:val="FF0000"/>
                                  </w:rPr>
                                  <w:t xml:space="preserve">      fi</w:t>
                                </w:r>
                                <w:r>
                                  <w:rPr>
                                    <w:rFonts w:hint="eastAsia"/>
                                  </w:rPr>
                                  <w:t>存</w:t>
                                </w:r>
                                <w:r>
                                  <w:rPr>
                                    <w:rFonts w:hint="eastAsia"/>
                                  </w:rPr>
                                  <w:t>)</w:t>
                                </w:r>
                              </w:p>
                            </w:txbxContent>
                          </v:textbox>
                        </v:shape>
                        <v:shape id="文本框 183" o:spid="_x0000_s1061" type="#_x0000_t202" style="position:absolute;left:7514;top:4749;width:1357;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">
                          <v:shadow on="t" offset="6pt,-6pt"/>
                          <v:textbox>
                            <w:txbxContent>
                              <w:p w14:paraId="751FE054" w14:textId="77777777" w:rsidR="006B51B8" w:rsidRDefault="006B51B8">
                                <w:pPr>
                                  <w:spacing w:line="0" w:lineRule="atLeast"/>
                                  <w:rPr>
                                    <w:sz w:val="15"/>
                                    <w:szCs w:val="18"/>
                                  </w:rPr>
                                </w:pPr>
                                <w:r>
                                  <w:rPr>
                                    <w:rFonts w:hint="eastAsia"/>
                                    <w:sz w:val="15"/>
                                    <w:szCs w:val="18"/>
                                  </w:rPr>
                                  <w:t>可执行二进代码</w:t>
                                </w:r>
                                <w:r>
                                  <w:rPr>
                                    <w:rFonts w:hint="eastAsia"/>
                                    <w:sz w:val="15"/>
                                    <w:szCs w:val="18"/>
                                  </w:rPr>
                                  <w:t>(</w:t>
                                </w:r>
                                <w:r>
                                  <w:rPr>
                                    <w:rFonts w:hint="eastAsia"/>
                                    <w:sz w:val="15"/>
                                    <w:szCs w:val="18"/>
                                  </w:rPr>
                                  <w:t>内存</w:t>
                                </w:r>
                                <w:r>
                                  <w:rPr>
                                    <w:rFonts w:hint="eastAsia"/>
                                    <w:sz w:val="15"/>
                                    <w:szCs w:val="18"/>
                                  </w:rPr>
                                  <w:t>)</w:t>
                                </w:r>
                              </w:p>
                            </w:txbxContent>
                          </v:textbox>
                        </v:shape>
                      </v:group>
                      <v:shape id="文本框 607" o:spid="_x0000_s1062" type="#_x0000_t202" style="position:absolute;left:472;top:5167;width:939;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" stroked="f">
                        <v:textbox>
                          <w:txbxContent>
                            <w:p w14:paraId="5A674D52" w14:textId="77777777" w:rsidR="006B51B8" w:rsidRDefault="006B51B8">
                              <w:pPr>
                                <w:spacing w:line="0" w:lineRule="atLeast"/>
                                <w:rPr>
                                  <w:sz w:val="15"/>
                                  <w:szCs w:val="18"/>
                                  <w:lang w:eastAsia="zh-CN"/>
                                </w:rPr>
                              </w:pPr>
                              <w:r>
                                <w:rPr>
                                  <w:rFonts w:hint="eastAsia"/>
                                  <w:sz w:val="15"/>
                                  <w:szCs w:val="18"/>
                                  <w:lang w:eastAsia="zh-CN"/>
                                </w:rPr>
                                <w:t>。。。</w:t>
                              </w:r>
                            </w:p>
                          </w:txbxContent>
                        </v:textbox>
                      </v:shape>
                      <v:shape id="文本框 608" o:spid="_x0000_s1063" type="#_x0000_t202" style="position:absolute;left:2670;top:5167;width:939;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" stroked="f">
                        <v:textbox>
                          <w:txbxContent>
                            <w:p w14:paraId="638F1A14" w14:textId="77777777" w:rsidR="006B51B8" w:rsidRDefault="006B51B8">
                              <w:pPr>
                                <w:spacing w:line="0" w:lineRule="atLeast"/>
                                <w:rPr>
                                  <w:sz w:val="15"/>
                                  <w:szCs w:val="18"/>
                                  <w:lang w:eastAsia="zh-CN"/>
                                </w:rPr>
                              </w:pPr>
                              <w:r>
                                <w:rPr>
                                  <w:rFonts w:hint="eastAsia"/>
                                  <w:sz w:val="15"/>
                                  <w:szCs w:val="18"/>
                                  <w:lang w:eastAsia="zh-CN"/>
                                </w:rPr>
                                <w:t>。。。</w:t>
                              </w:r>
                            </w:p>
                          </w:txbxContent>
                        </v:textbox>
                      </v:shape>
                    </v:group>
                  </v:group>
                </v:group>
                <v:line id="直线 185" o:spid="_x0000_s1064" style="position:absolute;flip:y;visibility:visible;mso-wrap-style:square" from="6340,4412" to="7514,4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">
                  <v:stroke endarrow="block"/>
                </v:line>
              </v:group>
            </w:pict>
          </mc:Fallback>
        </mc:AlternateContent>
      </w:r>
    </w:p>
    <w:p w14:paraId="7BF6FC4A" w14:textId="77777777" w:rsidR="007319B1" w:rsidRDefault="007319B1">
      <w:pPr>
        <w:spacing w:after="0" w:line="240" w:lineRule="auto"/>
        <w:ind w:left="2857" w:right="2824"/>
        <w:jc w:val="center"/>
        <w:rPr>
          <w:rFonts w:ascii="Times New Roman" w:hAnsi="Times New Roman"/>
          <w:sz w:val="18"/>
          <w:szCs w:val="18"/>
          <w:lang w:eastAsia="zh-CN"/>
        </w:rPr>
      </w:pPr>
    </w:p>
    <w:p w14:paraId="4D39A362" w14:textId="77777777" w:rsidR="007319B1" w:rsidRDefault="007319B1">
      <w:pPr>
        <w:spacing w:after="0" w:line="240" w:lineRule="auto"/>
        <w:ind w:left="2857" w:right="2824"/>
        <w:jc w:val="center"/>
        <w:rPr>
          <w:rFonts w:ascii="Times New Roman" w:hAnsi="Times New Roman"/>
          <w:sz w:val="18"/>
          <w:szCs w:val="18"/>
          <w:lang w:eastAsia="zh-CN"/>
        </w:rPr>
      </w:pPr>
    </w:p>
    <w:p w14:paraId="373DD439" w14:textId="77777777" w:rsidR="007319B1" w:rsidRDefault="007319B1">
      <w:pPr>
        <w:spacing w:after="0" w:line="240" w:lineRule="auto"/>
        <w:ind w:left="2857" w:right="2824"/>
        <w:jc w:val="center"/>
        <w:rPr>
          <w:rFonts w:ascii="Times New Roman" w:hAnsi="Times New Roman"/>
          <w:sz w:val="18"/>
          <w:szCs w:val="18"/>
          <w:lang w:eastAsia="zh-CN"/>
        </w:rPr>
      </w:pPr>
    </w:p>
    <w:p w14:paraId="5A035E94" w14:textId="77777777" w:rsidR="007319B1" w:rsidRDefault="007319B1">
      <w:pPr>
        <w:spacing w:after="0" w:line="240" w:lineRule="auto"/>
        <w:ind w:left="2857" w:right="2824"/>
        <w:jc w:val="center"/>
        <w:rPr>
          <w:rFonts w:ascii="Times New Roman" w:hAnsi="Times New Roman"/>
          <w:sz w:val="18"/>
          <w:szCs w:val="18"/>
          <w:lang w:eastAsia="zh-CN"/>
        </w:rPr>
      </w:pPr>
    </w:p>
    <w:p w14:paraId="4E5045BB" w14:textId="77777777" w:rsidR="007319B1" w:rsidRDefault="007319B1">
      <w:pPr>
        <w:spacing w:after="0" w:line="240" w:lineRule="auto"/>
        <w:ind w:left="2857" w:right="2824"/>
        <w:jc w:val="center"/>
        <w:rPr>
          <w:rFonts w:ascii="Times New Roman" w:hAnsi="Times New Roman"/>
          <w:sz w:val="18"/>
          <w:szCs w:val="18"/>
          <w:lang w:eastAsia="zh-CN"/>
        </w:rPr>
      </w:pPr>
    </w:p>
    <w:p w14:paraId="788FFB56" w14:textId="77777777" w:rsidR="007319B1" w:rsidRDefault="007319B1">
      <w:pPr>
        <w:spacing w:after="0" w:line="240" w:lineRule="auto"/>
        <w:ind w:left="2857" w:right="2824"/>
        <w:jc w:val="center"/>
        <w:rPr>
          <w:rFonts w:ascii="Times New Roman" w:hAnsi="Times New Roman"/>
          <w:sz w:val="18"/>
          <w:szCs w:val="18"/>
          <w:lang w:eastAsia="zh-CN"/>
        </w:rPr>
      </w:pPr>
    </w:p>
    <w:p w14:paraId="46A9FB5E" w14:textId="77777777" w:rsidR="007319B1" w:rsidRDefault="007319B1">
      <w:pPr>
        <w:spacing w:after="0" w:line="240" w:lineRule="auto"/>
        <w:ind w:left="2857" w:right="2824"/>
        <w:jc w:val="center"/>
        <w:rPr>
          <w:rFonts w:ascii="Times New Roman" w:hAnsi="Times New Roman"/>
          <w:sz w:val="18"/>
          <w:szCs w:val="18"/>
          <w:lang w:eastAsia="zh-CN"/>
        </w:rPr>
      </w:pPr>
    </w:p>
    <w:p w14:paraId="021D18FF" w14:textId="77777777" w:rsidR="007319B1" w:rsidRDefault="007319B1">
      <w:pPr>
        <w:spacing w:after="0" w:line="240" w:lineRule="auto"/>
        <w:ind w:left="2857" w:right="2824"/>
        <w:jc w:val="center"/>
        <w:rPr>
          <w:rFonts w:ascii="Times New Roman" w:hAnsi="Times New Roman"/>
          <w:sz w:val="18"/>
          <w:szCs w:val="18"/>
          <w:lang w:eastAsia="zh-CN"/>
        </w:rPr>
      </w:pPr>
    </w:p>
    <w:p w14:paraId="3154ABEE" w14:textId="77777777" w:rsidR="007319B1" w:rsidRDefault="007319B1">
      <w:pPr>
        <w:spacing w:after="0" w:line="240" w:lineRule="auto"/>
        <w:ind w:left="2857" w:right="2824"/>
        <w:jc w:val="center"/>
        <w:rPr>
          <w:rFonts w:ascii="Times New Roman" w:hAnsi="Times New Roman"/>
          <w:sz w:val="18"/>
          <w:szCs w:val="18"/>
          <w:lang w:eastAsia="zh-CN"/>
        </w:rPr>
      </w:pPr>
    </w:p>
    <w:p w14:paraId="18549345" w14:textId="77777777" w:rsidR="007319B1" w:rsidRDefault="007200B1">
      <w:pPr>
        <w:spacing w:after="0" w:line="240" w:lineRule="auto"/>
        <w:ind w:left="2857" w:right="2824"/>
        <w:jc w:val="center"/>
        <w:rPr>
          <w:rFonts w:ascii="Times New Roman" w:hAnsi="Times New Roman"/>
          <w:sz w:val="18"/>
          <w:szCs w:val="18"/>
          <w:lang w:eastAsia="zh-CN"/>
        </w:rPr>
      </w:pPr>
      <w:r>
        <w:rPr>
          <w:rFonts w:ascii="Times New Roman" w:hAnsi="Times New Roman"/>
          <w:noProof/>
          <w:sz w:val="18"/>
          <w:szCs w:val="18"/>
          <w:lang w:eastAsia="zh-CN"/>
        </w:rPr>
        <mc:AlternateContent>
          <mc:Choice Requires="wps">
            <w:drawing>
              <wp:anchor distT="0" distB="0" distL="114300" distR="114300" simplePos="0" relativeHeight="251649536" behindDoc="0" locked="0" layoutInCell="1" allowOverlap="1" wp14:anchorId="536066F0" wp14:editId="1565A6E4">
                <wp:simplePos x="0" y="0"/>
                <wp:positionH relativeFrom="column">
                  <wp:posOffset>1497965</wp:posOffset>
                </wp:positionH>
                <wp:positionV relativeFrom="paragraph">
                  <wp:posOffset>161925</wp:posOffset>
                </wp:positionV>
                <wp:extent cx="596265" cy="128270"/>
                <wp:effectExtent l="0" t="1270" r="0" b="3810"/>
                <wp:wrapNone/>
                <wp:docPr id="507" name="文本框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 cy="12827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1AFFB52" w14:textId="77777777" w:rsidR="006B51B8" w:rsidRDefault="006B51B8">
                            <w:pPr>
                              <w:spacing w:line="0" w:lineRule="atLeast"/>
                            </w:pP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6066F0" id="文本框 162" o:spid="_x0000_s1065" type="#_x0000_t202" style="position:absolute;left:0;text-align:left;margin-left:117.95pt;margin-top:12.75pt;width:46.95pt;height:10.1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" stroked="f">
                <v:textbox>
                  <w:txbxContent>
                    <w:p w14:paraId="01AFFB52" w14:textId="77777777" w:rsidR="006B51B8" w:rsidRDefault="006B51B8">
                      <w:pPr>
                        <w:spacing w:line="0" w:lineRule="atLeast"/>
                      </w:pPr>
                      <w:r>
                        <w:rPr>
                          <w:rFonts w:hint="eastAsia"/>
                        </w:rPr>
                        <w:t>…</w:t>
                      </w:r>
                    </w:p>
                  </w:txbxContent>
                </v:textbox>
              </v:shape>
            </w:pict>
          </mc:Fallback>
        </mc:AlternateContent>
      </w:r>
      <w:r>
        <w:rPr>
          <w:rFonts w:ascii="Times New Roman" w:hAnsi="Times New Roman"/>
          <w:noProof/>
          <w:sz w:val="18"/>
          <w:szCs w:val="18"/>
          <w:lang w:eastAsia="zh-CN"/>
        </w:rPr>
        <mc:AlternateContent>
          <mc:Choice Requires="wps">
            <w:drawing>
              <wp:anchor distT="0" distB="0" distL="114300" distR="114300" simplePos="0" relativeHeight="251648512" behindDoc="0" locked="0" layoutInCell="1" allowOverlap="1" wp14:anchorId="77DC150E" wp14:editId="77C03F08">
                <wp:simplePos x="0" y="0"/>
                <wp:positionH relativeFrom="column">
                  <wp:posOffset>7620</wp:posOffset>
                </wp:positionH>
                <wp:positionV relativeFrom="paragraph">
                  <wp:posOffset>161925</wp:posOffset>
                </wp:positionV>
                <wp:extent cx="596265" cy="128270"/>
                <wp:effectExtent l="3810" t="1270" r="0" b="3810"/>
                <wp:wrapNone/>
                <wp:docPr id="506" name="文本框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 cy="128270"/>
                        </a:xfrm>
                        <a:prstGeom prst="rect">
                          <a:avLst/>
                        </a:prstGeom>
                        <a:solidFill>
                          <a:srgbClr val="FFFFFF"/>
                        </a:solidFill>
                        <a:ln>
                          <a:noFill/>
                        </a:ln>
                        <a:effectLst/>
                        <a:extLs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107763" dir="18900000" algn="ctr" rotWithShape="0">
                                  <a:srgbClr val="808080"/>
                                </a:outerShdw>
                              </a:effectLst>
                            </a14:hiddenEffects>
                          </a:ext>
                        </a:extLst>
                      </wps:spPr>
                      <wps:txbx>
                        <w:txbxContent>
                          <w:p w14:paraId="2D539CF5" w14:textId="77777777" w:rsidR="006B51B8" w:rsidRDefault="006B51B8">
                            <w:pPr>
                              <w:spacing w:line="0" w:lineRule="atLeast"/>
                            </w:pP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DC150E" id="文本框 158" o:spid="_x0000_s1066" type="#_x0000_t202" style="position:absolute;left:0;text-align:left;margin-left:.6pt;margin-top:12.75pt;width:46.95pt;height:10.1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" stroked="f">
                <v:shadow offset="6pt,-6pt"/>
                <v:textbox>
                  <w:txbxContent>
                    <w:p w14:paraId="2D539CF5" w14:textId="77777777" w:rsidR="006B51B8" w:rsidRDefault="006B51B8">
                      <w:pPr>
                        <w:spacing w:line="0" w:lineRule="atLeast"/>
                      </w:pPr>
                      <w:r>
                        <w:rPr>
                          <w:rFonts w:hint="eastAsia"/>
                        </w:rPr>
                        <w:t>…</w:t>
                      </w:r>
                    </w:p>
                  </w:txbxContent>
                </v:textbox>
              </v:shape>
            </w:pict>
          </mc:Fallback>
        </mc:AlternateContent>
      </w:r>
    </w:p>
    <w:p w14:paraId="7FA28552" w14:textId="77777777" w:rsidR="007319B1" w:rsidRDefault="007319B1">
      <w:pPr>
        <w:spacing w:after="0" w:line="240" w:lineRule="auto"/>
        <w:ind w:left="2857" w:right="2824"/>
        <w:jc w:val="center"/>
        <w:rPr>
          <w:rFonts w:ascii="Times New Roman" w:hAnsi="Times New Roman"/>
          <w:sz w:val="18"/>
          <w:szCs w:val="18"/>
          <w:lang w:eastAsia="zh-CN"/>
        </w:rPr>
      </w:pPr>
    </w:p>
    <w:p w14:paraId="18E19107" w14:textId="77777777" w:rsidR="007319B1" w:rsidRDefault="007319B1">
      <w:pPr>
        <w:spacing w:after="0" w:line="240" w:lineRule="auto"/>
        <w:ind w:left="2857" w:right="2824"/>
        <w:jc w:val="center"/>
        <w:rPr>
          <w:rFonts w:ascii="Times New Roman" w:hAnsi="Times New Roman"/>
          <w:sz w:val="18"/>
          <w:szCs w:val="18"/>
          <w:lang w:eastAsia="zh-CN"/>
        </w:rPr>
      </w:pPr>
    </w:p>
    <w:p w14:paraId="2085854C" w14:textId="77777777" w:rsidR="007319B1" w:rsidRDefault="007319B1">
      <w:pPr>
        <w:spacing w:after="0" w:line="240" w:lineRule="auto"/>
        <w:ind w:left="2857" w:right="2824"/>
        <w:jc w:val="center"/>
        <w:rPr>
          <w:rFonts w:ascii="Times New Roman" w:hAnsi="Times New Roman"/>
          <w:sz w:val="18"/>
          <w:szCs w:val="18"/>
          <w:lang w:eastAsia="zh-CN"/>
        </w:rPr>
      </w:pPr>
    </w:p>
    <w:p w14:paraId="3D578096" w14:textId="77777777" w:rsidR="007319B1" w:rsidRDefault="007319B1">
      <w:pPr>
        <w:spacing w:after="0" w:line="240" w:lineRule="auto"/>
        <w:ind w:left="2857" w:right="2824"/>
        <w:jc w:val="center"/>
        <w:rPr>
          <w:rFonts w:ascii="Times New Roman" w:hAnsi="Times New Roman"/>
          <w:sz w:val="18"/>
          <w:szCs w:val="18"/>
          <w:lang w:eastAsia="zh-CN"/>
        </w:rPr>
      </w:pPr>
    </w:p>
    <w:p w14:paraId="60ECDB5F" w14:textId="77777777" w:rsidR="007319B1" w:rsidRDefault="007319B1">
      <w:pPr>
        <w:spacing w:after="0" w:line="240" w:lineRule="auto"/>
        <w:ind w:left="2857" w:right="2824"/>
        <w:jc w:val="center"/>
        <w:rPr>
          <w:rFonts w:ascii="Times New Roman" w:hAnsi="Times New Roman"/>
          <w:sz w:val="18"/>
          <w:szCs w:val="18"/>
          <w:lang w:eastAsia="zh-CN"/>
        </w:rPr>
      </w:pPr>
    </w:p>
    <w:p w14:paraId="79A8C664" w14:textId="77777777" w:rsidR="007319B1" w:rsidRDefault="007200B1">
      <w:pPr>
        <w:spacing w:after="0" w:line="240" w:lineRule="auto"/>
        <w:ind w:left="2857" w:right="2824"/>
        <w:jc w:val="center"/>
        <w:rPr>
          <w:rFonts w:ascii="Times New Roman" w:hAnsi="Times New Roman"/>
          <w:sz w:val="18"/>
          <w:szCs w:val="18"/>
          <w:lang w:eastAsia="zh-CN"/>
        </w:rPr>
      </w:pPr>
      <w:r>
        <w:rPr>
          <w:rFonts w:ascii="Times New Roman" w:hAnsi="Times New Roman"/>
          <w:noProof/>
          <w:sz w:val="18"/>
          <w:szCs w:val="18"/>
          <w:lang w:eastAsia="zh-CN"/>
        </w:rPr>
        <mc:AlternateContent>
          <mc:Choice Requires="wps">
            <w:drawing>
              <wp:anchor distT="0" distB="0" distL="114300" distR="114300" simplePos="0" relativeHeight="251644416" behindDoc="0" locked="0" layoutInCell="1" allowOverlap="1" wp14:anchorId="6EF681DF" wp14:editId="253F1DAE">
                <wp:simplePos x="0" y="0"/>
                <wp:positionH relativeFrom="column">
                  <wp:posOffset>923925</wp:posOffset>
                </wp:positionH>
                <wp:positionV relativeFrom="paragraph">
                  <wp:posOffset>89535</wp:posOffset>
                </wp:positionV>
                <wp:extent cx="2743200" cy="297180"/>
                <wp:effectExtent l="0" t="1270" r="3810" b="0"/>
                <wp:wrapNone/>
                <wp:docPr id="505" name="文本框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9718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8F62376" w14:textId="77777777" w:rsidR="006B51B8" w:rsidRDefault="006B51B8">
                            <w:pPr>
                              <w:spacing w:line="0" w:lineRule="atLeast"/>
                              <w:jc w:val="center"/>
                              <w:rPr>
                                <w:rFonts w:ascii="宋体" w:hAnsi="宋体" w:cs="Microsoft JhengHei"/>
                                <w:sz w:val="18"/>
                                <w:szCs w:val="18"/>
                                <w:lang w:eastAsia="zh-CN"/>
                              </w:rPr>
                            </w:pPr>
                            <w:r>
                              <w:rPr>
                                <w:rFonts w:ascii="宋体" w:hAnsi="宋体" w:cs="Microsoft JhengHei" w:hint="eastAsia"/>
                                <w:sz w:val="18"/>
                                <w:szCs w:val="18"/>
                                <w:lang w:eastAsia="zh-CN"/>
                              </w:rPr>
                              <w:t>图4-1 程序的编译、链接、装载和执行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681DF" id="文本框 176" o:spid="_x0000_s1067" type="#_x0000_t202" style="position:absolute;left:0;text-align:left;margin-left:72.75pt;margin-top:7.05pt;width:3in;height:23.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" stroked="f">
                <v:textbox>
                  <w:txbxContent>
                    <w:p w14:paraId="08F62376" w14:textId="77777777" w:rsidR="006B51B8" w:rsidRDefault="006B51B8">
                      <w:pPr>
                        <w:spacing w:line="0" w:lineRule="atLeast"/>
                        <w:jc w:val="center"/>
                        <w:rPr>
                          <w:rFonts w:ascii="宋体" w:hAnsi="宋体" w:cs="Microsoft JhengHei"/>
                          <w:sz w:val="18"/>
                          <w:szCs w:val="18"/>
                          <w:lang w:eastAsia="zh-CN"/>
                        </w:rPr>
                      </w:pPr>
                      <w:r>
                        <w:rPr>
                          <w:rFonts w:ascii="宋体" w:hAnsi="宋体" w:cs="Microsoft JhengHei" w:hint="eastAsia"/>
                          <w:sz w:val="18"/>
                          <w:szCs w:val="18"/>
                          <w:lang w:eastAsia="zh-CN"/>
                        </w:rPr>
                        <w:t>图4-1 程序的编译、链接、装载和执行</w:t>
                      </w:r>
                    </w:p>
                  </w:txbxContent>
                </v:textbox>
              </v:shape>
            </w:pict>
          </mc:Fallback>
        </mc:AlternateContent>
      </w:r>
    </w:p>
    <w:p w14:paraId="5ACFE655" w14:textId="77777777" w:rsidR="007319B1" w:rsidRDefault="007319B1">
      <w:pPr>
        <w:spacing w:after="0" w:line="240" w:lineRule="auto"/>
        <w:ind w:left="2857" w:right="2824"/>
        <w:jc w:val="center"/>
        <w:rPr>
          <w:rFonts w:ascii="Times New Roman" w:hAnsi="Times New Roman"/>
          <w:sz w:val="18"/>
          <w:szCs w:val="18"/>
          <w:lang w:eastAsia="zh-CN"/>
        </w:rPr>
      </w:pPr>
    </w:p>
    <w:p w14:paraId="74C43C64" w14:textId="77777777" w:rsidR="007319B1" w:rsidRDefault="007319B1">
      <w:pPr>
        <w:spacing w:before="4" w:after="0" w:line="200" w:lineRule="exact"/>
        <w:rPr>
          <w:rFonts w:ascii="Times New Roman" w:hAnsi="Times New Roman"/>
          <w:sz w:val="20"/>
          <w:szCs w:val="20"/>
          <w:lang w:eastAsia="zh-CN"/>
        </w:rPr>
      </w:pPr>
    </w:p>
    <w:p w14:paraId="274DCFA7"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1. </w:t>
      </w:r>
      <w:r>
        <w:rPr>
          <w:rFonts w:ascii="Times New Roman" w:hAnsi="Times New Roman"/>
          <w:b/>
          <w:bCs/>
          <w:spacing w:val="10"/>
          <w:sz w:val="21"/>
          <w:szCs w:val="21"/>
          <w:lang w:eastAsia="zh-CN"/>
        </w:rPr>
        <w:t>程序编译</w:t>
      </w:r>
    </w:p>
    <w:p w14:paraId="6F23EEF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源程序经过编译程序</w:t>
      </w:r>
      <w:r>
        <w:rPr>
          <w:rFonts w:ascii="Times New Roman" w:hAnsi="Times New Roman"/>
          <w:spacing w:val="10"/>
          <w:sz w:val="21"/>
          <w:szCs w:val="21"/>
          <w:lang w:eastAsia="zh-CN"/>
        </w:rPr>
        <w:t>(compiler)</w:t>
      </w:r>
      <w:r>
        <w:rPr>
          <w:rFonts w:ascii="Times New Roman" w:hAnsi="Times New Roman"/>
          <w:spacing w:val="10"/>
          <w:sz w:val="21"/>
          <w:szCs w:val="21"/>
          <w:lang w:eastAsia="zh-CN"/>
        </w:rPr>
        <w:t>或汇编程序</w:t>
      </w:r>
      <w:r>
        <w:rPr>
          <w:rFonts w:ascii="Times New Roman" w:hAnsi="Times New Roman"/>
          <w:spacing w:val="10"/>
          <w:sz w:val="21"/>
          <w:szCs w:val="21"/>
          <w:lang w:eastAsia="zh-CN"/>
        </w:rPr>
        <w:t>(assembly)</w:t>
      </w:r>
      <w:r>
        <w:rPr>
          <w:rFonts w:ascii="Times New Roman" w:hAnsi="Times New Roman"/>
          <w:spacing w:val="10"/>
          <w:sz w:val="21"/>
          <w:szCs w:val="21"/>
          <w:lang w:eastAsia="zh-CN"/>
        </w:rPr>
        <w:t>的处理生成目标模块（也称目标代码）。一个程序可由独立编写且具有不同功能的多个源程序模块组成，由于模块包含外部引用，即指向其他模块中的数据或指令地址，或包含对库函数的引用，编译程序或汇编程序负责记录引用发生位置，其处理结果将产生相应的多个目标模块，每个目标模块都附有供引用使用的内部符号表和外部符号表。符号表中依次给出各个符号名及在本目标模块中的名字地址，在模块被链接时进行转换。例如，编写一个名为</w:t>
      </w:r>
      <w:r>
        <w:rPr>
          <w:rFonts w:ascii="Times New Roman" w:hAnsi="Times New Roman"/>
          <w:spacing w:val="10"/>
          <w:sz w:val="21"/>
          <w:szCs w:val="21"/>
          <w:lang w:eastAsia="zh-CN"/>
        </w:rPr>
        <w:t>simplecomputing</w:t>
      </w:r>
      <w:r>
        <w:rPr>
          <w:rFonts w:ascii="Times New Roman" w:hAnsi="Times New Roman"/>
          <w:spacing w:val="10"/>
          <w:sz w:val="21"/>
          <w:szCs w:val="21"/>
          <w:lang w:eastAsia="zh-CN"/>
        </w:rPr>
        <w:t>的源程序，其主程序</w:t>
      </w:r>
      <w:r>
        <w:rPr>
          <w:rFonts w:ascii="Times New Roman" w:hAnsi="Times New Roman"/>
          <w:spacing w:val="10"/>
          <w:sz w:val="21"/>
          <w:szCs w:val="21"/>
          <w:lang w:eastAsia="zh-CN"/>
        </w:rPr>
        <w:t>main</w:t>
      </w:r>
      <w:r>
        <w:rPr>
          <w:rFonts w:ascii="Times New Roman" w:hAnsi="Times New Roman"/>
          <w:spacing w:val="10"/>
          <w:sz w:val="21"/>
          <w:szCs w:val="21"/>
          <w:lang w:eastAsia="zh-CN"/>
        </w:rPr>
        <w:t>中有函数和子程序调用指令：求平方根</w:t>
      </w:r>
      <w:r>
        <w:rPr>
          <w:rFonts w:ascii="Times New Roman" w:hAnsi="Times New Roman"/>
          <w:spacing w:val="10"/>
          <w:sz w:val="21"/>
          <w:szCs w:val="21"/>
          <w:lang w:eastAsia="zh-CN"/>
        </w:rPr>
        <w:t>SQRT</w:t>
      </w:r>
      <w:r>
        <w:rPr>
          <w:rFonts w:ascii="Times New Roman" w:hAnsi="Times New Roman"/>
          <w:spacing w:val="10"/>
          <w:sz w:val="21"/>
          <w:szCs w:val="21"/>
          <w:lang w:eastAsia="zh-CN"/>
        </w:rPr>
        <w:t>和转子程序</w:t>
      </w:r>
      <w:r>
        <w:rPr>
          <w:rFonts w:ascii="Times New Roman" w:hAnsi="Times New Roman"/>
          <w:spacing w:val="10"/>
          <w:sz w:val="21"/>
          <w:szCs w:val="21"/>
          <w:lang w:eastAsia="zh-CN"/>
        </w:rPr>
        <w:t xml:space="preserve"> SUB1</w:t>
      </w:r>
      <w:r>
        <w:rPr>
          <w:rFonts w:ascii="Times New Roman" w:hAnsi="Times New Roman"/>
          <w:spacing w:val="10"/>
          <w:sz w:val="21"/>
          <w:szCs w:val="21"/>
          <w:lang w:eastAsia="zh-CN"/>
        </w:rPr>
        <w:t>。</w:t>
      </w:r>
      <w:r>
        <w:rPr>
          <w:rFonts w:ascii="Times New Roman" w:hAnsi="Times New Roman"/>
          <w:spacing w:val="10"/>
          <w:sz w:val="21"/>
          <w:szCs w:val="21"/>
          <w:lang w:eastAsia="zh-CN"/>
        </w:rPr>
        <w:t>SQRT</w:t>
      </w:r>
      <w:r>
        <w:rPr>
          <w:rFonts w:ascii="Times New Roman" w:hAnsi="Times New Roman"/>
          <w:spacing w:val="10"/>
          <w:sz w:val="21"/>
          <w:szCs w:val="21"/>
          <w:lang w:eastAsia="zh-CN"/>
        </w:rPr>
        <w:t>是函数库中已被编译成可链接的目标模块的标准子程序，</w:t>
      </w:r>
      <w:r>
        <w:rPr>
          <w:rFonts w:ascii="Times New Roman" w:hAnsi="Times New Roman"/>
          <w:spacing w:val="10"/>
          <w:sz w:val="21"/>
          <w:szCs w:val="21"/>
          <w:lang w:eastAsia="zh-CN"/>
        </w:rPr>
        <w:t>SUB1</w:t>
      </w:r>
      <w:r>
        <w:rPr>
          <w:rFonts w:ascii="Times New Roman" w:hAnsi="Times New Roman"/>
          <w:spacing w:val="10"/>
          <w:sz w:val="21"/>
          <w:szCs w:val="21"/>
          <w:lang w:eastAsia="zh-CN"/>
        </w:rPr>
        <w:t>是另一个模块中定义的已被编译成可链接的子程序，这时所调用的入口地址均是未知的；编译程序或汇编程序将在外部符号表中记录外部符号名</w:t>
      </w:r>
      <w:r>
        <w:rPr>
          <w:rFonts w:ascii="Times New Roman" w:hAnsi="Times New Roman"/>
          <w:spacing w:val="10"/>
          <w:sz w:val="21"/>
          <w:szCs w:val="21"/>
          <w:lang w:eastAsia="zh-CN"/>
        </w:rPr>
        <w:t>SQRT</w:t>
      </w:r>
      <w:r>
        <w:rPr>
          <w:rFonts w:ascii="Times New Roman" w:hAnsi="Times New Roman"/>
          <w:spacing w:val="10"/>
          <w:sz w:val="21"/>
          <w:szCs w:val="21"/>
          <w:lang w:eastAsia="zh-CN"/>
        </w:rPr>
        <w:t>和</w:t>
      </w:r>
      <w:r>
        <w:rPr>
          <w:rFonts w:ascii="Times New Roman" w:hAnsi="Times New Roman"/>
          <w:spacing w:val="10"/>
          <w:sz w:val="21"/>
          <w:szCs w:val="21"/>
          <w:lang w:eastAsia="zh-CN"/>
        </w:rPr>
        <w:t>SUB1</w:t>
      </w:r>
      <w:r>
        <w:rPr>
          <w:rFonts w:ascii="Times New Roman" w:hAnsi="Times New Roman"/>
          <w:spacing w:val="10"/>
          <w:sz w:val="21"/>
          <w:szCs w:val="21"/>
          <w:lang w:eastAsia="zh-CN"/>
        </w:rPr>
        <w:t>，同时两条调用指令指向函数和子程序的位置。</w:t>
      </w:r>
    </w:p>
    <w:p w14:paraId="50927302"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2. </w:t>
      </w:r>
      <w:r>
        <w:rPr>
          <w:rFonts w:ascii="Times New Roman" w:hAnsi="Times New Roman"/>
          <w:b/>
          <w:bCs/>
          <w:spacing w:val="10"/>
          <w:sz w:val="21"/>
          <w:szCs w:val="21"/>
          <w:lang w:eastAsia="zh-CN"/>
        </w:rPr>
        <w:t>程序链接</w:t>
      </w:r>
    </w:p>
    <w:p w14:paraId="1D52FD7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链接程序（</w:t>
      </w:r>
      <w:r>
        <w:rPr>
          <w:rFonts w:ascii="Times New Roman" w:hAnsi="Times New Roman"/>
          <w:spacing w:val="10"/>
          <w:sz w:val="21"/>
          <w:szCs w:val="21"/>
          <w:lang w:eastAsia="zh-CN"/>
        </w:rPr>
        <w:t>linker</w:t>
      </w:r>
      <w:r>
        <w:rPr>
          <w:rFonts w:ascii="Times New Roman" w:hAnsi="Times New Roman"/>
          <w:spacing w:val="10"/>
          <w:sz w:val="21"/>
          <w:szCs w:val="21"/>
          <w:lang w:eastAsia="zh-CN"/>
        </w:rPr>
        <w:t>）的作用是根据目标模块之间的调用和依赖关系，将主调模块、被调模块、以及所用到的库函数装配和链接成一个完整的可装载执行模块。根据程序链接发生的时刻和链接方式，程序链接可分成三种方式：</w:t>
      </w:r>
    </w:p>
    <w:p w14:paraId="13D209EF" w14:textId="77777777" w:rsidR="007319B1" w:rsidRDefault="007319B1">
      <w:pPr>
        <w:spacing w:after="0" w:line="360" w:lineRule="auto"/>
        <w:ind w:right="91" w:firstLine="414"/>
        <w:jc w:val="both"/>
        <w:outlineLvl w:val="4"/>
        <w:rPr>
          <w:rFonts w:ascii="Times New Roman" w:hAnsi="Times New Roman"/>
          <w:spacing w:val="10"/>
          <w:sz w:val="21"/>
          <w:szCs w:val="21"/>
          <w:lang w:eastAsia="zh-CN"/>
        </w:rPr>
      </w:pPr>
      <w:r>
        <w:rPr>
          <w:rFonts w:ascii="Times New Roman" w:hAnsi="Times New Roman" w:hint="eastAsia"/>
          <w:spacing w:val="10"/>
          <w:sz w:val="21"/>
          <w:szCs w:val="21"/>
          <w:lang w:eastAsia="zh-CN"/>
        </w:rPr>
        <w:t>（</w:t>
      </w:r>
      <w:r>
        <w:rPr>
          <w:rFonts w:ascii="Times New Roman" w:hAnsi="Times New Roman" w:hint="eastAsia"/>
          <w:spacing w:val="10"/>
          <w:sz w:val="21"/>
          <w:szCs w:val="21"/>
          <w:lang w:eastAsia="zh-CN"/>
        </w:rPr>
        <w:t>1</w:t>
      </w:r>
      <w:r>
        <w:rPr>
          <w:rFonts w:ascii="Times New Roman" w:hAnsi="Times New Roman" w:hint="eastAsia"/>
          <w:spacing w:val="10"/>
          <w:sz w:val="21"/>
          <w:szCs w:val="21"/>
          <w:lang w:eastAsia="zh-CN"/>
        </w:rPr>
        <w:t>）</w:t>
      </w:r>
      <w:r>
        <w:rPr>
          <w:rFonts w:ascii="Times New Roman" w:hAnsi="Times New Roman"/>
          <w:spacing w:val="10"/>
          <w:sz w:val="21"/>
          <w:szCs w:val="21"/>
          <w:lang w:eastAsia="zh-CN"/>
        </w:rPr>
        <w:t>静态链接</w:t>
      </w:r>
    </w:p>
    <w:p w14:paraId="7BD3D18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是指在程序装载到内存和运行前，就已将它的所有目标模块及所需要的库函数进行链接和装配成一个完整的可执行程序且此后不再拆分。静态方式使得链接过程与装载过程相对独立，链接程序和装载程序可独立设计，但不支持内存空间中目标模块的单副本、不利于模块共享。</w:t>
      </w:r>
    </w:p>
    <w:p w14:paraId="081A926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仍采用上例，</w:t>
      </w:r>
      <w:r>
        <w:rPr>
          <w:rFonts w:ascii="Times New Roman" w:hAnsi="Times New Roman"/>
          <w:spacing w:val="10"/>
          <w:sz w:val="21"/>
          <w:szCs w:val="21"/>
          <w:lang w:eastAsia="zh-CN"/>
        </w:rPr>
        <w:t>linker</w:t>
      </w:r>
      <w:r>
        <w:rPr>
          <w:rFonts w:ascii="Times New Roman" w:hAnsi="Times New Roman"/>
          <w:spacing w:val="10"/>
          <w:sz w:val="21"/>
          <w:szCs w:val="21"/>
          <w:lang w:eastAsia="zh-CN"/>
        </w:rPr>
        <w:t>首先将主程序调入工作区，然后，扫描外部符号表，获得外部符号名</w:t>
      </w:r>
      <w:r>
        <w:rPr>
          <w:rFonts w:ascii="Times New Roman" w:hAnsi="Times New Roman"/>
          <w:spacing w:val="10"/>
          <w:sz w:val="21"/>
          <w:szCs w:val="21"/>
          <w:lang w:eastAsia="zh-CN"/>
        </w:rPr>
        <w:t>SQRT</w:t>
      </w:r>
      <w:r>
        <w:rPr>
          <w:rFonts w:ascii="Times New Roman" w:hAnsi="Times New Roman"/>
          <w:spacing w:val="10"/>
          <w:sz w:val="21"/>
          <w:szCs w:val="21"/>
          <w:lang w:eastAsia="zh-CN"/>
        </w:rPr>
        <w:t>，用此名字从标准函数库中找出函数的</w:t>
      </w:r>
      <w:r>
        <w:rPr>
          <w:rFonts w:ascii="Times New Roman" w:hAnsi="Times New Roman"/>
          <w:spacing w:val="10"/>
          <w:sz w:val="21"/>
          <w:szCs w:val="21"/>
          <w:lang w:eastAsia="zh-CN"/>
        </w:rPr>
        <w:t>sqrt.o</w:t>
      </w:r>
      <w:r>
        <w:rPr>
          <w:rFonts w:ascii="Times New Roman" w:hAnsi="Times New Roman"/>
          <w:spacing w:val="10"/>
          <w:sz w:val="21"/>
          <w:szCs w:val="21"/>
          <w:lang w:eastAsia="zh-CN"/>
        </w:rPr>
        <w:t>并装入工作区，拼接在主程序的下面；</w:t>
      </w:r>
      <w:r>
        <w:rPr>
          <w:rFonts w:ascii="Times New Roman" w:hAnsi="Times New Roman"/>
          <w:spacing w:val="10"/>
          <w:sz w:val="21"/>
          <w:szCs w:val="21"/>
          <w:lang w:eastAsia="zh-CN"/>
        </w:rPr>
        <w:t>SQRT</w:t>
      </w:r>
      <w:r>
        <w:rPr>
          <w:rFonts w:ascii="Times New Roman" w:hAnsi="Times New Roman"/>
          <w:spacing w:val="10"/>
          <w:sz w:val="21"/>
          <w:szCs w:val="21"/>
          <w:lang w:eastAsia="zh-CN"/>
        </w:rPr>
        <w:t>函数的内存位置就是调用</w:t>
      </w:r>
      <w:r>
        <w:rPr>
          <w:rFonts w:ascii="Times New Roman" w:hAnsi="Times New Roman"/>
          <w:spacing w:val="10"/>
          <w:sz w:val="21"/>
          <w:szCs w:val="21"/>
          <w:lang w:eastAsia="zh-CN"/>
        </w:rPr>
        <w:t>SQRT</w:t>
      </w:r>
      <w:r>
        <w:rPr>
          <w:rFonts w:ascii="Times New Roman" w:hAnsi="Times New Roman"/>
          <w:spacing w:val="10"/>
          <w:sz w:val="21"/>
          <w:szCs w:val="21"/>
          <w:lang w:eastAsia="zh-CN"/>
        </w:rPr>
        <w:t>指令的入口地址，将此指令代真；调用</w:t>
      </w:r>
      <w:r>
        <w:rPr>
          <w:rFonts w:ascii="Times New Roman" w:hAnsi="Times New Roman"/>
          <w:spacing w:val="10"/>
          <w:sz w:val="21"/>
          <w:szCs w:val="21"/>
          <w:lang w:eastAsia="zh-CN"/>
        </w:rPr>
        <w:t>SUB</w:t>
      </w:r>
      <w:r>
        <w:rPr>
          <w:rFonts w:ascii="Times New Roman" w:hAnsi="Times New Roman"/>
          <w:spacing w:val="10"/>
          <w:sz w:val="21"/>
          <w:szCs w:val="21"/>
          <w:lang w:eastAsia="zh-CN"/>
        </w:rPr>
        <w:t>１的链接过程与此相似，只是从另一个模块中找到</w:t>
      </w:r>
      <w:r>
        <w:rPr>
          <w:rFonts w:ascii="Times New Roman" w:hAnsi="Times New Roman"/>
          <w:spacing w:val="10"/>
          <w:sz w:val="21"/>
          <w:szCs w:val="21"/>
          <w:lang w:eastAsia="zh-CN"/>
        </w:rPr>
        <w:t>sub1.o</w:t>
      </w:r>
      <w:r>
        <w:rPr>
          <w:rFonts w:ascii="Times New Roman" w:hAnsi="Times New Roman"/>
          <w:spacing w:val="10"/>
          <w:sz w:val="21"/>
          <w:szCs w:val="21"/>
          <w:lang w:eastAsia="zh-CN"/>
        </w:rPr>
        <w:t>的位置并进行指令代真；需要解析内部和外部符号表，把对符号名的引用转换为数值引用，要将涉及名字地址的程序入口点和数据引用点转换为数值地址。经过链接处理后，主程序</w:t>
      </w:r>
      <w:r>
        <w:rPr>
          <w:rFonts w:ascii="Times New Roman" w:hAnsi="Times New Roman"/>
          <w:spacing w:val="10"/>
          <w:sz w:val="21"/>
          <w:szCs w:val="21"/>
          <w:lang w:eastAsia="zh-CN"/>
        </w:rPr>
        <w:t>main</w:t>
      </w:r>
      <w:r>
        <w:rPr>
          <w:rFonts w:ascii="Times New Roman" w:hAnsi="Times New Roman"/>
          <w:spacing w:val="10"/>
          <w:sz w:val="21"/>
          <w:szCs w:val="21"/>
          <w:lang w:eastAsia="zh-CN"/>
        </w:rPr>
        <w:t>与</w:t>
      </w:r>
      <w:r>
        <w:rPr>
          <w:rFonts w:ascii="Times New Roman" w:hAnsi="Times New Roman"/>
          <w:spacing w:val="10"/>
          <w:sz w:val="21"/>
          <w:szCs w:val="21"/>
          <w:lang w:eastAsia="zh-CN"/>
        </w:rPr>
        <w:t>SQRT</w:t>
      </w:r>
      <w:r>
        <w:rPr>
          <w:rFonts w:ascii="Times New Roman" w:hAnsi="Times New Roman"/>
          <w:spacing w:val="10"/>
          <w:sz w:val="21"/>
          <w:szCs w:val="21"/>
          <w:lang w:eastAsia="zh-CN"/>
        </w:rPr>
        <w:t>函数和</w:t>
      </w:r>
      <w:r>
        <w:rPr>
          <w:rFonts w:ascii="Times New Roman" w:hAnsi="Times New Roman"/>
          <w:spacing w:val="10"/>
          <w:sz w:val="21"/>
          <w:szCs w:val="21"/>
          <w:lang w:eastAsia="zh-CN"/>
        </w:rPr>
        <w:t>SUB1</w:t>
      </w:r>
      <w:r>
        <w:rPr>
          <w:rFonts w:ascii="Times New Roman" w:hAnsi="Times New Roman"/>
          <w:spacing w:val="10"/>
          <w:sz w:val="21"/>
          <w:szCs w:val="21"/>
          <w:lang w:eastAsia="zh-CN"/>
        </w:rPr>
        <w:t>子程序链接成完整的可重定位目标程序</w:t>
      </w:r>
      <w:r>
        <w:rPr>
          <w:rFonts w:ascii="Times New Roman" w:hAnsi="Times New Roman"/>
          <w:spacing w:val="10"/>
          <w:sz w:val="21"/>
          <w:szCs w:val="21"/>
          <w:lang w:eastAsia="zh-CN"/>
        </w:rPr>
        <w:t>simplecomputing.o(</w:t>
      </w:r>
      <w:r>
        <w:rPr>
          <w:rFonts w:ascii="Times New Roman" w:hAnsi="Times New Roman"/>
          <w:spacing w:val="10"/>
          <w:sz w:val="21"/>
          <w:szCs w:val="21"/>
          <w:lang w:eastAsia="zh-CN"/>
        </w:rPr>
        <w:t>使用了图</w:t>
      </w:r>
      <w:r>
        <w:rPr>
          <w:rFonts w:ascii="Times New Roman" w:hAnsi="Times New Roman"/>
          <w:spacing w:val="10"/>
          <w:sz w:val="21"/>
          <w:szCs w:val="21"/>
          <w:lang w:eastAsia="zh-CN"/>
        </w:rPr>
        <w:t>4.1</w:t>
      </w:r>
      <w:r>
        <w:rPr>
          <w:rFonts w:ascii="Times New Roman" w:hAnsi="Times New Roman"/>
          <w:spacing w:val="10"/>
          <w:sz w:val="21"/>
          <w:szCs w:val="21"/>
          <w:lang w:eastAsia="zh-CN"/>
        </w:rPr>
        <w:t>中用实线框住的静态系统库</w:t>
      </w:r>
      <w:r>
        <w:rPr>
          <w:rFonts w:ascii="Times New Roman" w:hAnsi="Times New Roman"/>
          <w:spacing w:val="10"/>
          <w:sz w:val="21"/>
          <w:szCs w:val="21"/>
          <w:lang w:eastAsia="zh-CN"/>
        </w:rPr>
        <w:t>)</w:t>
      </w:r>
      <w:r>
        <w:rPr>
          <w:rFonts w:ascii="Times New Roman" w:hAnsi="Times New Roman"/>
          <w:spacing w:val="10"/>
          <w:sz w:val="21"/>
          <w:szCs w:val="21"/>
          <w:lang w:eastAsia="zh-CN"/>
        </w:rPr>
        <w:t>。</w:t>
      </w:r>
    </w:p>
    <w:p w14:paraId="7E6FF34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可重定位目标程序又称装载代码模块，它存放于磁盘中，由于程序在内存中的位置不可预知，链接时程序地址空间中的地址总是相对某个基准（通常为０）开始编号的顺序地址，称为逻辑地址或相对地址。</w:t>
      </w:r>
    </w:p>
    <w:p w14:paraId="27D5C869" w14:textId="77777777" w:rsidR="007319B1" w:rsidRDefault="007319B1">
      <w:pPr>
        <w:spacing w:after="0" w:line="360" w:lineRule="auto"/>
        <w:ind w:right="91" w:firstLine="414"/>
        <w:jc w:val="both"/>
        <w:outlineLvl w:val="4"/>
        <w:rPr>
          <w:rFonts w:ascii="Times New Roman" w:hAnsi="Times New Roman"/>
          <w:spacing w:val="10"/>
          <w:sz w:val="21"/>
          <w:szCs w:val="21"/>
          <w:lang w:eastAsia="zh-CN"/>
        </w:rPr>
      </w:pPr>
      <w:r>
        <w:rPr>
          <w:rFonts w:ascii="Times New Roman" w:hAnsi="Times New Roman" w:hint="eastAsia"/>
          <w:spacing w:val="10"/>
          <w:sz w:val="21"/>
          <w:szCs w:val="21"/>
          <w:lang w:eastAsia="zh-CN"/>
        </w:rPr>
        <w:t>（</w:t>
      </w:r>
      <w:r>
        <w:rPr>
          <w:rFonts w:ascii="Times New Roman" w:hAnsi="Times New Roman" w:hint="eastAsia"/>
          <w:spacing w:val="10"/>
          <w:sz w:val="21"/>
          <w:szCs w:val="21"/>
          <w:lang w:eastAsia="zh-CN"/>
        </w:rPr>
        <w:t>2</w:t>
      </w:r>
      <w:r>
        <w:rPr>
          <w:rFonts w:ascii="Times New Roman" w:hAnsi="Times New Roman" w:hint="eastAsia"/>
          <w:spacing w:val="10"/>
          <w:sz w:val="21"/>
          <w:szCs w:val="21"/>
          <w:lang w:eastAsia="zh-CN"/>
        </w:rPr>
        <w:t>）</w:t>
      </w:r>
      <w:r>
        <w:rPr>
          <w:rFonts w:ascii="Times New Roman" w:hAnsi="Times New Roman"/>
          <w:spacing w:val="10"/>
          <w:sz w:val="21"/>
          <w:szCs w:val="21"/>
          <w:lang w:eastAsia="zh-CN"/>
        </w:rPr>
        <w:t>动态链接</w:t>
      </w:r>
    </w:p>
    <w:p w14:paraId="4F762C4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是指在程序装入内存前并未事先进行程序各目标模块的链接，而是在程序装载时，一边装载一边链接，生成一个可执行程序。在装载目标模块时，若发生外部模块调用，将引发相应外部目标模块的搜索、装载和链接。动态链接方式使得各目标模块相对独立存在，便于个别目标模块的修改或更新，且不影响程序的装载和执行；同时，若发现所需某目标模块已在内存，可直接进行链接且无须再次装载，支持目标模块的共享。但由于装载和链接过程交织在一起，装载程序和链接程序将合</w:t>
      </w:r>
      <w:r>
        <w:rPr>
          <w:rFonts w:ascii="Times New Roman" w:hAnsi="Times New Roman"/>
          <w:spacing w:val="10"/>
          <w:sz w:val="21"/>
          <w:szCs w:val="21"/>
          <w:lang w:eastAsia="zh-CN"/>
        </w:rPr>
        <w:lastRenderedPageBreak/>
        <w:t>二为一，增加了设计和开发难度。</w:t>
      </w:r>
    </w:p>
    <w:p w14:paraId="038E5CBE" w14:textId="77777777" w:rsidR="007319B1" w:rsidRDefault="007319B1">
      <w:pPr>
        <w:spacing w:after="0" w:line="360" w:lineRule="auto"/>
        <w:ind w:right="91" w:firstLine="414"/>
        <w:jc w:val="both"/>
        <w:outlineLvl w:val="4"/>
        <w:rPr>
          <w:rFonts w:ascii="Times New Roman" w:hAnsi="Times New Roman"/>
          <w:b/>
          <w:bCs/>
          <w:spacing w:val="10"/>
          <w:sz w:val="21"/>
          <w:szCs w:val="21"/>
          <w:lang w:eastAsia="zh-CN"/>
        </w:rPr>
      </w:pPr>
      <w:r>
        <w:rPr>
          <w:rFonts w:ascii="Times New Roman" w:hAnsi="Times New Roman" w:hint="eastAsia"/>
          <w:b/>
          <w:bCs/>
          <w:spacing w:val="10"/>
          <w:sz w:val="21"/>
          <w:szCs w:val="21"/>
          <w:lang w:eastAsia="zh-CN"/>
        </w:rPr>
        <w:t>（</w:t>
      </w:r>
      <w:r>
        <w:rPr>
          <w:rFonts w:ascii="Times New Roman" w:hAnsi="Times New Roman" w:hint="eastAsia"/>
          <w:b/>
          <w:bCs/>
          <w:spacing w:val="10"/>
          <w:sz w:val="21"/>
          <w:szCs w:val="21"/>
          <w:lang w:eastAsia="zh-CN"/>
        </w:rPr>
        <w:t>3</w:t>
      </w:r>
      <w:r>
        <w:rPr>
          <w:rFonts w:ascii="Times New Roman" w:hAnsi="Times New Roman" w:hint="eastAsia"/>
          <w:b/>
          <w:bCs/>
          <w:spacing w:val="10"/>
          <w:sz w:val="21"/>
          <w:szCs w:val="21"/>
          <w:lang w:eastAsia="zh-CN"/>
        </w:rPr>
        <w:t>）</w:t>
      </w:r>
      <w:r>
        <w:rPr>
          <w:rFonts w:ascii="Times New Roman" w:hAnsi="Times New Roman"/>
          <w:b/>
          <w:bCs/>
          <w:spacing w:val="10"/>
          <w:sz w:val="21"/>
          <w:szCs w:val="21"/>
          <w:lang w:eastAsia="zh-CN"/>
        </w:rPr>
        <w:t>运行时链接</w:t>
      </w:r>
    </w:p>
    <w:p w14:paraId="0788A58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是指将某些目标模块或库函数的链接推迟到执行时才进行。在程序执行过程中，若发现被调用模块或库函数尚未链接，先在内存中进行搜索以查看其是否装入内存；若已装入，则直接将其链接到调用者程序中，否则才进行该模块在外存上的搜索，以及装入内存和进行链接，生成一个可执行程序。这样可避免事先无法知道本次要运行哪些目标模块，避免程序执行过程中不被调用的某些目标模块在执行前进行链接和装载而引起的开销，提高系统资源利用率和系统效率。现代操作系统都支持和采用动态链接系统库（</w:t>
      </w:r>
      <w:r>
        <w:rPr>
          <w:rFonts w:ascii="Times New Roman" w:hAnsi="Times New Roman"/>
          <w:spacing w:val="10"/>
          <w:sz w:val="21"/>
          <w:szCs w:val="21"/>
          <w:lang w:eastAsia="zh-CN"/>
        </w:rPr>
        <w:t>Dynamic Link Library</w:t>
      </w:r>
      <w:r>
        <w:rPr>
          <w:rFonts w:ascii="Times New Roman" w:hAnsi="Times New Roman"/>
          <w:spacing w:val="10"/>
          <w:sz w:val="21"/>
          <w:szCs w:val="21"/>
          <w:lang w:eastAsia="zh-CN"/>
        </w:rPr>
        <w:t>，</w:t>
      </w:r>
      <w:r>
        <w:rPr>
          <w:rFonts w:ascii="Times New Roman" w:hAnsi="Times New Roman"/>
          <w:spacing w:val="10"/>
          <w:sz w:val="21"/>
          <w:szCs w:val="21"/>
          <w:lang w:eastAsia="zh-CN"/>
        </w:rPr>
        <w:t>DLL)</w:t>
      </w:r>
      <w:r>
        <w:rPr>
          <w:rFonts w:ascii="Times New Roman" w:hAnsi="Times New Roman"/>
          <w:spacing w:val="10"/>
          <w:sz w:val="21"/>
          <w:szCs w:val="21"/>
          <w:lang w:eastAsia="zh-CN"/>
        </w:rPr>
        <w:t>及运行时链接，程序执行所需的库函数所在的部分目标模块是伴随着其被调用才动态进行装载和链接，而这些目标模块可能因其他程序调用已被调入内存，也可能因没有程序调用尚未装入内存。具体做法是：不必将程序所需的外部函数代码从系统库中提取出来并链入目标模块中，而仅是在程序调用处登记调用信息，记录函数名及入口号，形成调用链接。一旦</w:t>
      </w:r>
      <w:r>
        <w:rPr>
          <w:rFonts w:ascii="Times New Roman" w:hAnsi="Times New Roman"/>
          <w:spacing w:val="10"/>
          <w:sz w:val="21"/>
          <w:szCs w:val="21"/>
          <w:lang w:eastAsia="zh-CN"/>
        </w:rPr>
        <w:t>DLL</w:t>
      </w:r>
      <w:r>
        <w:rPr>
          <w:rFonts w:ascii="Times New Roman" w:hAnsi="Times New Roman"/>
          <w:spacing w:val="10"/>
          <w:sz w:val="21"/>
          <w:szCs w:val="21"/>
          <w:lang w:eastAsia="zh-CN"/>
        </w:rPr>
        <w:t>库调入内存后，就可以确定所调函数在内存的物理地址</w:t>
      </w:r>
      <w:r>
        <w:rPr>
          <w:rFonts w:ascii="Times New Roman" w:hAnsi="Times New Roman"/>
          <w:spacing w:val="10"/>
          <w:sz w:val="21"/>
          <w:szCs w:val="21"/>
          <w:lang w:eastAsia="zh-CN"/>
        </w:rPr>
        <w:t>(</w:t>
      </w:r>
      <w:r>
        <w:rPr>
          <w:rFonts w:ascii="Times New Roman" w:hAnsi="Times New Roman"/>
          <w:spacing w:val="10"/>
          <w:sz w:val="21"/>
          <w:szCs w:val="21"/>
          <w:lang w:eastAsia="zh-CN"/>
        </w:rPr>
        <w:t>使用图</w:t>
      </w:r>
      <w:r>
        <w:rPr>
          <w:rFonts w:ascii="Times New Roman" w:hAnsi="Times New Roman"/>
          <w:spacing w:val="10"/>
          <w:sz w:val="21"/>
          <w:szCs w:val="21"/>
          <w:lang w:eastAsia="zh-CN"/>
        </w:rPr>
        <w:t>4.1</w:t>
      </w:r>
      <w:r>
        <w:rPr>
          <w:rFonts w:ascii="Times New Roman" w:hAnsi="Times New Roman"/>
          <w:spacing w:val="10"/>
          <w:sz w:val="21"/>
          <w:szCs w:val="21"/>
          <w:lang w:eastAsia="zh-CN"/>
        </w:rPr>
        <w:t>中用虚线框住的动态系统库</w:t>
      </w:r>
      <w:r>
        <w:rPr>
          <w:rFonts w:ascii="Times New Roman" w:hAnsi="Times New Roman"/>
          <w:spacing w:val="10"/>
          <w:sz w:val="21"/>
          <w:szCs w:val="21"/>
          <w:lang w:eastAsia="zh-CN"/>
        </w:rPr>
        <w:t>)</w:t>
      </w:r>
      <w:r>
        <w:rPr>
          <w:rFonts w:ascii="Times New Roman" w:hAnsi="Times New Roman"/>
          <w:spacing w:val="10"/>
          <w:sz w:val="21"/>
          <w:szCs w:val="21"/>
          <w:lang w:eastAsia="zh-CN"/>
        </w:rPr>
        <w:t>，系统库及动态链接调用过程详见本章</w:t>
      </w:r>
      <w:r>
        <w:rPr>
          <w:rFonts w:ascii="Times New Roman" w:hAnsi="Times New Roman"/>
          <w:spacing w:val="10"/>
          <w:sz w:val="21"/>
          <w:szCs w:val="21"/>
          <w:lang w:eastAsia="zh-CN"/>
        </w:rPr>
        <w:t>4.3.4</w:t>
      </w:r>
      <w:r>
        <w:rPr>
          <w:rFonts w:ascii="Times New Roman" w:hAnsi="Times New Roman"/>
          <w:spacing w:val="10"/>
          <w:sz w:val="21"/>
          <w:szCs w:val="21"/>
          <w:lang w:eastAsia="zh-CN"/>
        </w:rPr>
        <w:t>节。</w:t>
      </w:r>
    </w:p>
    <w:p w14:paraId="204361AC"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3. </w:t>
      </w:r>
      <w:r>
        <w:rPr>
          <w:rFonts w:ascii="Times New Roman" w:hAnsi="Times New Roman"/>
          <w:b/>
          <w:bCs/>
          <w:spacing w:val="10"/>
          <w:sz w:val="21"/>
          <w:szCs w:val="21"/>
          <w:lang w:eastAsia="zh-CN"/>
        </w:rPr>
        <w:t>程序装载</w:t>
      </w:r>
    </w:p>
    <w:p w14:paraId="5406C25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通常，装载程序（</w:t>
      </w:r>
      <w:r>
        <w:rPr>
          <w:rFonts w:ascii="Times New Roman" w:hAnsi="Times New Roman"/>
          <w:spacing w:val="10"/>
          <w:sz w:val="21"/>
          <w:szCs w:val="21"/>
          <w:lang w:eastAsia="zh-CN"/>
        </w:rPr>
        <w:t>loader</w:t>
      </w:r>
      <w:r>
        <w:rPr>
          <w:rFonts w:ascii="Times New Roman" w:hAnsi="Times New Roman"/>
          <w:spacing w:val="10"/>
          <w:sz w:val="21"/>
          <w:szCs w:val="21"/>
          <w:lang w:eastAsia="zh-CN"/>
        </w:rPr>
        <w:t>）把可执行程序装入内存的方式有三种：</w:t>
      </w:r>
      <w:r>
        <w:rPr>
          <w:rFonts w:ascii="Times New Roman" w:hAnsi="Times New Roman"/>
          <w:spacing w:val="10"/>
          <w:sz w:val="21"/>
          <w:szCs w:val="21"/>
          <w:lang w:eastAsia="zh-CN"/>
        </w:rPr>
        <w:t>(1)</w:t>
      </w:r>
      <w:r>
        <w:rPr>
          <w:rFonts w:ascii="Times New Roman" w:hAnsi="Times New Roman"/>
          <w:spacing w:val="10"/>
          <w:sz w:val="21"/>
          <w:szCs w:val="21"/>
          <w:lang w:eastAsia="zh-CN"/>
        </w:rPr>
        <w:t>绝对装载。装载模块中的指令地址始终与其内存中的地址相同，即在模块中出现的所有地址都是内存绝对地址。</w:t>
      </w:r>
      <w:r>
        <w:rPr>
          <w:rFonts w:ascii="Times New Roman" w:hAnsi="Times New Roman"/>
          <w:spacing w:val="10"/>
          <w:sz w:val="21"/>
          <w:szCs w:val="21"/>
          <w:lang w:eastAsia="zh-CN"/>
        </w:rPr>
        <w:t>(2)</w:t>
      </w:r>
      <w:r>
        <w:rPr>
          <w:rFonts w:ascii="Times New Roman" w:hAnsi="Times New Roman"/>
          <w:spacing w:val="10"/>
          <w:sz w:val="21"/>
          <w:szCs w:val="21"/>
          <w:lang w:eastAsia="zh-CN"/>
        </w:rPr>
        <w:t>可重定位装载。根据内存当时使用情况，决定将装载代码模块放入内存的物理位置。模块内使用的地址都是相对地址。</w:t>
      </w:r>
      <w:r>
        <w:rPr>
          <w:rFonts w:ascii="Times New Roman" w:hAnsi="Times New Roman"/>
          <w:spacing w:val="10"/>
          <w:sz w:val="21"/>
          <w:szCs w:val="21"/>
          <w:lang w:eastAsia="zh-CN"/>
        </w:rPr>
        <w:t>(3)</w:t>
      </w:r>
      <w:r>
        <w:rPr>
          <w:rFonts w:ascii="Times New Roman" w:hAnsi="Times New Roman"/>
          <w:spacing w:val="10"/>
          <w:sz w:val="21"/>
          <w:szCs w:val="21"/>
          <w:lang w:eastAsia="zh-CN"/>
        </w:rPr>
        <w:t>动态运行时装载。为提高内存利用率，装入内存的程序可换出到磁盘上，适当时候再换入到内存中，对换前后程序在内存中的位置可能不同，即允许进程的内存映像在不同时候处于不同位置，此时模块内使用的地址必为相对地址。</w:t>
      </w:r>
    </w:p>
    <w:p w14:paraId="225AB96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磁盘中的装载模块所使用的是逻辑地址，其逻辑地址集合称为进程的逻辑地址空间。逻辑地址空间可以是一维的，这时逻辑地址限制在从</w:t>
      </w:r>
      <w:r>
        <w:rPr>
          <w:rFonts w:ascii="Times New Roman" w:hAnsi="Times New Roman"/>
          <w:spacing w:val="10"/>
          <w:sz w:val="21"/>
          <w:szCs w:val="21"/>
          <w:lang w:eastAsia="zh-CN"/>
        </w:rPr>
        <w:t>0</w:t>
      </w:r>
      <w:r>
        <w:rPr>
          <w:rFonts w:ascii="Times New Roman" w:hAnsi="Times New Roman"/>
          <w:spacing w:val="10"/>
          <w:sz w:val="21"/>
          <w:szCs w:val="21"/>
          <w:lang w:eastAsia="zh-CN"/>
        </w:rPr>
        <w:t>开始顺序排列的地址空间内；也可以是二维的，这时整个程序被分为若干段，每段都有不同段号，段内地址从０开始顺序编址。进程运行时，其装载代码模块将被装入物理地址空间中，此时程序和数据的实际地址不可能同原来的逻辑地址一致。物理内存从统一的基地址开始顺序编址的存储单元称为物理地址或绝对地址，物理地址的总体构成物理地址空间。注意，物理地址空间是由存储器地址总线扫描出来的空间，其大小取决于实际安装的内存容量。</w:t>
      </w:r>
    </w:p>
    <w:p w14:paraId="0D86B16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可执行程序逻辑地址转换（绑定）为物理地址的过程称地址重定位、地址映射或地址转换，基于上述程序装入方式，可区分三种地址重定位。</w:t>
      </w:r>
    </w:p>
    <w:p w14:paraId="03509D3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hint="eastAsia"/>
          <w:spacing w:val="10"/>
          <w:sz w:val="21"/>
          <w:szCs w:val="21"/>
          <w:lang w:eastAsia="zh-CN"/>
        </w:rPr>
        <w:t>（</w:t>
      </w:r>
      <w:r>
        <w:rPr>
          <w:rFonts w:ascii="Times New Roman" w:hAnsi="Times New Roman" w:hint="eastAsia"/>
          <w:spacing w:val="10"/>
          <w:sz w:val="21"/>
          <w:szCs w:val="21"/>
          <w:lang w:eastAsia="zh-CN"/>
        </w:rPr>
        <w:t>1</w:t>
      </w:r>
      <w:r>
        <w:rPr>
          <w:rFonts w:ascii="Times New Roman" w:hAnsi="Times New Roman" w:hint="eastAsia"/>
          <w:spacing w:val="10"/>
          <w:sz w:val="21"/>
          <w:szCs w:val="21"/>
          <w:lang w:eastAsia="zh-CN"/>
        </w:rPr>
        <w:t>）</w:t>
      </w:r>
      <w:r>
        <w:rPr>
          <w:rFonts w:ascii="Times New Roman" w:hAnsi="Times New Roman"/>
          <w:spacing w:val="10"/>
          <w:sz w:val="21"/>
          <w:szCs w:val="21"/>
          <w:lang w:eastAsia="zh-CN"/>
        </w:rPr>
        <w:t>静态地址重定位</w:t>
      </w:r>
    </w:p>
    <w:p w14:paraId="46AC879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由装载程序实现装载代码模块的加载和地址转换，把它装入分配给进程的内存指定区域，其中的所有逻辑地址修改成内存物理地址，称静态地址重定位（</w:t>
      </w:r>
      <w:r>
        <w:rPr>
          <w:rFonts w:ascii="Times New Roman" w:hAnsi="Times New Roman"/>
          <w:spacing w:val="10"/>
          <w:sz w:val="21"/>
          <w:szCs w:val="21"/>
          <w:lang w:eastAsia="zh-CN"/>
        </w:rPr>
        <w:t>static relocating address</w:t>
      </w:r>
      <w:r>
        <w:rPr>
          <w:rFonts w:ascii="Times New Roman" w:hAnsi="Times New Roman"/>
          <w:spacing w:val="10"/>
          <w:sz w:val="21"/>
          <w:szCs w:val="21"/>
          <w:lang w:eastAsia="zh-CN"/>
        </w:rPr>
        <w:t>）。地址转换工作在进程执行前一次完成，无须硬件支持，易于实现，但不允许程序在执行过程中移动位置，这种技术只在早期单用户单任务系统中使用过。</w:t>
      </w:r>
    </w:p>
    <w:p w14:paraId="63DBB88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hint="eastAsia"/>
          <w:spacing w:val="10"/>
          <w:sz w:val="21"/>
          <w:szCs w:val="21"/>
          <w:lang w:eastAsia="zh-CN"/>
        </w:rPr>
        <w:t>（</w:t>
      </w:r>
      <w:r>
        <w:rPr>
          <w:rFonts w:ascii="Times New Roman" w:hAnsi="Times New Roman" w:hint="eastAsia"/>
          <w:spacing w:val="10"/>
          <w:sz w:val="21"/>
          <w:szCs w:val="21"/>
          <w:lang w:eastAsia="zh-CN"/>
        </w:rPr>
        <w:t>2</w:t>
      </w:r>
      <w:r>
        <w:rPr>
          <w:rFonts w:ascii="Times New Roman" w:hAnsi="Times New Roman" w:hint="eastAsia"/>
          <w:spacing w:val="10"/>
          <w:sz w:val="21"/>
          <w:szCs w:val="21"/>
          <w:lang w:eastAsia="zh-CN"/>
        </w:rPr>
        <w:t>）</w:t>
      </w:r>
      <w:r>
        <w:rPr>
          <w:rFonts w:ascii="Times New Roman" w:hAnsi="Times New Roman"/>
          <w:spacing w:val="10"/>
          <w:sz w:val="21"/>
          <w:szCs w:val="21"/>
          <w:lang w:eastAsia="zh-CN"/>
        </w:rPr>
        <w:t>动态地址重定位</w:t>
      </w:r>
    </w:p>
    <w:p w14:paraId="7F42F4B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由装载程序实现装载代码模块的加载，把它装入分配给进程的内存指定区域，但对链接程序处</w:t>
      </w:r>
      <w:r>
        <w:rPr>
          <w:rFonts w:ascii="Times New Roman" w:hAnsi="Times New Roman"/>
          <w:spacing w:val="10"/>
          <w:sz w:val="21"/>
          <w:szCs w:val="21"/>
          <w:lang w:eastAsia="zh-CN"/>
        </w:rPr>
        <w:lastRenderedPageBreak/>
        <w:t>理过的应用程序的逻辑地址则不做任何修改，程序内存起始地址被置入硬件专用寄存器</w:t>
      </w:r>
      <w:r>
        <w:rPr>
          <w:rFonts w:ascii="Times New Roman" w:hAnsi="Times New Roman"/>
          <w:spacing w:val="10"/>
          <w:sz w:val="21"/>
          <w:szCs w:val="21"/>
          <w:lang w:eastAsia="zh-CN"/>
        </w:rPr>
        <w:t>--</w:t>
      </w:r>
      <w:r>
        <w:rPr>
          <w:rFonts w:ascii="Times New Roman" w:hAnsi="Times New Roman"/>
          <w:spacing w:val="10"/>
          <w:sz w:val="21"/>
          <w:szCs w:val="21"/>
          <w:lang w:eastAsia="zh-CN"/>
        </w:rPr>
        <w:t>重定位寄存器，如图</w:t>
      </w:r>
      <w:r>
        <w:rPr>
          <w:rFonts w:ascii="Times New Roman" w:hAnsi="Times New Roman"/>
          <w:spacing w:val="10"/>
          <w:sz w:val="21"/>
          <w:szCs w:val="21"/>
          <w:lang w:eastAsia="zh-CN"/>
        </w:rPr>
        <w:t>4-2</w:t>
      </w:r>
      <w:r>
        <w:rPr>
          <w:rFonts w:ascii="Times New Roman" w:hAnsi="Times New Roman"/>
          <w:spacing w:val="10"/>
          <w:sz w:val="21"/>
          <w:szCs w:val="21"/>
          <w:lang w:eastAsia="zh-CN"/>
        </w:rPr>
        <w:t>所示。程序执行过程中，每当</w:t>
      </w:r>
      <w:r>
        <w:rPr>
          <w:rFonts w:ascii="Times New Roman" w:hAnsi="Times New Roman"/>
          <w:spacing w:val="10"/>
          <w:sz w:val="21"/>
          <w:szCs w:val="21"/>
          <w:lang w:eastAsia="zh-CN"/>
        </w:rPr>
        <w:t>CPU</w:t>
      </w:r>
      <w:r>
        <w:rPr>
          <w:rFonts w:ascii="Times New Roman" w:hAnsi="Times New Roman"/>
          <w:spacing w:val="10"/>
          <w:sz w:val="21"/>
          <w:szCs w:val="21"/>
          <w:lang w:eastAsia="zh-CN"/>
        </w:rPr>
        <w:t>引用内存地址（访问程序和数据）时，由硬件截取此逻辑地址，并在它被发送到内存之前加上重定位寄存器的值，以便实现地址转换，称动态地址重定位（</w:t>
      </w:r>
      <w:r>
        <w:rPr>
          <w:rFonts w:ascii="Times New Roman" w:hAnsi="Times New Roman"/>
          <w:spacing w:val="10"/>
          <w:sz w:val="21"/>
          <w:szCs w:val="21"/>
          <w:lang w:eastAsia="zh-CN"/>
        </w:rPr>
        <w:t>dynamic relocating address</w:t>
      </w:r>
      <w:r>
        <w:rPr>
          <w:rFonts w:ascii="Times New Roman" w:hAnsi="Times New Roman"/>
          <w:spacing w:val="10"/>
          <w:sz w:val="21"/>
          <w:szCs w:val="21"/>
          <w:lang w:eastAsia="zh-CN"/>
        </w:rPr>
        <w:t>）。与静态地址重定位相比，动态地址重定位具有允许程序在内存中移动、便于程序共享和内存利用率高等优点。</w:t>
      </w:r>
    </w:p>
    <w:p w14:paraId="46B43E3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hint="eastAsia"/>
          <w:spacing w:val="10"/>
          <w:sz w:val="21"/>
          <w:szCs w:val="21"/>
          <w:lang w:eastAsia="zh-CN"/>
        </w:rPr>
        <w:t>（</w:t>
      </w:r>
      <w:r>
        <w:rPr>
          <w:rFonts w:ascii="Times New Roman" w:hAnsi="Times New Roman" w:hint="eastAsia"/>
          <w:spacing w:val="10"/>
          <w:sz w:val="21"/>
          <w:szCs w:val="21"/>
          <w:lang w:eastAsia="zh-CN"/>
        </w:rPr>
        <w:t>3</w:t>
      </w:r>
      <w:r>
        <w:rPr>
          <w:rFonts w:ascii="Times New Roman" w:hAnsi="Times New Roman" w:hint="eastAsia"/>
          <w:spacing w:val="10"/>
          <w:sz w:val="21"/>
          <w:szCs w:val="21"/>
          <w:lang w:eastAsia="zh-CN"/>
        </w:rPr>
        <w:t>）</w:t>
      </w:r>
      <w:r>
        <w:rPr>
          <w:rFonts w:ascii="Times New Roman" w:hAnsi="Times New Roman"/>
          <w:spacing w:val="10"/>
          <w:sz w:val="21"/>
          <w:szCs w:val="21"/>
          <w:lang w:eastAsia="zh-CN"/>
        </w:rPr>
        <w:t>运行时链接地址重定位</w:t>
      </w:r>
    </w:p>
    <w:p w14:paraId="0BC2D2E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对于静态和动态地址重定位装载方式而言，装载代码模块是由整个程序的所有目标模块及库函数目标模块经链接和整合构成的可执行程序，即在程序启动执行前已经完成了程序的链接过程。可见，装载代码的正文结构是静态的，在程序的整个执行期间保持不变，且同一程序每次运行时的装载模块都是相同的。但在实际应用场合，每次要运行的装载模块可能并不相同，如果由于事先无法知道本次要运行哪些模块就采取将整个程序所有模块在装载时或装载前全部链接在一起的处理方法，必然造成内存空间利用率及系统执行效率低。为此，现代操作系统通常支持动态链接系统库及运行时链接装载方式，不再要求启动执行程序时就已装载整个程序的所有目标模块。</w:t>
      </w:r>
    </w:p>
    <w:p w14:paraId="4C22312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为支持运行时链接地址重定位，在程序装载代码模块前缀部分不仅应包括程序名、程序大小、重定位表和执行起始地址，还应包括动态链接表以指明对哪些动态链接库的哪些函数进行调用；同时、动态链接库装载模块前缀部分也应包括程序库名、程序库大小、重定位表和动态链接表，且该动态链接表不仅应给出库中所有可共享函数的名称，还应指明其执行过程需要进一步调用和执行哪些动态链接库及函数。至于相对地址到物理地址的转换则推迟到程序执行指令时，显然，运行时链接装载方式必然采用动态重定位的地址转换方法。</w:t>
      </w:r>
    </w:p>
    <w:p w14:paraId="56C560D7" w14:textId="77777777" w:rsidR="007319B1" w:rsidRDefault="007319B1">
      <w:pPr>
        <w:spacing w:before="9" w:after="0" w:line="140" w:lineRule="exact"/>
        <w:rPr>
          <w:rFonts w:ascii="Times New Roman" w:hAnsi="Times New Roman"/>
          <w:sz w:val="14"/>
          <w:szCs w:val="14"/>
          <w:lang w:eastAsia="zh-CN"/>
        </w:rPr>
      </w:pPr>
    </w:p>
    <w:p w14:paraId="6D20FB9C" w14:textId="77777777" w:rsidR="007319B1" w:rsidRDefault="007200B1">
      <w:pPr>
        <w:spacing w:after="0" w:line="240" w:lineRule="auto"/>
        <w:ind w:left="1693" w:right="-20"/>
        <w:rPr>
          <w:rFonts w:ascii="Times New Roman" w:hAnsi="Times New Roman"/>
          <w:sz w:val="20"/>
          <w:szCs w:val="20"/>
        </w:rPr>
      </w:pPr>
      <w:r>
        <w:rPr>
          <w:rFonts w:ascii="Times New Roman" w:hAnsi="Times New Roman"/>
          <w:noProof/>
        </w:rPr>
        <w:drawing>
          <wp:inline distT="0" distB="0" distL="0" distR="0" wp14:anchorId="35ED8DBB" wp14:editId="016254C9">
            <wp:extent cx="3425825" cy="12827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5825" cy="1282700"/>
                    </a:xfrm>
                    <a:prstGeom prst="rect">
                      <a:avLst/>
                    </a:prstGeom>
                    <a:noFill/>
                    <a:ln>
                      <a:noFill/>
                    </a:ln>
                  </pic:spPr>
                </pic:pic>
              </a:graphicData>
            </a:graphic>
          </wp:inline>
        </w:drawing>
      </w:r>
    </w:p>
    <w:p w14:paraId="256171E8" w14:textId="77777777" w:rsidR="007319B1" w:rsidRDefault="007319B1">
      <w:pPr>
        <w:spacing w:before="3" w:after="0" w:line="120" w:lineRule="exact"/>
        <w:rPr>
          <w:rFonts w:ascii="Times New Roman" w:hAnsi="Times New Roman"/>
          <w:sz w:val="12"/>
          <w:szCs w:val="12"/>
        </w:rPr>
      </w:pPr>
    </w:p>
    <w:p w14:paraId="265B89DB" w14:textId="77777777" w:rsidR="007319B1" w:rsidRDefault="007319B1">
      <w:pPr>
        <w:spacing w:after="0" w:line="240" w:lineRule="auto"/>
        <w:ind w:right="91"/>
        <w:jc w:val="center"/>
        <w:outlineLvl w:val="4"/>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 xml:space="preserve">4-2  </w:t>
      </w:r>
      <w:r>
        <w:rPr>
          <w:rFonts w:ascii="Times New Roman" w:hAnsi="Times New Roman"/>
          <w:sz w:val="18"/>
          <w:szCs w:val="18"/>
          <w:lang w:eastAsia="zh-CN"/>
        </w:rPr>
        <w:t>动态地址重定位</w:t>
      </w:r>
    </w:p>
    <w:p w14:paraId="20C44F5B" w14:textId="77777777" w:rsidR="007319B1" w:rsidRDefault="007319B1">
      <w:pPr>
        <w:spacing w:before="6" w:after="0" w:line="180" w:lineRule="exact"/>
        <w:rPr>
          <w:rFonts w:ascii="Times New Roman" w:hAnsi="Times New Roman"/>
          <w:sz w:val="18"/>
          <w:szCs w:val="18"/>
          <w:lang w:eastAsia="zh-CN"/>
        </w:rPr>
      </w:pPr>
    </w:p>
    <w:p w14:paraId="262523C3" w14:textId="77777777" w:rsidR="007319B1" w:rsidRDefault="007319B1">
      <w:pPr>
        <w:spacing w:after="0" w:line="360" w:lineRule="auto"/>
        <w:ind w:right="88" w:firstLine="415"/>
        <w:jc w:val="both"/>
        <w:rPr>
          <w:ins w:id="2" w:author="simeng zhao" w:date="2018-01-30T13:39:00Z"/>
          <w:rFonts w:ascii="Times New Roman" w:hAnsi="Times New Roman"/>
          <w:spacing w:val="10"/>
          <w:sz w:val="21"/>
          <w:szCs w:val="21"/>
          <w:lang w:eastAsia="zh-CN"/>
        </w:rPr>
      </w:pPr>
      <w:r>
        <w:rPr>
          <w:rFonts w:ascii="Times New Roman" w:hAnsi="Times New Roman"/>
          <w:spacing w:val="10"/>
          <w:sz w:val="21"/>
          <w:szCs w:val="21"/>
          <w:lang w:eastAsia="zh-CN"/>
        </w:rPr>
        <w:t>非常有趣的一点，虚拟存储器使得动态加载可执行代码或共享代码变得十分容易。以</w:t>
      </w:r>
      <w:r>
        <w:rPr>
          <w:rFonts w:ascii="Times New Roman" w:hAnsi="Times New Roman"/>
          <w:spacing w:val="10"/>
          <w:sz w:val="21"/>
          <w:szCs w:val="21"/>
          <w:lang w:eastAsia="zh-CN"/>
        </w:rPr>
        <w:t>Linux</w:t>
      </w:r>
      <w:r>
        <w:rPr>
          <w:rFonts w:ascii="Times New Roman" w:hAnsi="Times New Roman"/>
          <w:spacing w:val="10"/>
          <w:sz w:val="21"/>
          <w:szCs w:val="21"/>
          <w:lang w:eastAsia="zh-CN"/>
        </w:rPr>
        <w:t>系统为例，装载程序只要为进程分配一个连续虚存页面区（从虚地址</w:t>
      </w:r>
      <w:r>
        <w:rPr>
          <w:rFonts w:ascii="Times New Roman" w:hAnsi="Times New Roman"/>
          <w:spacing w:val="10"/>
          <w:sz w:val="21"/>
          <w:szCs w:val="21"/>
          <w:lang w:eastAsia="zh-CN"/>
        </w:rPr>
        <w:t>0x08048000H</w:t>
      </w:r>
      <w:r>
        <w:rPr>
          <w:rFonts w:ascii="Times New Roman" w:hAnsi="Times New Roman"/>
          <w:spacing w:val="10"/>
          <w:sz w:val="21"/>
          <w:szCs w:val="21"/>
          <w:lang w:eastAsia="zh-CN"/>
        </w:rPr>
        <w:t>开始），同时将对应页表的页表项标记为</w:t>
      </w:r>
      <w:r>
        <w:rPr>
          <w:rFonts w:ascii="Times New Roman" w:hAnsi="Times New Roman"/>
          <w:spacing w:val="10"/>
          <w:sz w:val="21"/>
          <w:szCs w:val="21"/>
          <w:lang w:eastAsia="zh-CN"/>
        </w:rPr>
        <w:t>“</w:t>
      </w:r>
      <w:r>
        <w:rPr>
          <w:rFonts w:ascii="Times New Roman" w:hAnsi="Times New Roman"/>
          <w:spacing w:val="10"/>
          <w:sz w:val="21"/>
          <w:szCs w:val="21"/>
          <w:lang w:eastAsia="zh-CN"/>
        </w:rPr>
        <w:t>不在内存</w:t>
      </w:r>
      <w:r>
        <w:rPr>
          <w:rFonts w:ascii="Times New Roman" w:hAnsi="Times New Roman"/>
          <w:spacing w:val="10"/>
          <w:sz w:val="21"/>
          <w:szCs w:val="21"/>
          <w:lang w:eastAsia="zh-CN"/>
        </w:rPr>
        <w:t>”</w:t>
      </w:r>
      <w:r>
        <w:rPr>
          <w:rFonts w:ascii="Times New Roman" w:hAnsi="Times New Roman"/>
          <w:spacing w:val="10"/>
          <w:sz w:val="21"/>
          <w:szCs w:val="21"/>
          <w:lang w:eastAsia="zh-CN"/>
        </w:rPr>
        <w:t>，通过进程外页表找到目标文件中的适当位置，装载程序无须真正地从磁盘复制应用程序到内存中，当页面首次被引用时，通过缺页异常，虚存管理将自动地从磁盘把程序或数据调入内存。</w:t>
      </w:r>
    </w:p>
    <w:p w14:paraId="79D9B12D" w14:textId="77777777" w:rsidR="007200B1" w:rsidRPr="008755B7" w:rsidRDefault="007200B1" w:rsidP="007200B1">
      <w:pPr>
        <w:spacing w:before="15"/>
        <w:ind w:leftChars="82" w:left="180"/>
        <w:jc w:val="both"/>
        <w:rPr>
          <w:ins w:id="3" w:author="simeng zhao" w:date="2018-01-30T13:39:00Z"/>
          <w:rFonts w:ascii="Times New Roman" w:hAnsi="Times New Roman"/>
          <w:b/>
          <w:color w:val="FF0000"/>
          <w:spacing w:val="10"/>
          <w:sz w:val="24"/>
          <w:szCs w:val="18"/>
          <w:lang w:eastAsia="zh-CN"/>
        </w:rPr>
      </w:pPr>
      <w:ins w:id="4" w:author="simeng zhao" w:date="2018-01-30T13:39:00Z">
        <w:r w:rsidRPr="008755B7">
          <w:rPr>
            <w:rFonts w:ascii="Times New Roman" w:hAnsi="Times New Roman" w:hint="eastAsia"/>
            <w:b/>
            <w:color w:val="FF0000"/>
            <w:spacing w:val="10"/>
            <w:sz w:val="24"/>
            <w:szCs w:val="18"/>
            <w:lang w:eastAsia="zh-CN"/>
          </w:rPr>
          <w:t xml:space="preserve">//Operating Systems: Internals and Design Principles (8th edition), page 311. </w:t>
        </w:r>
      </w:ins>
    </w:p>
    <w:p w14:paraId="2F6EF42C" w14:textId="77777777" w:rsidR="007200B1" w:rsidRPr="009B2C82" w:rsidRDefault="007200B1" w:rsidP="007200B1">
      <w:pPr>
        <w:spacing w:after="0" w:line="360" w:lineRule="auto"/>
        <w:ind w:right="88" w:firstLine="415"/>
        <w:jc w:val="both"/>
        <w:rPr>
          <w:ins w:id="5" w:author="simeng zhao" w:date="2018-01-30T13:40:00Z"/>
          <w:rFonts w:ascii="Times New Roman" w:hAnsi="Times New Roman"/>
          <w:b/>
          <w:color w:val="538135" w:themeColor="accent6" w:themeShade="BF"/>
          <w:spacing w:val="10"/>
          <w:sz w:val="21"/>
          <w:szCs w:val="21"/>
          <w:lang w:eastAsia="zh-CN"/>
        </w:rPr>
      </w:pPr>
      <w:ins w:id="6" w:author="simeng zhao" w:date="2018-01-30T13:40:00Z">
        <w:r w:rsidRPr="009B2C82">
          <w:rPr>
            <w:rFonts w:ascii="Times New Roman" w:hAnsi="Times New Roman" w:hint="eastAsia"/>
            <w:b/>
            <w:color w:val="538135" w:themeColor="accent6" w:themeShade="BF"/>
            <w:spacing w:val="10"/>
            <w:sz w:val="21"/>
            <w:szCs w:val="21"/>
            <w:lang w:eastAsia="zh-CN"/>
          </w:rPr>
          <w:t>在多处理器系统之中，可获得的主存是被一定数量的处理器共享的。典型的，程序员是不可能提前知道他所编写的程序在运行的时候，还有多少的程序是在主存中存储的。进一步说，我们希望能有更多的程序可以被交换进或者交换出主存，凭借提供一个可运行程序的储备池，来最大化理器</w:t>
        </w:r>
        <w:r w:rsidRPr="009B2C82">
          <w:rPr>
            <w:rFonts w:ascii="Times New Roman" w:hAnsi="Times New Roman" w:hint="eastAsia"/>
            <w:b/>
            <w:color w:val="538135" w:themeColor="accent6" w:themeShade="BF"/>
            <w:spacing w:val="10"/>
            <w:sz w:val="21"/>
            <w:szCs w:val="21"/>
            <w:lang w:eastAsia="zh-CN"/>
          </w:rPr>
          <w:lastRenderedPageBreak/>
          <w:t>的整体性能。一旦一个程序被交换到磁盘中，很难保证当这个程序被交换回来的时候，仍然占用的是原来的内存区。因此我们就需要对进程进行重定向，把它存储在内存的另一个区域。</w:t>
        </w:r>
      </w:ins>
    </w:p>
    <w:p w14:paraId="4E9A1A52" w14:textId="77777777" w:rsidR="007200B1" w:rsidRPr="007200B1" w:rsidRDefault="007200B1" w:rsidP="007200B1">
      <w:pPr>
        <w:spacing w:after="0" w:line="360" w:lineRule="auto"/>
        <w:ind w:right="88" w:firstLine="415"/>
        <w:jc w:val="both"/>
        <w:rPr>
          <w:rFonts w:ascii="Times New Roman" w:hAnsi="Times New Roman"/>
          <w:b/>
          <w:color w:val="538135" w:themeColor="accent6" w:themeShade="BF"/>
          <w:spacing w:val="10"/>
          <w:sz w:val="21"/>
          <w:szCs w:val="21"/>
          <w:lang w:eastAsia="zh-CN"/>
          <w:rPrChange w:id="7" w:author="simeng zhao" w:date="2018-01-30T13:40:00Z">
            <w:rPr>
              <w:rFonts w:ascii="Times New Roman" w:hAnsi="Times New Roman"/>
              <w:spacing w:val="10"/>
              <w:sz w:val="21"/>
              <w:szCs w:val="21"/>
              <w:lang w:eastAsia="zh-CN"/>
            </w:rPr>
          </w:rPrChange>
        </w:rPr>
      </w:pPr>
      <w:ins w:id="8" w:author="simeng zhao" w:date="2018-01-30T13:40:00Z">
        <w:r w:rsidRPr="009B2C82">
          <w:rPr>
            <w:rFonts w:ascii="Times New Roman" w:hAnsi="Times New Roman" w:hint="eastAsia"/>
            <w:b/>
            <w:color w:val="538135" w:themeColor="accent6" w:themeShade="BF"/>
            <w:spacing w:val="10"/>
            <w:sz w:val="21"/>
            <w:szCs w:val="21"/>
            <w:lang w:eastAsia="zh-CN"/>
          </w:rPr>
          <w:t>因此，我们无法提前知道程序会被放置在什么地方，而且我们还必须考虑到这种可能性，那就是程序会因为交换被移动到其他的区域。这些问题引起了一些关于地址的技术型的考量。在图表中，我们假设程序运行在一个连续的地址空间之中，显然，操作系统需要知道程序控制信息，运行栈以及程序入口的地址，因为操作系统要进行内存管理，并且负责把进程放在主存之中，这些地址很容易处理。但是，处理器还必须应对程序中存在的一些地址引用问题。在分支指令中会包含之后运行指令的地址引用，数据引用指令包含了之后被引用数据的地址。处理器硬件和操作系统软件必须能够将在程序的代码中找到的存储器引用转换为实际的物理存储器地址，反映程序在主存储器中的当前位置。</w:t>
        </w:r>
      </w:ins>
    </w:p>
    <w:p w14:paraId="08F0899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多道程序系统中，可用的内存空间常常被许多进程共享，程序员编程时不可能事先知道程序执行时的物理驻留位置，必须允许程序因对换或空闲区收集而被移动，这些现象都需要程序的动态地址重定位，即允许正在执行的程序在不同时刻处于内存的不同位置。从系统效率出发，动态地址重定位要借助于硬件地址转换机制来实现，重定位寄存器的内容通常保护在进程控制块中，每当执行进程上下文切换时，当前运行进程的重定位寄存器中的内容与其他相关信息一起被保护起来，新进程的重定位寄存器的内容会被恢复，这样进程就在上次中断的位置恢复运行，所使用的是与上次在此位置的同样的内存基地址。</w:t>
      </w:r>
    </w:p>
    <w:p w14:paraId="0EDA47F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存储保护涉及防止地址越界和控制正确存取。计算机系统中可能同时存在操作系统和多个应用程序，系统程序和多个应用程序在内存中各有自己的存储区域，各道程序只能访问自己的内存区而不能互相干扰，因此，操作系统必须对内存中的程序和数据进行保护，以免受到其他程序有意或无意的破坏。无论采用何种地址重定位方式，通常进程运行时产生的所有内存访问地址都应进行检查，确保进程仅访问自己的内存区，这就是地址越界保护。地址越界保护依赖于硬件设施，常用的有界地址和存储键。如何保证存取的正确性呢？进程在访问分配给自己的内存区时，要对访问权限进行检查，如允许读、写、执行等，从而，确保数据的安全性和完整性，防止有意或无意的误操作而破坏内存信息，这就是信息存取保护。</w:t>
      </w:r>
    </w:p>
    <w:p w14:paraId="67084CE3" w14:textId="77777777" w:rsidR="007319B1" w:rsidRDefault="007319B1">
      <w:pPr>
        <w:spacing w:before="240" w:after="0" w:line="240" w:lineRule="auto"/>
        <w:ind w:right="-23"/>
        <w:jc w:val="center"/>
        <w:outlineLvl w:val="1"/>
        <w:rPr>
          <w:rFonts w:ascii="Times New Roman" w:hAnsi="Times New Roman"/>
          <w:b/>
          <w:bCs/>
          <w:sz w:val="30"/>
          <w:szCs w:val="30"/>
          <w:lang w:eastAsia="zh-CN"/>
        </w:rPr>
      </w:pPr>
      <w:r>
        <w:rPr>
          <w:rFonts w:ascii="Times New Roman" w:hAnsi="Times New Roman"/>
          <w:b/>
          <w:bCs/>
          <w:sz w:val="30"/>
          <w:szCs w:val="30"/>
          <w:highlight w:val="lightGray"/>
          <w:u w:val="single" w:color="000000"/>
          <w:lang w:eastAsia="zh-CN"/>
        </w:rPr>
        <w:t>4.2</w:t>
      </w:r>
      <w:r>
        <w:rPr>
          <w:rFonts w:ascii="Times New Roman" w:hAnsi="Times New Roman"/>
          <w:b/>
          <w:bCs/>
          <w:sz w:val="30"/>
          <w:szCs w:val="30"/>
          <w:u w:val="single" w:color="000000"/>
          <w:lang w:eastAsia="zh-CN"/>
        </w:rPr>
        <w:t xml:space="preserve">　连续存储管理</w:t>
      </w:r>
    </w:p>
    <w:p w14:paraId="447A7F19"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4.2.1  </w:t>
      </w:r>
      <w:r>
        <w:rPr>
          <w:rFonts w:ascii="Times New Roman" w:hAnsi="Times New Roman"/>
          <w:b/>
          <w:spacing w:val="-1"/>
          <w:sz w:val="24"/>
          <w:szCs w:val="24"/>
          <w:lang w:eastAsia="zh-CN"/>
        </w:rPr>
        <w:t>固定分区存储管理</w:t>
      </w:r>
    </w:p>
    <w:p w14:paraId="2A6ACBB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固定分区（</w:t>
      </w:r>
      <w:r>
        <w:rPr>
          <w:rFonts w:ascii="Times New Roman" w:hAnsi="Times New Roman"/>
          <w:spacing w:val="10"/>
          <w:sz w:val="21"/>
          <w:szCs w:val="21"/>
          <w:lang w:eastAsia="zh-CN"/>
        </w:rPr>
        <w:t>fixed partition</w:t>
      </w:r>
      <w:r>
        <w:rPr>
          <w:rFonts w:ascii="Times New Roman" w:hAnsi="Times New Roman"/>
          <w:spacing w:val="10"/>
          <w:sz w:val="21"/>
          <w:szCs w:val="21"/>
          <w:lang w:eastAsia="zh-CN"/>
        </w:rPr>
        <w:t>）存储管理又称静态分区模式，基本思想是：内存空间被划分成数目固定不变的分区，各分区大小不等，每个分区只装入一个作业，若多个分区中都装有作业，则它们可以并发执行，这是支持多道程序设计最简单的存储管理技术。早期</w:t>
      </w:r>
      <w:r>
        <w:rPr>
          <w:rFonts w:ascii="Times New Roman" w:hAnsi="Times New Roman"/>
          <w:spacing w:val="10"/>
          <w:sz w:val="21"/>
          <w:szCs w:val="21"/>
          <w:lang w:eastAsia="zh-CN"/>
        </w:rPr>
        <w:t xml:space="preserve"> IBM</w:t>
      </w:r>
      <w:r>
        <w:rPr>
          <w:rFonts w:ascii="Times New Roman" w:hAnsi="Times New Roman"/>
          <w:spacing w:val="10"/>
          <w:sz w:val="21"/>
          <w:szCs w:val="21"/>
          <w:lang w:eastAsia="zh-CN"/>
        </w:rPr>
        <w:t>操作系统</w:t>
      </w:r>
      <w:r>
        <w:rPr>
          <w:rFonts w:ascii="Times New Roman" w:hAnsi="Times New Roman"/>
          <w:spacing w:val="10"/>
          <w:sz w:val="21"/>
          <w:szCs w:val="21"/>
          <w:lang w:eastAsia="zh-CN"/>
        </w:rPr>
        <w:t>OS</w:t>
      </w:r>
      <w:r>
        <w:rPr>
          <w:rFonts w:ascii="Times New Roman" w:hAnsi="Times New Roman"/>
          <w:spacing w:val="10"/>
          <w:sz w:val="21"/>
          <w:szCs w:val="21"/>
          <w:lang w:eastAsia="zh-CN"/>
        </w:rPr>
        <w:t>／</w:t>
      </w:r>
      <w:r>
        <w:rPr>
          <w:rFonts w:ascii="Times New Roman" w:hAnsi="Times New Roman"/>
          <w:spacing w:val="10"/>
          <w:sz w:val="21"/>
          <w:szCs w:val="21"/>
          <w:lang w:eastAsia="zh-CN"/>
        </w:rPr>
        <w:t>MFT</w:t>
      </w:r>
      <w:r>
        <w:rPr>
          <w:rFonts w:ascii="Times New Roman" w:hAnsi="Times New Roman"/>
          <w:spacing w:val="10"/>
          <w:sz w:val="21"/>
          <w:szCs w:val="21"/>
          <w:lang w:eastAsia="zh-CN"/>
        </w:rPr>
        <w:t>（</w:t>
      </w:r>
      <w:r>
        <w:rPr>
          <w:rFonts w:ascii="Times New Roman" w:hAnsi="Times New Roman"/>
          <w:spacing w:val="10"/>
          <w:sz w:val="21"/>
          <w:szCs w:val="21"/>
          <w:lang w:eastAsia="zh-CN"/>
        </w:rPr>
        <w:t>Multiprogramming with a Fixed Number of Tasks</w:t>
      </w:r>
      <w:r>
        <w:rPr>
          <w:rFonts w:ascii="Times New Roman" w:hAnsi="Times New Roman"/>
          <w:spacing w:val="10"/>
          <w:sz w:val="21"/>
          <w:szCs w:val="21"/>
          <w:lang w:eastAsia="zh-CN"/>
        </w:rPr>
        <w:t>）就采用这种存储管理技术。</w:t>
      </w:r>
    </w:p>
    <w:p w14:paraId="5E16A31E" w14:textId="77777777" w:rsidR="007319B1" w:rsidDel="007200B1" w:rsidRDefault="007319B1">
      <w:pPr>
        <w:spacing w:after="0" w:line="360" w:lineRule="auto"/>
        <w:ind w:right="88" w:firstLine="415"/>
        <w:jc w:val="both"/>
        <w:rPr>
          <w:del w:id="9" w:author="simeng zhao" w:date="2018-01-30T13:40:00Z"/>
          <w:rFonts w:ascii="Times New Roman" w:hAnsi="Times New Roman"/>
          <w:spacing w:val="10"/>
          <w:sz w:val="21"/>
          <w:szCs w:val="21"/>
          <w:lang w:eastAsia="zh-CN"/>
        </w:rPr>
      </w:pPr>
      <w:r>
        <w:rPr>
          <w:rFonts w:ascii="Times New Roman" w:hAnsi="Times New Roman"/>
          <w:spacing w:val="10"/>
          <w:sz w:val="21"/>
          <w:szCs w:val="21"/>
          <w:lang w:eastAsia="zh-CN"/>
        </w:rPr>
        <w:t>为了说明各分区分配和使用情况，需要设置一张</w:t>
      </w:r>
      <w:r>
        <w:rPr>
          <w:rFonts w:ascii="Times New Roman" w:hAnsi="Times New Roman"/>
          <w:spacing w:val="10"/>
          <w:sz w:val="21"/>
          <w:szCs w:val="21"/>
          <w:lang w:eastAsia="zh-CN"/>
        </w:rPr>
        <w:t>“</w:t>
      </w:r>
      <w:r>
        <w:rPr>
          <w:rFonts w:ascii="Times New Roman" w:hAnsi="Times New Roman"/>
          <w:spacing w:val="10"/>
          <w:sz w:val="21"/>
          <w:szCs w:val="21"/>
          <w:lang w:eastAsia="zh-CN"/>
        </w:rPr>
        <w:t>内存分配表</w:t>
      </w:r>
      <w:r>
        <w:rPr>
          <w:rFonts w:ascii="Times New Roman" w:hAnsi="Times New Roman"/>
          <w:spacing w:val="10"/>
          <w:sz w:val="21"/>
          <w:szCs w:val="21"/>
          <w:lang w:eastAsia="zh-CN"/>
        </w:rPr>
        <w:t>”</w:t>
      </w:r>
      <w:r>
        <w:rPr>
          <w:rFonts w:ascii="Times New Roman" w:hAnsi="Times New Roman"/>
          <w:spacing w:val="10"/>
          <w:sz w:val="21"/>
          <w:szCs w:val="21"/>
          <w:lang w:eastAsia="zh-CN"/>
        </w:rPr>
        <w:t>，记录内存中划分的分区及其使用情况。内存分配表指出各分区起始地址和长度，</w:t>
      </w:r>
      <w:r>
        <w:rPr>
          <w:rFonts w:ascii="Times New Roman" w:hAnsi="Times New Roman"/>
          <w:spacing w:val="10"/>
          <w:sz w:val="21"/>
          <w:szCs w:val="21"/>
          <w:lang w:eastAsia="zh-CN"/>
        </w:rPr>
        <w:t>“</w:t>
      </w:r>
      <w:r>
        <w:rPr>
          <w:rFonts w:ascii="Times New Roman" w:hAnsi="Times New Roman"/>
          <w:spacing w:val="10"/>
          <w:sz w:val="21"/>
          <w:szCs w:val="21"/>
          <w:lang w:eastAsia="zh-CN"/>
        </w:rPr>
        <w:t>占用标志</w:t>
      </w:r>
      <w:r>
        <w:rPr>
          <w:rFonts w:ascii="Times New Roman" w:hAnsi="Times New Roman"/>
          <w:spacing w:val="10"/>
          <w:sz w:val="21"/>
          <w:szCs w:val="21"/>
          <w:lang w:eastAsia="zh-CN"/>
        </w:rPr>
        <w:t>”</w:t>
      </w:r>
      <w:r>
        <w:rPr>
          <w:rFonts w:ascii="Times New Roman" w:hAnsi="Times New Roman"/>
          <w:spacing w:val="10"/>
          <w:sz w:val="21"/>
          <w:szCs w:val="21"/>
          <w:lang w:eastAsia="zh-CN"/>
        </w:rPr>
        <w:t>用来指示此分区是否被使用，当其值为</w:t>
      </w:r>
      <w:r>
        <w:rPr>
          <w:rFonts w:ascii="Times New Roman" w:hAnsi="Times New Roman"/>
          <w:spacing w:val="10"/>
          <w:sz w:val="21"/>
          <w:szCs w:val="21"/>
          <w:lang w:eastAsia="zh-CN"/>
        </w:rPr>
        <w:t>“0”</w:t>
      </w:r>
      <w:r>
        <w:rPr>
          <w:rFonts w:ascii="Times New Roman" w:hAnsi="Times New Roman"/>
          <w:spacing w:val="10"/>
          <w:sz w:val="21"/>
          <w:szCs w:val="21"/>
          <w:lang w:eastAsia="zh-CN"/>
        </w:rPr>
        <w:t>时，表明此分区尚未被占用。</w:t>
      </w:r>
      <w:del w:id="10" w:author="simeng zhao" w:date="2018-01-30T13:40:00Z">
        <w:r w:rsidDel="007200B1">
          <w:rPr>
            <w:rFonts w:ascii="Times New Roman" w:hAnsi="Times New Roman"/>
            <w:spacing w:val="10"/>
            <w:sz w:val="21"/>
            <w:szCs w:val="21"/>
            <w:lang w:eastAsia="zh-CN"/>
          </w:rPr>
          <w:delText>内存分配时总是选择那些</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占用标志</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为</w:delText>
        </w:r>
        <w:r w:rsidDel="007200B1">
          <w:rPr>
            <w:rFonts w:ascii="Times New Roman" w:hAnsi="Times New Roman"/>
            <w:spacing w:val="10"/>
            <w:sz w:val="21"/>
            <w:szCs w:val="21"/>
            <w:lang w:eastAsia="zh-CN"/>
          </w:rPr>
          <w:delText>“0”</w:delText>
        </w:r>
        <w:r w:rsidDel="007200B1">
          <w:rPr>
            <w:rFonts w:ascii="Times New Roman" w:hAnsi="Times New Roman"/>
            <w:spacing w:val="10"/>
            <w:sz w:val="21"/>
            <w:szCs w:val="21"/>
            <w:lang w:eastAsia="zh-CN"/>
          </w:rPr>
          <w:delText>的分区，当某分区被分配给一个长度小于或等于分区长度的作业后，则在</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占用标志</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中填入占用此分区的作业名。在图</w:delText>
        </w:r>
        <w:r w:rsidDel="007200B1">
          <w:rPr>
            <w:rFonts w:ascii="Times New Roman" w:hAnsi="Times New Roman"/>
            <w:spacing w:val="10"/>
            <w:sz w:val="21"/>
            <w:szCs w:val="21"/>
            <w:lang w:eastAsia="zh-CN"/>
          </w:rPr>
          <w:delText>4-3</w:delText>
        </w:r>
        <w:r w:rsidDel="007200B1">
          <w:rPr>
            <w:rFonts w:ascii="Times New Roman" w:hAnsi="Times New Roman"/>
            <w:spacing w:val="10"/>
            <w:sz w:val="21"/>
            <w:szCs w:val="21"/>
            <w:lang w:eastAsia="zh-CN"/>
          </w:rPr>
          <w:delText>中，第</w:delText>
        </w:r>
        <w:r w:rsidDel="007200B1">
          <w:rPr>
            <w:rFonts w:ascii="Times New Roman" w:hAnsi="Times New Roman"/>
            <w:spacing w:val="10"/>
            <w:sz w:val="21"/>
            <w:szCs w:val="21"/>
            <w:lang w:eastAsia="zh-CN"/>
          </w:rPr>
          <w:delText>2</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5</w:delText>
        </w:r>
        <w:r w:rsidDel="007200B1">
          <w:rPr>
            <w:rFonts w:ascii="Times New Roman" w:hAnsi="Times New Roman"/>
            <w:spacing w:val="10"/>
            <w:sz w:val="21"/>
            <w:szCs w:val="21"/>
            <w:lang w:eastAsia="zh-CN"/>
          </w:rPr>
          <w:delText>分区分别被作业</w:delText>
        </w:r>
        <w:r w:rsidDel="007200B1">
          <w:rPr>
            <w:rFonts w:ascii="Times New Roman" w:hAnsi="Times New Roman"/>
            <w:spacing w:val="10"/>
            <w:sz w:val="21"/>
            <w:szCs w:val="21"/>
            <w:lang w:eastAsia="zh-CN"/>
          </w:rPr>
          <w:delText>Job1</w:delText>
        </w:r>
        <w:r w:rsidDel="007200B1">
          <w:rPr>
            <w:rFonts w:ascii="Times New Roman" w:hAnsi="Times New Roman"/>
            <w:spacing w:val="10"/>
            <w:sz w:val="21"/>
            <w:szCs w:val="21"/>
            <w:lang w:eastAsia="zh-CN"/>
          </w:rPr>
          <w:delText>和</w:delText>
        </w:r>
        <w:r w:rsidDel="007200B1">
          <w:rPr>
            <w:rFonts w:ascii="Times New Roman" w:hAnsi="Times New Roman"/>
            <w:spacing w:val="10"/>
            <w:sz w:val="21"/>
            <w:szCs w:val="21"/>
            <w:lang w:eastAsia="zh-CN"/>
          </w:rPr>
          <w:delText>Job2</w:delText>
        </w:r>
        <w:r w:rsidDel="007200B1">
          <w:rPr>
            <w:rFonts w:ascii="Times New Roman" w:hAnsi="Times New Roman"/>
            <w:spacing w:val="10"/>
            <w:sz w:val="21"/>
            <w:szCs w:val="21"/>
            <w:lang w:eastAsia="zh-CN"/>
          </w:rPr>
          <w:delText>占用，其余分区空闲，当分区中的程序执行结束归还内存区时，相应分区的</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占用标志</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置</w:delText>
        </w:r>
        <w:r w:rsidDel="007200B1">
          <w:rPr>
            <w:rFonts w:ascii="Times New Roman" w:hAnsi="Times New Roman"/>
            <w:spacing w:val="10"/>
            <w:sz w:val="21"/>
            <w:szCs w:val="21"/>
            <w:lang w:eastAsia="zh-CN"/>
          </w:rPr>
          <w:delText>“0”</w:delText>
        </w:r>
        <w:r w:rsidDel="007200B1">
          <w:rPr>
            <w:rFonts w:ascii="Times New Roman" w:hAnsi="Times New Roman"/>
            <w:spacing w:val="10"/>
            <w:sz w:val="21"/>
            <w:szCs w:val="21"/>
            <w:lang w:eastAsia="zh-CN"/>
          </w:rPr>
          <w:delText>，其占用的分区又变成空闲，可被重新分配使用。由于固定分区是预先将内存分割成若干连续区域，分割时各分区在内存分配表中可按地址顺序排列，那么，其内存分配算法就十分简单。</w:delText>
        </w:r>
      </w:del>
    </w:p>
    <w:p w14:paraId="257C9C1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固定分区管理的一项任务是何时及如何把内存空间划分成分区。</w:t>
      </w:r>
      <w:r>
        <w:rPr>
          <w:rFonts w:ascii="Times New Roman" w:hAnsi="Times New Roman"/>
          <w:spacing w:val="10"/>
          <w:sz w:val="21"/>
          <w:szCs w:val="21"/>
          <w:lang w:eastAsia="zh-CN"/>
        </w:rPr>
        <w:lastRenderedPageBreak/>
        <w:t>这项工作通常由系统管理员和操作系统初始化模块协同完成。系统初次启动时，管理员根据当天作业情况把内存划分成大小不等但数目固定的分区。</w:t>
      </w:r>
    </w:p>
    <w:p w14:paraId="387D61FE" w14:textId="77777777" w:rsidR="007319B1" w:rsidDel="007200B1" w:rsidRDefault="007319B1">
      <w:pPr>
        <w:spacing w:after="0" w:line="360" w:lineRule="auto"/>
        <w:ind w:right="88" w:firstLine="415"/>
        <w:jc w:val="both"/>
        <w:rPr>
          <w:del w:id="11" w:author="simeng zhao" w:date="2018-01-30T13:41:00Z"/>
          <w:rFonts w:ascii="Times New Roman" w:hAnsi="Times New Roman"/>
          <w:spacing w:val="10"/>
          <w:sz w:val="21"/>
          <w:szCs w:val="21"/>
          <w:lang w:eastAsia="zh-CN"/>
        </w:rPr>
      </w:pPr>
      <w:del w:id="12" w:author="simeng zhao" w:date="2018-01-30T13:41:00Z">
        <w:r w:rsidDel="007200B1">
          <w:rPr>
            <w:rFonts w:ascii="Times New Roman" w:hAnsi="Times New Roman"/>
            <w:spacing w:val="10"/>
            <w:sz w:val="21"/>
            <w:szCs w:val="21"/>
            <w:lang w:eastAsia="zh-CN"/>
          </w:rPr>
          <w:delText>作业进入分区有两种排队策略：一是每个分区有单独的作业等待队列，调度程序选中作业后，创建用户进程并将其排入一个能够装入它的最小分区的进程等待队列尾部，当此分区空闲时，就装入队首进程执行。这样做的好处是可使装入分区浪费的空间最小，但如果等待处理的作业的大小很不均匀，将导致分区有的空闲而有的忙碌；二是所有等待处理的作业排成一个等待队列，每当有分区空闲时，就从队首起依次搜索分区长度能容纳的作业以便装入执行，为了防止小作业占用大分区，也可以搜索分区长度所能容纳的最大作业装入执行。</w:delText>
        </w:r>
      </w:del>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695"/>
        <w:gridCol w:w="1696"/>
        <w:gridCol w:w="1696"/>
        <w:gridCol w:w="1696"/>
      </w:tblGrid>
      <w:tr w:rsidR="007319B1" w:rsidDel="007200B1" w14:paraId="27577B31" w14:textId="77777777">
        <w:trPr>
          <w:jc w:val="center"/>
          <w:del w:id="13" w:author="simeng zhao" w:date="2018-01-30T13:41:00Z"/>
        </w:trPr>
        <w:tc>
          <w:tcPr>
            <w:tcW w:w="1695" w:type="dxa"/>
          </w:tcPr>
          <w:p w14:paraId="3D25313A" w14:textId="77777777" w:rsidR="007319B1" w:rsidDel="007200B1" w:rsidRDefault="007319B1">
            <w:pPr>
              <w:pStyle w:val="af4"/>
              <w:ind w:firstLine="360"/>
              <w:rPr>
                <w:del w:id="14" w:author="simeng zhao" w:date="2018-01-30T13:41:00Z"/>
                <w:rFonts w:ascii="Times New Roman"/>
                <w:sz w:val="18"/>
                <w:szCs w:val="18"/>
              </w:rPr>
            </w:pPr>
            <w:del w:id="15" w:author="simeng zhao" w:date="2018-01-30T13:41:00Z">
              <w:r w:rsidDel="007200B1">
                <w:rPr>
                  <w:rFonts w:ascii="Times New Roman"/>
                  <w:sz w:val="18"/>
                  <w:szCs w:val="18"/>
                </w:rPr>
                <w:delText>分区号</w:delText>
              </w:r>
            </w:del>
          </w:p>
        </w:tc>
        <w:tc>
          <w:tcPr>
            <w:tcW w:w="1696" w:type="dxa"/>
          </w:tcPr>
          <w:p w14:paraId="56DE63BF" w14:textId="77777777" w:rsidR="007319B1" w:rsidDel="007200B1" w:rsidRDefault="007319B1">
            <w:pPr>
              <w:pStyle w:val="af4"/>
              <w:ind w:firstLine="360"/>
              <w:rPr>
                <w:del w:id="16" w:author="simeng zhao" w:date="2018-01-30T13:41:00Z"/>
                <w:rFonts w:ascii="Times New Roman"/>
                <w:sz w:val="18"/>
                <w:szCs w:val="18"/>
              </w:rPr>
            </w:pPr>
            <w:del w:id="17" w:author="simeng zhao" w:date="2018-01-30T13:41:00Z">
              <w:r w:rsidDel="007200B1">
                <w:rPr>
                  <w:rFonts w:ascii="Times New Roman"/>
                  <w:sz w:val="18"/>
                  <w:szCs w:val="18"/>
                </w:rPr>
                <w:delText>起始地址</w:delText>
              </w:r>
            </w:del>
          </w:p>
        </w:tc>
        <w:tc>
          <w:tcPr>
            <w:tcW w:w="1696" w:type="dxa"/>
          </w:tcPr>
          <w:p w14:paraId="2CA582E2" w14:textId="77777777" w:rsidR="007319B1" w:rsidDel="007200B1" w:rsidRDefault="007319B1">
            <w:pPr>
              <w:pStyle w:val="af4"/>
              <w:ind w:firstLine="360"/>
              <w:rPr>
                <w:del w:id="18" w:author="simeng zhao" w:date="2018-01-30T13:41:00Z"/>
                <w:rFonts w:ascii="Times New Roman"/>
                <w:sz w:val="18"/>
                <w:szCs w:val="18"/>
              </w:rPr>
            </w:pPr>
            <w:del w:id="19" w:author="simeng zhao" w:date="2018-01-30T13:41:00Z">
              <w:r w:rsidDel="007200B1">
                <w:rPr>
                  <w:rFonts w:ascii="Times New Roman"/>
                  <w:sz w:val="18"/>
                  <w:szCs w:val="18"/>
                </w:rPr>
                <w:delText>长度</w:delText>
              </w:r>
            </w:del>
          </w:p>
        </w:tc>
        <w:tc>
          <w:tcPr>
            <w:tcW w:w="1696" w:type="dxa"/>
          </w:tcPr>
          <w:p w14:paraId="649AF28A" w14:textId="77777777" w:rsidR="007319B1" w:rsidDel="007200B1" w:rsidRDefault="007319B1">
            <w:pPr>
              <w:pStyle w:val="af4"/>
              <w:ind w:firstLine="360"/>
              <w:rPr>
                <w:del w:id="20" w:author="simeng zhao" w:date="2018-01-30T13:41:00Z"/>
                <w:rFonts w:ascii="Times New Roman"/>
                <w:sz w:val="18"/>
                <w:szCs w:val="18"/>
              </w:rPr>
            </w:pPr>
            <w:del w:id="21" w:author="simeng zhao" w:date="2018-01-30T13:41:00Z">
              <w:r w:rsidDel="007200B1">
                <w:rPr>
                  <w:rFonts w:ascii="Times New Roman"/>
                  <w:sz w:val="18"/>
                  <w:szCs w:val="18"/>
                </w:rPr>
                <w:delText>占用标志</w:delText>
              </w:r>
            </w:del>
          </w:p>
        </w:tc>
      </w:tr>
      <w:tr w:rsidR="007319B1" w:rsidDel="007200B1" w14:paraId="7A637A03" w14:textId="77777777">
        <w:trPr>
          <w:jc w:val="center"/>
          <w:del w:id="22" w:author="simeng zhao" w:date="2018-01-30T13:41:00Z"/>
        </w:trPr>
        <w:tc>
          <w:tcPr>
            <w:tcW w:w="1695" w:type="dxa"/>
          </w:tcPr>
          <w:p w14:paraId="621DBF38" w14:textId="77777777" w:rsidR="007319B1" w:rsidDel="007200B1" w:rsidRDefault="007319B1">
            <w:pPr>
              <w:pStyle w:val="af4"/>
              <w:ind w:firstLine="360"/>
              <w:rPr>
                <w:del w:id="23" w:author="simeng zhao" w:date="2018-01-30T13:41:00Z"/>
                <w:rFonts w:ascii="Times New Roman"/>
                <w:sz w:val="18"/>
                <w:szCs w:val="18"/>
              </w:rPr>
            </w:pPr>
            <w:del w:id="24" w:author="simeng zhao" w:date="2018-01-30T13:41:00Z">
              <w:r w:rsidDel="007200B1">
                <w:rPr>
                  <w:rFonts w:ascii="Times New Roman"/>
                  <w:sz w:val="18"/>
                  <w:szCs w:val="18"/>
                </w:rPr>
                <w:delText>1</w:delText>
              </w:r>
            </w:del>
          </w:p>
        </w:tc>
        <w:tc>
          <w:tcPr>
            <w:tcW w:w="1696" w:type="dxa"/>
          </w:tcPr>
          <w:p w14:paraId="2A3DBEEE" w14:textId="77777777" w:rsidR="007319B1" w:rsidDel="007200B1" w:rsidRDefault="007319B1">
            <w:pPr>
              <w:pStyle w:val="af4"/>
              <w:ind w:firstLine="360"/>
              <w:rPr>
                <w:del w:id="25" w:author="simeng zhao" w:date="2018-01-30T13:41:00Z"/>
                <w:rFonts w:ascii="Times New Roman"/>
                <w:sz w:val="18"/>
                <w:szCs w:val="18"/>
              </w:rPr>
            </w:pPr>
            <w:del w:id="26" w:author="simeng zhao" w:date="2018-01-30T13:41:00Z">
              <w:r w:rsidDel="007200B1">
                <w:rPr>
                  <w:rFonts w:ascii="Times New Roman"/>
                  <w:sz w:val="18"/>
                  <w:szCs w:val="18"/>
                </w:rPr>
                <w:delText>8K</w:delText>
              </w:r>
            </w:del>
          </w:p>
        </w:tc>
        <w:tc>
          <w:tcPr>
            <w:tcW w:w="1696" w:type="dxa"/>
          </w:tcPr>
          <w:p w14:paraId="1DD28668" w14:textId="77777777" w:rsidR="007319B1" w:rsidDel="007200B1" w:rsidRDefault="007319B1">
            <w:pPr>
              <w:pStyle w:val="af4"/>
              <w:ind w:firstLine="360"/>
              <w:rPr>
                <w:del w:id="27" w:author="simeng zhao" w:date="2018-01-30T13:41:00Z"/>
                <w:rFonts w:ascii="Times New Roman"/>
                <w:sz w:val="18"/>
                <w:szCs w:val="18"/>
              </w:rPr>
            </w:pPr>
            <w:del w:id="28" w:author="simeng zhao" w:date="2018-01-30T13:41:00Z">
              <w:r w:rsidDel="007200B1">
                <w:rPr>
                  <w:rFonts w:ascii="Times New Roman"/>
                  <w:sz w:val="18"/>
                  <w:szCs w:val="18"/>
                </w:rPr>
                <w:delText>8K</w:delText>
              </w:r>
            </w:del>
          </w:p>
        </w:tc>
        <w:tc>
          <w:tcPr>
            <w:tcW w:w="1696" w:type="dxa"/>
          </w:tcPr>
          <w:p w14:paraId="307B045F" w14:textId="77777777" w:rsidR="007319B1" w:rsidDel="007200B1" w:rsidRDefault="007319B1">
            <w:pPr>
              <w:pStyle w:val="af4"/>
              <w:ind w:firstLine="360"/>
              <w:rPr>
                <w:del w:id="29" w:author="simeng zhao" w:date="2018-01-30T13:41:00Z"/>
                <w:rFonts w:ascii="Times New Roman"/>
                <w:sz w:val="18"/>
                <w:szCs w:val="18"/>
              </w:rPr>
            </w:pPr>
            <w:del w:id="30" w:author="simeng zhao" w:date="2018-01-30T13:41:00Z">
              <w:r w:rsidDel="007200B1">
                <w:rPr>
                  <w:rFonts w:ascii="Times New Roman"/>
                  <w:sz w:val="18"/>
                  <w:szCs w:val="18"/>
                </w:rPr>
                <w:delText>0</w:delText>
              </w:r>
            </w:del>
          </w:p>
        </w:tc>
      </w:tr>
      <w:tr w:rsidR="007319B1" w:rsidDel="007200B1" w14:paraId="0139E88B" w14:textId="77777777">
        <w:trPr>
          <w:jc w:val="center"/>
          <w:del w:id="31" w:author="simeng zhao" w:date="2018-01-30T13:41:00Z"/>
        </w:trPr>
        <w:tc>
          <w:tcPr>
            <w:tcW w:w="1695" w:type="dxa"/>
          </w:tcPr>
          <w:p w14:paraId="554CCC8F" w14:textId="77777777" w:rsidR="007319B1" w:rsidDel="007200B1" w:rsidRDefault="007319B1">
            <w:pPr>
              <w:pStyle w:val="af4"/>
              <w:ind w:firstLine="360"/>
              <w:rPr>
                <w:del w:id="32" w:author="simeng zhao" w:date="2018-01-30T13:41:00Z"/>
                <w:rFonts w:ascii="Times New Roman"/>
                <w:sz w:val="18"/>
                <w:szCs w:val="18"/>
              </w:rPr>
            </w:pPr>
            <w:del w:id="33" w:author="simeng zhao" w:date="2018-01-30T13:41:00Z">
              <w:r w:rsidDel="007200B1">
                <w:rPr>
                  <w:rFonts w:ascii="Times New Roman"/>
                  <w:sz w:val="18"/>
                  <w:szCs w:val="18"/>
                </w:rPr>
                <w:delText>2</w:delText>
              </w:r>
            </w:del>
          </w:p>
        </w:tc>
        <w:tc>
          <w:tcPr>
            <w:tcW w:w="1696" w:type="dxa"/>
          </w:tcPr>
          <w:p w14:paraId="7E50735F" w14:textId="77777777" w:rsidR="007319B1" w:rsidDel="007200B1" w:rsidRDefault="007319B1">
            <w:pPr>
              <w:pStyle w:val="af4"/>
              <w:ind w:firstLine="360"/>
              <w:rPr>
                <w:del w:id="34" w:author="simeng zhao" w:date="2018-01-30T13:41:00Z"/>
                <w:rFonts w:ascii="Times New Roman"/>
                <w:sz w:val="18"/>
                <w:szCs w:val="18"/>
              </w:rPr>
            </w:pPr>
            <w:del w:id="35" w:author="simeng zhao" w:date="2018-01-30T13:41:00Z">
              <w:r w:rsidDel="007200B1">
                <w:rPr>
                  <w:rFonts w:ascii="Times New Roman"/>
                  <w:sz w:val="18"/>
                  <w:szCs w:val="18"/>
                </w:rPr>
                <w:delText>16K</w:delText>
              </w:r>
            </w:del>
          </w:p>
        </w:tc>
        <w:tc>
          <w:tcPr>
            <w:tcW w:w="1696" w:type="dxa"/>
          </w:tcPr>
          <w:p w14:paraId="6F66F327" w14:textId="77777777" w:rsidR="007319B1" w:rsidDel="007200B1" w:rsidRDefault="007319B1">
            <w:pPr>
              <w:pStyle w:val="af4"/>
              <w:ind w:firstLine="360"/>
              <w:rPr>
                <w:del w:id="36" w:author="simeng zhao" w:date="2018-01-30T13:41:00Z"/>
                <w:rFonts w:ascii="Times New Roman"/>
                <w:sz w:val="18"/>
                <w:szCs w:val="18"/>
              </w:rPr>
            </w:pPr>
            <w:del w:id="37" w:author="simeng zhao" w:date="2018-01-30T13:41:00Z">
              <w:r w:rsidDel="007200B1">
                <w:rPr>
                  <w:rFonts w:ascii="Times New Roman"/>
                  <w:sz w:val="18"/>
                  <w:szCs w:val="18"/>
                </w:rPr>
                <w:delText>16K</w:delText>
              </w:r>
            </w:del>
          </w:p>
        </w:tc>
        <w:tc>
          <w:tcPr>
            <w:tcW w:w="1696" w:type="dxa"/>
          </w:tcPr>
          <w:p w14:paraId="5B8B11E2" w14:textId="77777777" w:rsidR="007319B1" w:rsidDel="007200B1" w:rsidRDefault="007319B1">
            <w:pPr>
              <w:pStyle w:val="af4"/>
              <w:ind w:firstLine="360"/>
              <w:rPr>
                <w:del w:id="38" w:author="simeng zhao" w:date="2018-01-30T13:41:00Z"/>
                <w:rFonts w:ascii="Times New Roman"/>
                <w:sz w:val="18"/>
                <w:szCs w:val="18"/>
              </w:rPr>
            </w:pPr>
            <w:del w:id="39" w:author="simeng zhao" w:date="2018-01-30T13:41:00Z">
              <w:r w:rsidDel="007200B1">
                <w:rPr>
                  <w:rFonts w:ascii="Times New Roman"/>
                  <w:sz w:val="18"/>
                  <w:szCs w:val="18"/>
                </w:rPr>
                <w:delText>Job1</w:delText>
              </w:r>
            </w:del>
          </w:p>
        </w:tc>
      </w:tr>
      <w:tr w:rsidR="007319B1" w:rsidDel="007200B1" w14:paraId="03477DEA" w14:textId="77777777">
        <w:trPr>
          <w:jc w:val="center"/>
          <w:del w:id="40" w:author="simeng zhao" w:date="2018-01-30T13:41:00Z"/>
        </w:trPr>
        <w:tc>
          <w:tcPr>
            <w:tcW w:w="1695" w:type="dxa"/>
          </w:tcPr>
          <w:p w14:paraId="259ABD04" w14:textId="77777777" w:rsidR="007319B1" w:rsidDel="007200B1" w:rsidRDefault="007319B1">
            <w:pPr>
              <w:pStyle w:val="af4"/>
              <w:ind w:firstLine="360"/>
              <w:rPr>
                <w:del w:id="41" w:author="simeng zhao" w:date="2018-01-30T13:41:00Z"/>
                <w:rFonts w:ascii="Times New Roman"/>
                <w:sz w:val="18"/>
                <w:szCs w:val="18"/>
              </w:rPr>
            </w:pPr>
            <w:del w:id="42" w:author="simeng zhao" w:date="2018-01-30T13:41:00Z">
              <w:r w:rsidDel="007200B1">
                <w:rPr>
                  <w:rFonts w:ascii="Times New Roman"/>
                  <w:sz w:val="18"/>
                  <w:szCs w:val="18"/>
                </w:rPr>
                <w:delText>3</w:delText>
              </w:r>
            </w:del>
          </w:p>
        </w:tc>
        <w:tc>
          <w:tcPr>
            <w:tcW w:w="1696" w:type="dxa"/>
          </w:tcPr>
          <w:p w14:paraId="3C5215DA" w14:textId="77777777" w:rsidR="007319B1" w:rsidDel="007200B1" w:rsidRDefault="007319B1">
            <w:pPr>
              <w:pStyle w:val="af4"/>
              <w:ind w:firstLine="360"/>
              <w:rPr>
                <w:del w:id="43" w:author="simeng zhao" w:date="2018-01-30T13:41:00Z"/>
                <w:rFonts w:ascii="Times New Roman"/>
                <w:sz w:val="18"/>
                <w:szCs w:val="18"/>
              </w:rPr>
            </w:pPr>
            <w:del w:id="44" w:author="simeng zhao" w:date="2018-01-30T13:41:00Z">
              <w:r w:rsidDel="007200B1">
                <w:rPr>
                  <w:rFonts w:ascii="Times New Roman"/>
                  <w:sz w:val="18"/>
                  <w:szCs w:val="18"/>
                </w:rPr>
                <w:delText>32K</w:delText>
              </w:r>
            </w:del>
          </w:p>
        </w:tc>
        <w:tc>
          <w:tcPr>
            <w:tcW w:w="1696" w:type="dxa"/>
          </w:tcPr>
          <w:p w14:paraId="341D118B" w14:textId="77777777" w:rsidR="007319B1" w:rsidDel="007200B1" w:rsidRDefault="007319B1">
            <w:pPr>
              <w:pStyle w:val="af4"/>
              <w:ind w:firstLine="360"/>
              <w:rPr>
                <w:del w:id="45" w:author="simeng zhao" w:date="2018-01-30T13:41:00Z"/>
                <w:rFonts w:ascii="Times New Roman"/>
                <w:sz w:val="18"/>
                <w:szCs w:val="18"/>
              </w:rPr>
            </w:pPr>
            <w:del w:id="46" w:author="simeng zhao" w:date="2018-01-30T13:41:00Z">
              <w:r w:rsidDel="007200B1">
                <w:rPr>
                  <w:rFonts w:ascii="Times New Roman"/>
                  <w:sz w:val="18"/>
                  <w:szCs w:val="18"/>
                </w:rPr>
                <w:delText>16K</w:delText>
              </w:r>
            </w:del>
          </w:p>
        </w:tc>
        <w:tc>
          <w:tcPr>
            <w:tcW w:w="1696" w:type="dxa"/>
          </w:tcPr>
          <w:p w14:paraId="5A36CC46" w14:textId="77777777" w:rsidR="007319B1" w:rsidDel="007200B1" w:rsidRDefault="007319B1">
            <w:pPr>
              <w:pStyle w:val="af4"/>
              <w:ind w:firstLine="360"/>
              <w:rPr>
                <w:del w:id="47" w:author="simeng zhao" w:date="2018-01-30T13:41:00Z"/>
                <w:rFonts w:ascii="Times New Roman"/>
                <w:sz w:val="18"/>
                <w:szCs w:val="18"/>
              </w:rPr>
            </w:pPr>
            <w:del w:id="48" w:author="simeng zhao" w:date="2018-01-30T13:41:00Z">
              <w:r w:rsidDel="007200B1">
                <w:rPr>
                  <w:rFonts w:ascii="Times New Roman"/>
                  <w:sz w:val="18"/>
                  <w:szCs w:val="18"/>
                </w:rPr>
                <w:delText>0</w:delText>
              </w:r>
            </w:del>
          </w:p>
        </w:tc>
      </w:tr>
      <w:tr w:rsidR="007319B1" w:rsidDel="007200B1" w14:paraId="24387109" w14:textId="77777777">
        <w:trPr>
          <w:jc w:val="center"/>
          <w:del w:id="49" w:author="simeng zhao" w:date="2018-01-30T13:41:00Z"/>
        </w:trPr>
        <w:tc>
          <w:tcPr>
            <w:tcW w:w="1695" w:type="dxa"/>
          </w:tcPr>
          <w:p w14:paraId="68B61D5F" w14:textId="77777777" w:rsidR="007319B1" w:rsidDel="007200B1" w:rsidRDefault="007319B1">
            <w:pPr>
              <w:pStyle w:val="af4"/>
              <w:ind w:firstLine="360"/>
              <w:rPr>
                <w:del w:id="50" w:author="simeng zhao" w:date="2018-01-30T13:41:00Z"/>
                <w:rFonts w:ascii="Times New Roman"/>
                <w:sz w:val="18"/>
                <w:szCs w:val="18"/>
              </w:rPr>
            </w:pPr>
            <w:del w:id="51" w:author="simeng zhao" w:date="2018-01-30T13:41:00Z">
              <w:r w:rsidDel="007200B1">
                <w:rPr>
                  <w:rFonts w:ascii="Times New Roman"/>
                  <w:sz w:val="18"/>
                  <w:szCs w:val="18"/>
                </w:rPr>
                <w:delText>4</w:delText>
              </w:r>
            </w:del>
          </w:p>
        </w:tc>
        <w:tc>
          <w:tcPr>
            <w:tcW w:w="1696" w:type="dxa"/>
          </w:tcPr>
          <w:p w14:paraId="2D91BB87" w14:textId="77777777" w:rsidR="007319B1" w:rsidDel="007200B1" w:rsidRDefault="007319B1">
            <w:pPr>
              <w:pStyle w:val="af4"/>
              <w:ind w:firstLine="360"/>
              <w:rPr>
                <w:del w:id="52" w:author="simeng zhao" w:date="2018-01-30T13:41:00Z"/>
                <w:rFonts w:ascii="Times New Roman"/>
                <w:sz w:val="18"/>
                <w:szCs w:val="18"/>
              </w:rPr>
            </w:pPr>
            <w:del w:id="53" w:author="simeng zhao" w:date="2018-01-30T13:41:00Z">
              <w:r w:rsidDel="007200B1">
                <w:rPr>
                  <w:rFonts w:ascii="Times New Roman"/>
                  <w:sz w:val="18"/>
                  <w:szCs w:val="18"/>
                </w:rPr>
                <w:delText>48K</w:delText>
              </w:r>
            </w:del>
          </w:p>
        </w:tc>
        <w:tc>
          <w:tcPr>
            <w:tcW w:w="1696" w:type="dxa"/>
          </w:tcPr>
          <w:p w14:paraId="4AD3F7BE" w14:textId="77777777" w:rsidR="007319B1" w:rsidDel="007200B1" w:rsidRDefault="007319B1">
            <w:pPr>
              <w:pStyle w:val="af4"/>
              <w:ind w:firstLine="360"/>
              <w:rPr>
                <w:del w:id="54" w:author="simeng zhao" w:date="2018-01-30T13:41:00Z"/>
                <w:rFonts w:ascii="Times New Roman"/>
                <w:sz w:val="18"/>
                <w:szCs w:val="18"/>
              </w:rPr>
            </w:pPr>
            <w:del w:id="55" w:author="simeng zhao" w:date="2018-01-30T13:41:00Z">
              <w:r w:rsidDel="007200B1">
                <w:rPr>
                  <w:rFonts w:ascii="Times New Roman"/>
                  <w:sz w:val="18"/>
                  <w:szCs w:val="18"/>
                </w:rPr>
                <w:delText>64K</w:delText>
              </w:r>
            </w:del>
          </w:p>
        </w:tc>
        <w:tc>
          <w:tcPr>
            <w:tcW w:w="1696" w:type="dxa"/>
          </w:tcPr>
          <w:p w14:paraId="40D41BB9" w14:textId="77777777" w:rsidR="007319B1" w:rsidDel="007200B1" w:rsidRDefault="007319B1">
            <w:pPr>
              <w:pStyle w:val="af4"/>
              <w:ind w:firstLine="360"/>
              <w:rPr>
                <w:del w:id="56" w:author="simeng zhao" w:date="2018-01-30T13:41:00Z"/>
                <w:rFonts w:ascii="Times New Roman"/>
                <w:sz w:val="18"/>
                <w:szCs w:val="18"/>
              </w:rPr>
            </w:pPr>
            <w:del w:id="57" w:author="simeng zhao" w:date="2018-01-30T13:41:00Z">
              <w:r w:rsidDel="007200B1">
                <w:rPr>
                  <w:rFonts w:ascii="Times New Roman"/>
                  <w:sz w:val="18"/>
                  <w:szCs w:val="18"/>
                </w:rPr>
                <w:delText>0</w:delText>
              </w:r>
            </w:del>
          </w:p>
        </w:tc>
      </w:tr>
      <w:tr w:rsidR="007319B1" w:rsidDel="007200B1" w14:paraId="0D9BCF68" w14:textId="77777777">
        <w:trPr>
          <w:jc w:val="center"/>
          <w:del w:id="58" w:author="simeng zhao" w:date="2018-01-30T13:41:00Z"/>
        </w:trPr>
        <w:tc>
          <w:tcPr>
            <w:tcW w:w="1695" w:type="dxa"/>
          </w:tcPr>
          <w:p w14:paraId="24551E2B" w14:textId="77777777" w:rsidR="007319B1" w:rsidDel="007200B1" w:rsidRDefault="007319B1">
            <w:pPr>
              <w:pStyle w:val="af4"/>
              <w:ind w:firstLine="360"/>
              <w:rPr>
                <w:del w:id="59" w:author="simeng zhao" w:date="2018-01-30T13:41:00Z"/>
                <w:rFonts w:ascii="Times New Roman"/>
                <w:sz w:val="18"/>
                <w:szCs w:val="18"/>
              </w:rPr>
            </w:pPr>
            <w:del w:id="60" w:author="simeng zhao" w:date="2018-01-30T13:41:00Z">
              <w:r w:rsidDel="007200B1">
                <w:rPr>
                  <w:rFonts w:ascii="Times New Roman"/>
                  <w:sz w:val="18"/>
                  <w:szCs w:val="18"/>
                </w:rPr>
                <w:delText>5</w:delText>
              </w:r>
            </w:del>
          </w:p>
        </w:tc>
        <w:tc>
          <w:tcPr>
            <w:tcW w:w="1696" w:type="dxa"/>
          </w:tcPr>
          <w:p w14:paraId="70731E6D" w14:textId="77777777" w:rsidR="007319B1" w:rsidDel="007200B1" w:rsidRDefault="007319B1">
            <w:pPr>
              <w:pStyle w:val="af4"/>
              <w:ind w:firstLine="360"/>
              <w:rPr>
                <w:del w:id="61" w:author="simeng zhao" w:date="2018-01-30T13:41:00Z"/>
                <w:rFonts w:ascii="Times New Roman"/>
                <w:sz w:val="18"/>
                <w:szCs w:val="18"/>
              </w:rPr>
            </w:pPr>
            <w:del w:id="62" w:author="simeng zhao" w:date="2018-01-30T13:41:00Z">
              <w:r w:rsidDel="007200B1">
                <w:rPr>
                  <w:rFonts w:ascii="Times New Roman"/>
                  <w:sz w:val="18"/>
                  <w:szCs w:val="18"/>
                </w:rPr>
                <w:delText>64K</w:delText>
              </w:r>
            </w:del>
          </w:p>
        </w:tc>
        <w:tc>
          <w:tcPr>
            <w:tcW w:w="1696" w:type="dxa"/>
          </w:tcPr>
          <w:p w14:paraId="0B632E64" w14:textId="77777777" w:rsidR="007319B1" w:rsidDel="007200B1" w:rsidRDefault="007319B1">
            <w:pPr>
              <w:pStyle w:val="af4"/>
              <w:ind w:firstLine="360"/>
              <w:rPr>
                <w:del w:id="63" w:author="simeng zhao" w:date="2018-01-30T13:41:00Z"/>
                <w:rFonts w:ascii="Times New Roman"/>
                <w:sz w:val="18"/>
                <w:szCs w:val="18"/>
              </w:rPr>
            </w:pPr>
            <w:del w:id="64" w:author="simeng zhao" w:date="2018-01-30T13:41:00Z">
              <w:r w:rsidDel="007200B1">
                <w:rPr>
                  <w:rFonts w:ascii="Times New Roman"/>
                  <w:sz w:val="18"/>
                  <w:szCs w:val="18"/>
                </w:rPr>
                <w:delText>32K</w:delText>
              </w:r>
            </w:del>
          </w:p>
        </w:tc>
        <w:tc>
          <w:tcPr>
            <w:tcW w:w="1696" w:type="dxa"/>
          </w:tcPr>
          <w:p w14:paraId="76F7704A" w14:textId="77777777" w:rsidR="007319B1" w:rsidDel="007200B1" w:rsidRDefault="007319B1">
            <w:pPr>
              <w:pStyle w:val="af4"/>
              <w:ind w:firstLine="360"/>
              <w:rPr>
                <w:del w:id="65" w:author="simeng zhao" w:date="2018-01-30T13:41:00Z"/>
                <w:rFonts w:ascii="Times New Roman"/>
                <w:sz w:val="18"/>
                <w:szCs w:val="18"/>
              </w:rPr>
            </w:pPr>
            <w:del w:id="66" w:author="simeng zhao" w:date="2018-01-30T13:41:00Z">
              <w:r w:rsidDel="007200B1">
                <w:rPr>
                  <w:rFonts w:ascii="Times New Roman"/>
                  <w:sz w:val="18"/>
                  <w:szCs w:val="18"/>
                </w:rPr>
                <w:delText>Job2</w:delText>
              </w:r>
            </w:del>
          </w:p>
        </w:tc>
      </w:tr>
      <w:tr w:rsidR="007319B1" w:rsidDel="007200B1" w14:paraId="35541DBA" w14:textId="77777777">
        <w:trPr>
          <w:jc w:val="center"/>
          <w:del w:id="67" w:author="simeng zhao" w:date="2018-01-30T13:41:00Z"/>
        </w:trPr>
        <w:tc>
          <w:tcPr>
            <w:tcW w:w="1695" w:type="dxa"/>
          </w:tcPr>
          <w:p w14:paraId="2D707A76" w14:textId="77777777" w:rsidR="007319B1" w:rsidDel="007200B1" w:rsidRDefault="007319B1">
            <w:pPr>
              <w:pStyle w:val="af4"/>
              <w:ind w:firstLine="360"/>
              <w:rPr>
                <w:del w:id="68" w:author="simeng zhao" w:date="2018-01-30T13:41:00Z"/>
                <w:rFonts w:ascii="Times New Roman"/>
                <w:sz w:val="18"/>
                <w:szCs w:val="18"/>
              </w:rPr>
            </w:pPr>
            <w:del w:id="69" w:author="simeng zhao" w:date="2018-01-30T13:41:00Z">
              <w:r w:rsidDel="007200B1">
                <w:rPr>
                  <w:rFonts w:ascii="Times New Roman"/>
                  <w:sz w:val="18"/>
                  <w:szCs w:val="18"/>
                </w:rPr>
                <w:delText>6</w:delText>
              </w:r>
            </w:del>
          </w:p>
        </w:tc>
        <w:tc>
          <w:tcPr>
            <w:tcW w:w="1696" w:type="dxa"/>
          </w:tcPr>
          <w:p w14:paraId="4F16C4C0" w14:textId="77777777" w:rsidR="007319B1" w:rsidDel="007200B1" w:rsidRDefault="007319B1">
            <w:pPr>
              <w:pStyle w:val="af4"/>
              <w:ind w:firstLine="360"/>
              <w:rPr>
                <w:del w:id="70" w:author="simeng zhao" w:date="2018-01-30T13:41:00Z"/>
                <w:rFonts w:ascii="Times New Roman"/>
                <w:sz w:val="18"/>
                <w:szCs w:val="18"/>
              </w:rPr>
            </w:pPr>
            <w:del w:id="71" w:author="simeng zhao" w:date="2018-01-30T13:41:00Z">
              <w:r w:rsidDel="007200B1">
                <w:rPr>
                  <w:rFonts w:ascii="Times New Roman"/>
                  <w:sz w:val="18"/>
                  <w:szCs w:val="18"/>
                </w:rPr>
                <w:delText>96K</w:delText>
              </w:r>
            </w:del>
          </w:p>
        </w:tc>
        <w:tc>
          <w:tcPr>
            <w:tcW w:w="1696" w:type="dxa"/>
          </w:tcPr>
          <w:p w14:paraId="3786E952" w14:textId="77777777" w:rsidR="007319B1" w:rsidDel="007200B1" w:rsidRDefault="007319B1">
            <w:pPr>
              <w:pStyle w:val="af4"/>
              <w:ind w:firstLine="360"/>
              <w:rPr>
                <w:del w:id="72" w:author="simeng zhao" w:date="2018-01-30T13:41:00Z"/>
                <w:rFonts w:ascii="Times New Roman"/>
                <w:sz w:val="18"/>
                <w:szCs w:val="18"/>
              </w:rPr>
            </w:pPr>
            <w:del w:id="73" w:author="simeng zhao" w:date="2018-01-30T13:41:00Z">
              <w:r w:rsidDel="007200B1">
                <w:rPr>
                  <w:rFonts w:ascii="Times New Roman"/>
                  <w:sz w:val="18"/>
                  <w:szCs w:val="18"/>
                </w:rPr>
                <w:delText>32K</w:delText>
              </w:r>
            </w:del>
          </w:p>
        </w:tc>
        <w:tc>
          <w:tcPr>
            <w:tcW w:w="1696" w:type="dxa"/>
          </w:tcPr>
          <w:p w14:paraId="4DB1B406" w14:textId="77777777" w:rsidR="007319B1" w:rsidDel="007200B1" w:rsidRDefault="007319B1">
            <w:pPr>
              <w:pStyle w:val="af4"/>
              <w:ind w:firstLine="360"/>
              <w:rPr>
                <w:del w:id="74" w:author="simeng zhao" w:date="2018-01-30T13:41:00Z"/>
                <w:rFonts w:ascii="Times New Roman"/>
                <w:sz w:val="18"/>
                <w:szCs w:val="18"/>
              </w:rPr>
            </w:pPr>
            <w:del w:id="75" w:author="simeng zhao" w:date="2018-01-30T13:41:00Z">
              <w:r w:rsidDel="007200B1">
                <w:rPr>
                  <w:rFonts w:ascii="Times New Roman"/>
                  <w:sz w:val="18"/>
                  <w:szCs w:val="18"/>
                </w:rPr>
                <w:delText>0</w:delText>
              </w:r>
            </w:del>
          </w:p>
        </w:tc>
      </w:tr>
    </w:tbl>
    <w:p w14:paraId="77053059" w14:textId="77777777" w:rsidR="007319B1" w:rsidDel="007200B1" w:rsidRDefault="007319B1">
      <w:pPr>
        <w:spacing w:before="20" w:after="0" w:line="200" w:lineRule="exact"/>
        <w:rPr>
          <w:del w:id="76" w:author="simeng zhao" w:date="2018-01-30T13:41:00Z"/>
          <w:rFonts w:ascii="Times New Roman" w:hAnsi="Times New Roman"/>
          <w:sz w:val="21"/>
          <w:szCs w:val="20"/>
          <w:lang w:eastAsia="zh-CN"/>
        </w:rPr>
      </w:pPr>
    </w:p>
    <w:p w14:paraId="1D1CC6FD" w14:textId="77777777" w:rsidR="007319B1" w:rsidDel="007200B1" w:rsidRDefault="007319B1">
      <w:pPr>
        <w:spacing w:after="0" w:line="360" w:lineRule="auto"/>
        <w:ind w:left="2801" w:right="-23"/>
        <w:outlineLvl w:val="4"/>
        <w:rPr>
          <w:del w:id="77" w:author="simeng zhao" w:date="2018-01-30T13:41:00Z"/>
          <w:rFonts w:ascii="Times New Roman" w:hAnsi="Times New Roman"/>
          <w:sz w:val="18"/>
          <w:szCs w:val="18"/>
          <w:lang w:eastAsia="zh-CN"/>
        </w:rPr>
      </w:pPr>
      <w:del w:id="78" w:author="simeng zhao" w:date="2018-01-30T13:41:00Z">
        <w:r w:rsidDel="007200B1">
          <w:rPr>
            <w:rFonts w:ascii="Times New Roman" w:hAnsi="Times New Roman"/>
            <w:sz w:val="18"/>
            <w:szCs w:val="18"/>
            <w:lang w:eastAsia="zh-CN"/>
          </w:rPr>
          <w:delText>图</w:delText>
        </w:r>
        <w:r w:rsidDel="007200B1">
          <w:rPr>
            <w:rFonts w:ascii="Times New Roman" w:hAnsi="Times New Roman"/>
            <w:sz w:val="18"/>
            <w:szCs w:val="18"/>
            <w:lang w:eastAsia="zh-CN"/>
          </w:rPr>
          <w:delText>4-3</w:delText>
        </w:r>
        <w:r w:rsidDel="007200B1">
          <w:rPr>
            <w:rFonts w:ascii="Times New Roman" w:hAnsi="Times New Roman"/>
            <w:sz w:val="18"/>
            <w:szCs w:val="18"/>
            <w:lang w:eastAsia="zh-CN"/>
          </w:rPr>
          <w:delText xml:space="preserve">　固定分区存储管理的内存分配表</w:delText>
        </w:r>
      </w:del>
    </w:p>
    <w:p w14:paraId="740A86BD" w14:textId="77777777" w:rsidR="007319B1" w:rsidRDefault="007319B1">
      <w:pPr>
        <w:spacing w:before="5" w:after="0" w:line="100" w:lineRule="exact"/>
        <w:rPr>
          <w:rFonts w:ascii="Times New Roman" w:hAnsi="Times New Roman"/>
          <w:sz w:val="10"/>
          <w:szCs w:val="10"/>
          <w:lang w:eastAsia="zh-CN"/>
        </w:rPr>
      </w:pPr>
    </w:p>
    <w:p w14:paraId="52DFEEA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固定分区能够解决单道程序运行在并发环境下不能与</w:t>
      </w:r>
      <w:r>
        <w:rPr>
          <w:rFonts w:ascii="Times New Roman" w:hAnsi="Times New Roman"/>
          <w:spacing w:val="10"/>
          <w:sz w:val="21"/>
          <w:szCs w:val="21"/>
          <w:lang w:eastAsia="zh-CN"/>
        </w:rPr>
        <w:t>CPU</w:t>
      </w:r>
      <w:r>
        <w:rPr>
          <w:rFonts w:ascii="Times New Roman" w:hAnsi="Times New Roman"/>
          <w:spacing w:val="10"/>
          <w:sz w:val="21"/>
          <w:szCs w:val="21"/>
          <w:lang w:eastAsia="zh-CN"/>
        </w:rPr>
        <w:t>速度匹配的问题，同时也解决了单道程序运行时内存空间利用率低的问题。缺点是：首先，由于预先已规定分区大小，使得大作业无法装入，用户不得不采用覆盖等技术加以补救，这样不但加重用户负担，而且极不方便；其次，内存空间利用率不高，作业很少会恰好填满分区。</w:t>
      </w:r>
      <w:del w:id="79" w:author="simeng zhao" w:date="2018-01-30T13:41:00Z">
        <w:r w:rsidDel="007200B1">
          <w:rPr>
            <w:rFonts w:ascii="Times New Roman" w:hAnsi="Times New Roman"/>
            <w:spacing w:val="10"/>
            <w:sz w:val="21"/>
            <w:szCs w:val="21"/>
            <w:lang w:eastAsia="zh-CN"/>
          </w:rPr>
          <w:delText>例如，图</w:delText>
        </w:r>
        <w:r w:rsidDel="007200B1">
          <w:rPr>
            <w:rFonts w:ascii="Times New Roman" w:hAnsi="Times New Roman"/>
            <w:spacing w:val="10"/>
            <w:sz w:val="21"/>
            <w:szCs w:val="21"/>
            <w:lang w:eastAsia="zh-CN"/>
          </w:rPr>
          <w:delText>4-4</w:delText>
        </w:r>
        <w:r w:rsidDel="007200B1">
          <w:rPr>
            <w:rFonts w:ascii="Times New Roman" w:hAnsi="Times New Roman"/>
            <w:spacing w:val="10"/>
            <w:sz w:val="21"/>
            <w:szCs w:val="21"/>
            <w:lang w:eastAsia="zh-CN"/>
          </w:rPr>
          <w:delText>中若</w:delText>
        </w:r>
        <w:r w:rsidDel="007200B1">
          <w:rPr>
            <w:rFonts w:ascii="Times New Roman" w:hAnsi="Times New Roman"/>
            <w:spacing w:val="10"/>
            <w:sz w:val="21"/>
            <w:szCs w:val="21"/>
            <w:lang w:eastAsia="zh-CN"/>
          </w:rPr>
          <w:delText>Job1</w:delText>
        </w:r>
        <w:r w:rsidDel="007200B1">
          <w:rPr>
            <w:rFonts w:ascii="Times New Roman" w:hAnsi="Times New Roman"/>
            <w:spacing w:val="10"/>
            <w:sz w:val="21"/>
            <w:szCs w:val="21"/>
            <w:lang w:eastAsia="zh-CN"/>
          </w:rPr>
          <w:delText>和</w:delText>
        </w:r>
        <w:r w:rsidDel="007200B1">
          <w:rPr>
            <w:rFonts w:ascii="Times New Roman" w:hAnsi="Times New Roman"/>
            <w:spacing w:val="10"/>
            <w:sz w:val="21"/>
            <w:szCs w:val="21"/>
            <w:lang w:eastAsia="zh-CN"/>
          </w:rPr>
          <w:delText>Job2</w:delText>
        </w:r>
        <w:r w:rsidDel="007200B1">
          <w:rPr>
            <w:rFonts w:ascii="Times New Roman" w:hAnsi="Times New Roman"/>
            <w:spacing w:val="10"/>
            <w:sz w:val="21"/>
            <w:szCs w:val="21"/>
            <w:lang w:eastAsia="zh-CN"/>
          </w:rPr>
          <w:delText>两个作业实际只需</w:delText>
        </w:r>
        <w:r w:rsidDel="007200B1">
          <w:rPr>
            <w:rFonts w:ascii="Times New Roman" w:hAnsi="Times New Roman"/>
            <w:spacing w:val="10"/>
            <w:sz w:val="21"/>
            <w:szCs w:val="21"/>
            <w:lang w:eastAsia="zh-CN"/>
          </w:rPr>
          <w:delText>10 KB</w:delText>
        </w:r>
        <w:r w:rsidDel="007200B1">
          <w:rPr>
            <w:rFonts w:ascii="Times New Roman" w:hAnsi="Times New Roman"/>
            <w:spacing w:val="10"/>
            <w:sz w:val="21"/>
            <w:szCs w:val="21"/>
            <w:lang w:eastAsia="zh-CN"/>
          </w:rPr>
          <w:delText>和</w:delText>
        </w:r>
        <w:r w:rsidDel="007200B1">
          <w:rPr>
            <w:rFonts w:ascii="Times New Roman" w:hAnsi="Times New Roman"/>
            <w:spacing w:val="10"/>
            <w:sz w:val="21"/>
            <w:szCs w:val="21"/>
            <w:lang w:eastAsia="zh-CN"/>
          </w:rPr>
          <w:delText>18 KB</w:delText>
        </w:r>
        <w:r w:rsidDel="007200B1">
          <w:rPr>
            <w:rFonts w:ascii="Times New Roman" w:hAnsi="Times New Roman"/>
            <w:spacing w:val="10"/>
            <w:sz w:val="21"/>
            <w:szCs w:val="21"/>
            <w:lang w:eastAsia="zh-CN"/>
          </w:rPr>
          <w:delText>的内存空间，但它们却占用</w:delText>
        </w:r>
        <w:r w:rsidDel="007200B1">
          <w:rPr>
            <w:rFonts w:ascii="Times New Roman" w:hAnsi="Times New Roman"/>
            <w:spacing w:val="10"/>
            <w:sz w:val="21"/>
            <w:szCs w:val="21"/>
            <w:lang w:eastAsia="zh-CN"/>
          </w:rPr>
          <w:delText>16 KB</w:delText>
        </w:r>
        <w:r w:rsidDel="007200B1">
          <w:rPr>
            <w:rFonts w:ascii="Times New Roman" w:hAnsi="Times New Roman"/>
            <w:spacing w:val="10"/>
            <w:sz w:val="21"/>
            <w:szCs w:val="21"/>
            <w:lang w:eastAsia="zh-CN"/>
          </w:rPr>
          <w:delText>和</w:delText>
        </w:r>
        <w:r w:rsidDel="007200B1">
          <w:rPr>
            <w:rFonts w:ascii="Times New Roman" w:hAnsi="Times New Roman"/>
            <w:spacing w:val="10"/>
            <w:sz w:val="21"/>
            <w:szCs w:val="21"/>
            <w:lang w:eastAsia="zh-CN"/>
          </w:rPr>
          <w:delText>32 KB</w:delText>
        </w:r>
        <w:r w:rsidDel="007200B1">
          <w:rPr>
            <w:rFonts w:ascii="Times New Roman" w:hAnsi="Times New Roman"/>
            <w:spacing w:val="10"/>
            <w:sz w:val="21"/>
            <w:szCs w:val="21"/>
            <w:lang w:eastAsia="zh-CN"/>
          </w:rPr>
          <w:delText>的区域，共有</w:delText>
        </w:r>
        <w:r w:rsidDel="007200B1">
          <w:rPr>
            <w:rFonts w:ascii="Times New Roman" w:hAnsi="Times New Roman"/>
            <w:spacing w:val="10"/>
            <w:sz w:val="21"/>
            <w:szCs w:val="21"/>
            <w:lang w:eastAsia="zh-CN"/>
          </w:rPr>
          <w:delText>20 KB</w:delText>
        </w:r>
        <w:r w:rsidDel="007200B1">
          <w:rPr>
            <w:rFonts w:ascii="Times New Roman" w:hAnsi="Times New Roman"/>
            <w:spacing w:val="10"/>
            <w:sz w:val="21"/>
            <w:szCs w:val="21"/>
            <w:lang w:eastAsia="zh-CN"/>
          </w:rPr>
          <w:delText>的内存区域占而不用被白白浪费，出现分区内的</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碎片</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w:delText>
        </w:r>
      </w:del>
      <w:r>
        <w:rPr>
          <w:rFonts w:ascii="Times New Roman" w:hAnsi="Times New Roman"/>
          <w:spacing w:val="10"/>
          <w:sz w:val="21"/>
          <w:szCs w:val="21"/>
          <w:lang w:eastAsia="zh-CN"/>
        </w:rPr>
        <w:t>再者，如果一个作业在运行过程中要求动态扩充内存空间，采用固定分区是相当困难的；最后，分区数目是在系统初启时确定的，这就会限制多道运行程序的道数，特别不适应分时系统交互型用户及内存需求变化很大的情形。然而，固定分区方法实现简单，因此，对于程序大小和出现频率已知的情形，还是比较合适的。</w:t>
      </w:r>
    </w:p>
    <w:p w14:paraId="73D36F61"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4.2.2  </w:t>
      </w:r>
      <w:r>
        <w:rPr>
          <w:rFonts w:ascii="Times New Roman" w:hAnsi="Times New Roman"/>
          <w:b/>
          <w:spacing w:val="-1"/>
          <w:sz w:val="24"/>
          <w:szCs w:val="24"/>
          <w:lang w:eastAsia="zh-CN"/>
        </w:rPr>
        <w:t>可变分区存储管理</w:t>
      </w:r>
    </w:p>
    <w:p w14:paraId="1164DFF7"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1. </w:t>
      </w:r>
      <w:r>
        <w:rPr>
          <w:rFonts w:ascii="Times New Roman" w:hAnsi="Times New Roman"/>
          <w:b/>
          <w:bCs/>
          <w:spacing w:val="10"/>
          <w:sz w:val="21"/>
          <w:szCs w:val="21"/>
          <w:lang w:eastAsia="zh-CN"/>
        </w:rPr>
        <w:t>可变分区内存空间的分配和去配</w:t>
      </w:r>
    </w:p>
    <w:p w14:paraId="65F0C6C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可变分区（</w:t>
      </w:r>
      <w:r>
        <w:rPr>
          <w:rFonts w:ascii="Times New Roman" w:hAnsi="Times New Roman"/>
          <w:spacing w:val="10"/>
          <w:sz w:val="21"/>
          <w:szCs w:val="21"/>
          <w:lang w:eastAsia="zh-CN"/>
        </w:rPr>
        <w:t>variable partition</w:t>
      </w:r>
      <w:r>
        <w:rPr>
          <w:rFonts w:ascii="Times New Roman" w:hAnsi="Times New Roman"/>
          <w:spacing w:val="10"/>
          <w:sz w:val="21"/>
          <w:szCs w:val="21"/>
          <w:lang w:eastAsia="zh-CN"/>
        </w:rPr>
        <w:t>）存储管理又称动态分区模式，按照作业大小来划分分区，但划分的时间、大小、位置都是动态的。系统把作业装入内存时，根据其所需要的内存容量查看是否有足够空间，若有，则按需分割一个分区分配给此作业；若无，则令此作业等待内存资源。由于分区大小是按照作业的实际需求量而定的，且分区数目也是可变的，所以，可变分区能够克服固定分区内存资源的浪费问题，有利于多道程序设计，提高内存资源利用率。使用可变分区存储管理的例子是</w:t>
      </w:r>
      <w:r>
        <w:rPr>
          <w:rFonts w:ascii="Times New Roman" w:hAnsi="Times New Roman"/>
          <w:spacing w:val="10"/>
          <w:sz w:val="21"/>
          <w:szCs w:val="21"/>
          <w:lang w:eastAsia="zh-CN"/>
        </w:rPr>
        <w:t>IBM</w:t>
      </w:r>
      <w:r>
        <w:rPr>
          <w:rFonts w:ascii="Times New Roman" w:hAnsi="Times New Roman"/>
          <w:spacing w:val="10"/>
          <w:sz w:val="21"/>
          <w:szCs w:val="21"/>
          <w:lang w:eastAsia="zh-CN"/>
        </w:rPr>
        <w:t>操作系统</w:t>
      </w:r>
      <w:r>
        <w:rPr>
          <w:rFonts w:ascii="Times New Roman" w:hAnsi="Times New Roman"/>
          <w:spacing w:val="10"/>
          <w:sz w:val="21"/>
          <w:szCs w:val="21"/>
          <w:lang w:eastAsia="zh-CN"/>
        </w:rPr>
        <w:t>OS/MVT</w:t>
      </w:r>
      <w:r>
        <w:rPr>
          <w:rFonts w:ascii="Times New Roman" w:hAnsi="Times New Roman"/>
          <w:spacing w:val="10"/>
          <w:sz w:val="21"/>
          <w:szCs w:val="21"/>
          <w:lang w:eastAsia="zh-CN"/>
        </w:rPr>
        <w:t>（</w:t>
      </w:r>
      <w:r>
        <w:rPr>
          <w:rFonts w:ascii="Times New Roman" w:hAnsi="Times New Roman"/>
          <w:spacing w:val="10"/>
          <w:sz w:val="21"/>
          <w:szCs w:val="21"/>
          <w:lang w:eastAsia="zh-CN"/>
        </w:rPr>
        <w:t>Multiprogramming with a Variable Number of Tasks</w:t>
      </w:r>
      <w:r>
        <w:rPr>
          <w:rFonts w:ascii="Times New Roman" w:hAnsi="Times New Roman"/>
          <w:spacing w:val="10"/>
          <w:sz w:val="21"/>
          <w:szCs w:val="21"/>
          <w:lang w:eastAsia="zh-CN"/>
        </w:rPr>
        <w:t>）。</w:t>
      </w:r>
    </w:p>
    <w:p w14:paraId="61073F3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可变分区模式下，系统初启且用户作业尚未装入内存之前，整个用户区是一个大空闲分区，随着作业的装入和撤离，内存空间被分成许多分区，有的分区被占用，而有的分区仍空闲。内存中分区数目和大小随着作业的执行而不断改变，为了方便内存空间的分配和去配，用于管理的数据结构可由两张表组成：</w:t>
      </w:r>
      <w:r>
        <w:rPr>
          <w:rFonts w:ascii="Times New Roman" w:hAnsi="Times New Roman"/>
          <w:spacing w:val="10"/>
          <w:sz w:val="21"/>
          <w:szCs w:val="21"/>
          <w:lang w:eastAsia="zh-CN"/>
        </w:rPr>
        <w:t>“</w:t>
      </w:r>
      <w:r>
        <w:rPr>
          <w:rFonts w:ascii="Times New Roman" w:hAnsi="Times New Roman"/>
          <w:spacing w:val="10"/>
          <w:sz w:val="21"/>
          <w:szCs w:val="21"/>
          <w:lang w:eastAsia="zh-CN"/>
        </w:rPr>
        <w:t>已分配区表</w:t>
      </w:r>
      <w:r>
        <w:rPr>
          <w:rFonts w:ascii="Times New Roman" w:hAnsi="Times New Roman"/>
          <w:spacing w:val="10"/>
          <w:sz w:val="21"/>
          <w:szCs w:val="21"/>
          <w:lang w:eastAsia="zh-CN"/>
        </w:rPr>
        <w:t>”</w:t>
      </w:r>
      <w:r>
        <w:rPr>
          <w:rFonts w:ascii="Times New Roman" w:hAnsi="Times New Roman"/>
          <w:spacing w:val="10"/>
          <w:sz w:val="21"/>
          <w:szCs w:val="21"/>
          <w:lang w:eastAsia="zh-CN"/>
        </w:rPr>
        <w:t>和</w:t>
      </w:r>
      <w:r>
        <w:rPr>
          <w:rFonts w:ascii="Times New Roman" w:hAnsi="Times New Roman"/>
          <w:spacing w:val="10"/>
          <w:sz w:val="21"/>
          <w:szCs w:val="21"/>
          <w:lang w:eastAsia="zh-CN"/>
        </w:rPr>
        <w:t>“</w:t>
      </w:r>
      <w:r>
        <w:rPr>
          <w:rFonts w:ascii="Times New Roman" w:hAnsi="Times New Roman"/>
          <w:spacing w:val="10"/>
          <w:sz w:val="21"/>
          <w:szCs w:val="21"/>
          <w:lang w:eastAsia="zh-CN"/>
        </w:rPr>
        <w:t>未分配区表</w:t>
      </w:r>
      <w:r>
        <w:rPr>
          <w:rFonts w:ascii="Times New Roman" w:hAnsi="Times New Roman"/>
          <w:spacing w:val="10"/>
          <w:sz w:val="21"/>
          <w:szCs w:val="21"/>
          <w:lang w:eastAsia="zh-CN"/>
        </w:rPr>
        <w:t>”</w:t>
      </w:r>
      <w:r>
        <w:rPr>
          <w:rFonts w:ascii="Times New Roman" w:hAnsi="Times New Roman"/>
          <w:spacing w:val="10"/>
          <w:sz w:val="21"/>
          <w:szCs w:val="21"/>
          <w:lang w:eastAsia="zh-CN"/>
        </w:rPr>
        <w:t>。当装入新作业时，从未分配区表中找出一个足够容纳它的空闲区，将此区分成两部分，一部分用来装入作业，成为已分配区；另一部分仍是空闲区（若有）。这时，应从已分配区表中找出一个空栏目登记新作业的起始地址、占用长度，同时修改未分配区表中空闲区的长度和起始地址。当作业撤离时，已分配区表中的相应状态改为</w:t>
      </w:r>
      <w:r>
        <w:rPr>
          <w:rFonts w:ascii="Times New Roman" w:hAnsi="Times New Roman"/>
          <w:spacing w:val="10"/>
          <w:sz w:val="21"/>
          <w:szCs w:val="21"/>
          <w:lang w:eastAsia="zh-CN"/>
        </w:rPr>
        <w:t>“</w:t>
      </w:r>
      <w:r>
        <w:rPr>
          <w:rFonts w:ascii="Times New Roman" w:hAnsi="Times New Roman"/>
          <w:spacing w:val="10"/>
          <w:sz w:val="21"/>
          <w:szCs w:val="21"/>
          <w:lang w:eastAsia="zh-CN"/>
        </w:rPr>
        <w:t>空闲</w:t>
      </w:r>
      <w:r>
        <w:rPr>
          <w:rFonts w:ascii="Times New Roman" w:hAnsi="Times New Roman"/>
          <w:spacing w:val="10"/>
          <w:sz w:val="21"/>
          <w:szCs w:val="21"/>
          <w:lang w:eastAsia="zh-CN"/>
        </w:rPr>
        <w:t>”</w:t>
      </w:r>
      <w:r>
        <w:rPr>
          <w:rFonts w:ascii="Times New Roman" w:hAnsi="Times New Roman"/>
          <w:spacing w:val="10"/>
          <w:sz w:val="21"/>
          <w:szCs w:val="21"/>
          <w:lang w:eastAsia="zh-CN"/>
        </w:rPr>
        <w:t>，而将收回的分区登记到未分配区表中，若有相邻空闲区再将其连接后登记。可变分区的回收算法较为复杂，当一个作业</w:t>
      </w:r>
      <w:r>
        <w:rPr>
          <w:rFonts w:ascii="Times New Roman" w:hAnsi="Times New Roman"/>
          <w:spacing w:val="10"/>
          <w:sz w:val="21"/>
          <w:szCs w:val="21"/>
          <w:lang w:eastAsia="zh-CN"/>
        </w:rPr>
        <w:t>X</w:t>
      </w:r>
      <w:r>
        <w:rPr>
          <w:rFonts w:ascii="Times New Roman" w:hAnsi="Times New Roman"/>
          <w:spacing w:val="10"/>
          <w:sz w:val="21"/>
          <w:szCs w:val="21"/>
          <w:lang w:eastAsia="zh-CN"/>
        </w:rPr>
        <w:t>撤离时，可分成４种情况：其邻近都有作业（</w:t>
      </w:r>
      <w:r>
        <w:rPr>
          <w:rFonts w:ascii="Times New Roman" w:hAnsi="Times New Roman"/>
          <w:spacing w:val="10"/>
          <w:sz w:val="21"/>
          <w:szCs w:val="21"/>
          <w:lang w:eastAsia="zh-CN"/>
        </w:rPr>
        <w:t>A</w:t>
      </w:r>
      <w:r>
        <w:rPr>
          <w:rFonts w:ascii="Times New Roman" w:hAnsi="Times New Roman"/>
          <w:spacing w:val="10"/>
          <w:sz w:val="21"/>
          <w:szCs w:val="21"/>
          <w:lang w:eastAsia="zh-CN"/>
        </w:rPr>
        <w:t>和</w:t>
      </w:r>
      <w:r>
        <w:rPr>
          <w:rFonts w:ascii="Times New Roman" w:hAnsi="Times New Roman"/>
          <w:spacing w:val="10"/>
          <w:sz w:val="21"/>
          <w:szCs w:val="21"/>
          <w:lang w:eastAsia="zh-CN"/>
        </w:rPr>
        <w:t>B</w:t>
      </w:r>
      <w:r>
        <w:rPr>
          <w:rFonts w:ascii="Times New Roman" w:hAnsi="Times New Roman"/>
          <w:spacing w:val="10"/>
          <w:sz w:val="21"/>
          <w:szCs w:val="21"/>
          <w:lang w:eastAsia="zh-CN"/>
        </w:rPr>
        <w:t>），其一边有作业（</w:t>
      </w:r>
      <w:r>
        <w:rPr>
          <w:rFonts w:ascii="Times New Roman" w:hAnsi="Times New Roman"/>
          <w:spacing w:val="10"/>
          <w:sz w:val="21"/>
          <w:szCs w:val="21"/>
          <w:lang w:eastAsia="zh-CN"/>
        </w:rPr>
        <w:t>A</w:t>
      </w:r>
      <w:r>
        <w:rPr>
          <w:rFonts w:ascii="Times New Roman" w:hAnsi="Times New Roman"/>
          <w:spacing w:val="10"/>
          <w:sz w:val="21"/>
          <w:szCs w:val="21"/>
          <w:lang w:eastAsia="zh-CN"/>
        </w:rPr>
        <w:t>或</w:t>
      </w:r>
      <w:r>
        <w:rPr>
          <w:rFonts w:ascii="Times New Roman" w:hAnsi="Times New Roman"/>
          <w:spacing w:val="10"/>
          <w:sz w:val="21"/>
          <w:szCs w:val="21"/>
          <w:lang w:eastAsia="zh-CN"/>
        </w:rPr>
        <w:t>B</w:t>
      </w:r>
      <w:r>
        <w:rPr>
          <w:rFonts w:ascii="Times New Roman" w:hAnsi="Times New Roman"/>
          <w:spacing w:val="10"/>
          <w:sz w:val="21"/>
          <w:szCs w:val="21"/>
          <w:lang w:eastAsia="zh-CN"/>
        </w:rPr>
        <w:t>），其两边均为空闲区（黑色区域）。可变分区回收情况如图４</w:t>
      </w:r>
      <w:r>
        <w:rPr>
          <w:rFonts w:ascii="Times New Roman" w:hAnsi="Times New Roman"/>
          <w:spacing w:val="10"/>
          <w:sz w:val="21"/>
          <w:szCs w:val="21"/>
          <w:lang w:eastAsia="zh-CN"/>
        </w:rPr>
        <w:t xml:space="preserve">-4 </w:t>
      </w:r>
      <w:r>
        <w:rPr>
          <w:rFonts w:ascii="Times New Roman" w:hAnsi="Times New Roman"/>
          <w:spacing w:val="10"/>
          <w:sz w:val="21"/>
          <w:szCs w:val="21"/>
          <w:lang w:eastAsia="zh-CN"/>
        </w:rPr>
        <w:t>所示，同时应修改内存分配表</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6E105F1E" w14:textId="77777777" w:rsidR="007319B1" w:rsidRDefault="007319B1">
      <w:pPr>
        <w:spacing w:after="0" w:line="200" w:lineRule="exact"/>
        <w:rPr>
          <w:rFonts w:ascii="Times New Roman" w:hAnsi="Times New Roman"/>
          <w:sz w:val="20"/>
          <w:szCs w:val="20"/>
          <w:lang w:eastAsia="zh-CN"/>
        </w:rPr>
      </w:pPr>
    </w:p>
    <w:p w14:paraId="051DE8B4"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rPr>
        <mc:AlternateContent>
          <mc:Choice Requires="wpg">
            <w:drawing>
              <wp:anchor distT="0" distB="0" distL="114300" distR="114300" simplePos="0" relativeHeight="251632128" behindDoc="1" locked="0" layoutInCell="1" allowOverlap="1" wp14:anchorId="7691E2E7" wp14:editId="345B5BD1">
                <wp:simplePos x="0" y="0"/>
                <wp:positionH relativeFrom="page">
                  <wp:posOffset>2460625</wp:posOffset>
                </wp:positionH>
                <wp:positionV relativeFrom="paragraph">
                  <wp:posOffset>28575</wp:posOffset>
                </wp:positionV>
                <wp:extent cx="2877185" cy="1197610"/>
                <wp:effectExtent l="3175" t="0" r="0" b="3175"/>
                <wp:wrapNone/>
                <wp:docPr id="501" name="组合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7185" cy="1197610"/>
                          <a:chOff x="2573" y="-2081"/>
                          <a:chExt cx="4531" cy="1886"/>
                        </a:xfrm>
                      </wpg:grpSpPr>
                      <wpg:grpSp>
                        <wpg:cNvPr id="502" name="组合 130"/>
                        <wpg:cNvGrpSpPr>
                          <a:grpSpLocks/>
                        </wpg:cNvGrpSpPr>
                        <wpg:grpSpPr bwMode="auto">
                          <a:xfrm>
                            <a:off x="2575" y="-2078"/>
                            <a:ext cx="4526" cy="1882"/>
                            <a:chOff x="2575" y="-2078"/>
                            <a:chExt cx="4526" cy="1882"/>
                          </a:xfrm>
                        </wpg:grpSpPr>
                        <wps:wsp>
                          <wps:cNvPr id="503" name="任意多边形 132"/>
                          <wps:cNvSpPr>
                            <a:spLocks/>
                          </wps:cNvSpPr>
                          <wps:spPr bwMode="auto">
                            <a:xfrm>
                              <a:off x="2575" y="-2078"/>
                              <a:ext cx="4526" cy="1882"/>
                            </a:xfrm>
                            <a:custGeom>
                              <a:avLst/>
                              <a:gdLst>
                                <a:gd name="T0" fmla="+- 0 2575 2575"/>
                                <a:gd name="T1" fmla="*/ T0 w 4526"/>
                                <a:gd name="T2" fmla="+- 0 -197 -2078"/>
                                <a:gd name="T3" fmla="*/ -197 h 1882"/>
                                <a:gd name="T4" fmla="+- 0 7102 2575"/>
                                <a:gd name="T5" fmla="*/ T4 w 4526"/>
                                <a:gd name="T6" fmla="+- 0 -197 -2078"/>
                                <a:gd name="T7" fmla="*/ -197 h 1882"/>
                                <a:gd name="T8" fmla="+- 0 7102 2575"/>
                                <a:gd name="T9" fmla="*/ T8 w 4526"/>
                                <a:gd name="T10" fmla="+- 0 -2078 -2078"/>
                                <a:gd name="T11" fmla="*/ -2078 h 1882"/>
                                <a:gd name="T12" fmla="+- 0 2575 2575"/>
                                <a:gd name="T13" fmla="*/ T12 w 4526"/>
                                <a:gd name="T14" fmla="+- 0 -2078 -2078"/>
                                <a:gd name="T15" fmla="*/ -2078 h 1882"/>
                                <a:gd name="T16" fmla="+- 0 2575 2575"/>
                                <a:gd name="T17" fmla="*/ T16 w 4526"/>
                                <a:gd name="T18" fmla="+- 0 -197 -2078"/>
                                <a:gd name="T19" fmla="*/ -197 h 1882"/>
                              </a:gdLst>
                              <a:ahLst/>
                              <a:cxnLst>
                                <a:cxn ang="0">
                                  <a:pos x="T1" y="T3"/>
                                </a:cxn>
                                <a:cxn ang="0">
                                  <a:pos x="T5" y="T7"/>
                                </a:cxn>
                                <a:cxn ang="0">
                                  <a:pos x="T9" y="T11"/>
                                </a:cxn>
                                <a:cxn ang="0">
                                  <a:pos x="T13" y="T15"/>
                                </a:cxn>
                                <a:cxn ang="0">
                                  <a:pos x="T17" y="T19"/>
                                </a:cxn>
                              </a:cxnLst>
                              <a:rect l="0" t="0" r="r" b="b"/>
                              <a:pathLst>
                                <a:path w="4526" h="1882">
                                  <a:moveTo>
                                    <a:pt x="0" y="1881"/>
                                  </a:moveTo>
                                  <a:lnTo>
                                    <a:pt x="4527" y="1881"/>
                                  </a:lnTo>
                                  <a:lnTo>
                                    <a:pt x="4527" y="0"/>
                                  </a:lnTo>
                                  <a:lnTo>
                                    <a:pt x="0" y="0"/>
                                  </a:lnTo>
                                  <a:lnTo>
                                    <a:pt x="0" y="1881"/>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4" name="图片 1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73" y="-2081"/>
                              <a:ext cx="4531" cy="1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4236E00F" id="组合 129" o:spid="_x0000_s1026" style="position:absolute;left:0;text-align:left;margin-left:193.75pt;margin-top:2.25pt;width:226.55pt;height:94.3pt;z-index:-251684352;mso-position-horizontal-relative:page" coordorigin="2573,-2081" coordsize="4531,1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">
                <v:group id="组合 130" o:spid="_x0000_s1027" style="position:absolute;left:2575;top:-2078;width:4526;height:1882" coordorigin="2575,-2078" coordsize="4526,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shape id="任意多边形 132" o:spid="_x0000_s1028" style="position:absolute;left:2575;top:-2078;width:4526;height:1882;visibility:visible;mso-wrap-style:square;v-text-anchor:top" coordsize="4526,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" path="m,1881r4527,l4527,,,,,1881e" fillcolor="black" stroked="f">
                    <v:path arrowok="t" o:connecttype="custom" o:connectlocs="0,-197;4527,-197;4527,-2078;0,-2078;0,-197"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1" o:spid="_x0000_s1029" type="#_x0000_t75" style="position:absolute;left:2573;top:-2081;width:4531;height: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">
                    <v:imagedata r:id="rId10" o:title=""/>
                  </v:shape>
                </v:group>
                <w10:wrap anchorx="page"/>
              </v:group>
            </w:pict>
          </mc:Fallback>
        </mc:AlternateContent>
      </w:r>
    </w:p>
    <w:p w14:paraId="6774FCF5" w14:textId="77777777" w:rsidR="007319B1" w:rsidRDefault="007319B1">
      <w:pPr>
        <w:spacing w:after="0" w:line="200" w:lineRule="exact"/>
        <w:rPr>
          <w:rFonts w:ascii="Times New Roman" w:hAnsi="Times New Roman"/>
          <w:sz w:val="20"/>
          <w:szCs w:val="20"/>
          <w:lang w:eastAsia="zh-CN"/>
        </w:rPr>
      </w:pPr>
    </w:p>
    <w:p w14:paraId="0E192C5B" w14:textId="77777777" w:rsidR="007319B1" w:rsidRDefault="007319B1">
      <w:pPr>
        <w:spacing w:after="0" w:line="200" w:lineRule="exact"/>
        <w:rPr>
          <w:rFonts w:ascii="Times New Roman" w:hAnsi="Times New Roman"/>
          <w:sz w:val="20"/>
          <w:szCs w:val="20"/>
          <w:lang w:eastAsia="zh-CN"/>
        </w:rPr>
      </w:pPr>
    </w:p>
    <w:p w14:paraId="76C7615E" w14:textId="77777777" w:rsidR="007319B1" w:rsidRDefault="007319B1">
      <w:pPr>
        <w:spacing w:before="13" w:after="0" w:line="280" w:lineRule="exact"/>
        <w:rPr>
          <w:rFonts w:ascii="Times New Roman" w:hAnsi="Times New Roman"/>
          <w:sz w:val="28"/>
          <w:szCs w:val="28"/>
          <w:lang w:eastAsia="zh-CN"/>
        </w:rPr>
      </w:pPr>
    </w:p>
    <w:p w14:paraId="59EF49D5" w14:textId="77777777" w:rsidR="007319B1" w:rsidRDefault="007319B1">
      <w:pPr>
        <w:spacing w:after="0" w:line="246" w:lineRule="exact"/>
        <w:ind w:left="3303" w:right="3311"/>
        <w:jc w:val="center"/>
        <w:rPr>
          <w:rFonts w:ascii="Times New Roman" w:hAnsi="Times New Roman"/>
          <w:sz w:val="18"/>
          <w:szCs w:val="18"/>
          <w:lang w:eastAsia="zh-CN"/>
        </w:rPr>
      </w:pPr>
    </w:p>
    <w:p w14:paraId="4BF065CB" w14:textId="77777777" w:rsidR="007319B1" w:rsidRDefault="007319B1">
      <w:pPr>
        <w:spacing w:after="0" w:line="246" w:lineRule="exact"/>
        <w:ind w:left="3303" w:right="3311"/>
        <w:jc w:val="center"/>
        <w:rPr>
          <w:rFonts w:ascii="Times New Roman" w:hAnsi="Times New Roman"/>
          <w:sz w:val="18"/>
          <w:szCs w:val="18"/>
          <w:lang w:eastAsia="zh-CN"/>
        </w:rPr>
      </w:pPr>
    </w:p>
    <w:p w14:paraId="607DE86C" w14:textId="77777777" w:rsidR="007319B1" w:rsidRDefault="007319B1">
      <w:pPr>
        <w:spacing w:after="0" w:line="246" w:lineRule="exact"/>
        <w:ind w:left="3303" w:right="3311"/>
        <w:jc w:val="center"/>
        <w:rPr>
          <w:rFonts w:ascii="Times New Roman" w:hAnsi="Times New Roman"/>
          <w:sz w:val="18"/>
          <w:szCs w:val="18"/>
          <w:lang w:eastAsia="zh-CN"/>
        </w:rPr>
      </w:pPr>
    </w:p>
    <w:p w14:paraId="594A629B" w14:textId="77777777" w:rsidR="007319B1" w:rsidRDefault="007319B1">
      <w:pPr>
        <w:spacing w:after="0" w:line="246" w:lineRule="exact"/>
        <w:ind w:left="3303" w:right="3311"/>
        <w:jc w:val="center"/>
        <w:rPr>
          <w:rFonts w:ascii="Times New Roman" w:hAnsi="Times New Roman"/>
          <w:sz w:val="18"/>
          <w:szCs w:val="18"/>
          <w:lang w:eastAsia="zh-CN"/>
        </w:rPr>
      </w:pPr>
    </w:p>
    <w:p w14:paraId="15B5B951" w14:textId="77777777" w:rsidR="007319B1" w:rsidRDefault="007319B1">
      <w:pPr>
        <w:spacing w:after="0" w:line="246" w:lineRule="exact"/>
        <w:ind w:left="3303" w:right="3311"/>
        <w:jc w:val="center"/>
        <w:rPr>
          <w:rFonts w:ascii="Times New Roman" w:hAnsi="Times New Roman"/>
          <w:sz w:val="18"/>
          <w:szCs w:val="18"/>
          <w:lang w:eastAsia="zh-CN"/>
        </w:rPr>
      </w:pPr>
    </w:p>
    <w:p w14:paraId="77930634" w14:textId="77777777" w:rsidR="007319B1" w:rsidRDefault="007319B1">
      <w:pPr>
        <w:spacing w:after="0" w:line="360" w:lineRule="auto"/>
        <w:ind w:right="91"/>
        <w:jc w:val="center"/>
        <w:outlineLvl w:val="4"/>
        <w:rPr>
          <w:rFonts w:ascii="Times New Roman" w:hAnsi="Times New Roman"/>
          <w:sz w:val="18"/>
          <w:szCs w:val="18"/>
          <w:lang w:eastAsia="zh-CN"/>
        </w:rPr>
      </w:pPr>
      <w:r>
        <w:rPr>
          <w:rFonts w:ascii="Times New Roman" w:hAnsi="Times New Roman"/>
          <w:sz w:val="18"/>
          <w:szCs w:val="18"/>
          <w:lang w:eastAsia="zh-CN"/>
        </w:rPr>
        <w:lastRenderedPageBreak/>
        <w:t>图</w:t>
      </w:r>
      <w:r>
        <w:rPr>
          <w:rFonts w:ascii="Times New Roman" w:hAnsi="Times New Roman"/>
          <w:sz w:val="18"/>
          <w:szCs w:val="18"/>
          <w:lang w:eastAsia="zh-CN"/>
        </w:rPr>
        <w:t xml:space="preserve">4-4  </w:t>
      </w:r>
      <w:r>
        <w:rPr>
          <w:rFonts w:ascii="Times New Roman" w:hAnsi="Times New Roman"/>
          <w:sz w:val="18"/>
          <w:szCs w:val="18"/>
          <w:lang w:eastAsia="zh-CN"/>
        </w:rPr>
        <w:t>可变分区回收情况</w:t>
      </w:r>
    </w:p>
    <w:p w14:paraId="5E61F86B" w14:textId="77777777" w:rsidR="007319B1" w:rsidRDefault="007319B1">
      <w:pPr>
        <w:spacing w:before="1" w:after="0" w:line="200" w:lineRule="exact"/>
        <w:rPr>
          <w:rFonts w:ascii="Times New Roman" w:hAnsi="Times New Roman"/>
          <w:sz w:val="20"/>
          <w:szCs w:val="20"/>
          <w:lang w:eastAsia="zh-CN"/>
        </w:rPr>
      </w:pPr>
    </w:p>
    <w:p w14:paraId="6F8400B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由于分区数目不定，采用链表是另一种较好的空闲区管理方法，用链指针把所有空闲区链接起来，每个空闲区的开头单元存放本空闲区长度及下一个空闲区起始地址指针，系统设置指向空闲区链的头指针。在使用时，沿链查找并取一个长度能满足要求的空闲区分配给进程，再修改链表；归还时，把此空闲区链入空闲区链表的相应位置即可。空闲区链表管理比空闲区表格管理要复杂，但其优点是链表自身并不占用存储单元。</w:t>
      </w:r>
    </w:p>
    <w:p w14:paraId="361BDF7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无论空闲区表格管理还是空闲区链表管理，表格和链表中的空闲区都可按一定规则排列。例如，按空闲区大小，从大到小或从小到大排列；或按空闲区地址，从大到小或从小到大排列，以方便空闲区的查找和回收。常用的可变分区分配算法有以下</w:t>
      </w:r>
      <w:r>
        <w:rPr>
          <w:rFonts w:ascii="Times New Roman" w:hAnsi="Times New Roman"/>
          <w:spacing w:val="10"/>
          <w:sz w:val="21"/>
          <w:szCs w:val="21"/>
          <w:lang w:eastAsia="zh-CN"/>
        </w:rPr>
        <w:t>5</w:t>
      </w:r>
      <w:r>
        <w:rPr>
          <w:rFonts w:ascii="Times New Roman" w:hAnsi="Times New Roman"/>
          <w:spacing w:val="10"/>
          <w:sz w:val="21"/>
          <w:szCs w:val="21"/>
          <w:lang w:eastAsia="zh-CN"/>
        </w:rPr>
        <w:t>种：</w:t>
      </w:r>
    </w:p>
    <w:p w14:paraId="6657DB2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）最先适应（</w:t>
      </w:r>
      <w:r>
        <w:rPr>
          <w:rFonts w:ascii="Times New Roman" w:hAnsi="Times New Roman"/>
          <w:spacing w:val="10"/>
          <w:sz w:val="21"/>
          <w:szCs w:val="21"/>
          <w:lang w:eastAsia="zh-CN"/>
        </w:rPr>
        <w:t>first fit</w:t>
      </w:r>
      <w:r>
        <w:rPr>
          <w:rFonts w:ascii="Times New Roman" w:hAnsi="Times New Roman"/>
          <w:spacing w:val="10"/>
          <w:sz w:val="21"/>
          <w:szCs w:val="21"/>
          <w:lang w:eastAsia="zh-CN"/>
        </w:rPr>
        <w:t>）分配算法。该算法顺序查找未分配区表或链表，直至找到第一个能满足长度要求的空闲区为止，分割此分区，一部分分配给作业，另一部分仍为空闲区（若有）。采用这一分配算法时，未分配区表或链表中的空闲区通常按地址从小到大排列。这样，为进程分配内存空间时从低地址部分的空闲区开始查找，可使高地址部分尽可能少用，以保持一个大空闲区，有利于大作业装入；但这样做会使内存低地址和高地址两端的分区利用不均衡，也将给回收分区带来麻烦，需要搜索未分配区表或链表来确定它在表格或链表中的位置且要移动相应登记项。</w:t>
      </w:r>
    </w:p>
    <w:p w14:paraId="5380211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）下次适应（</w:t>
      </w:r>
      <w:r>
        <w:rPr>
          <w:rFonts w:ascii="Times New Roman" w:hAnsi="Times New Roman"/>
          <w:spacing w:val="10"/>
          <w:sz w:val="21"/>
          <w:szCs w:val="21"/>
          <w:lang w:eastAsia="zh-CN"/>
        </w:rPr>
        <w:t>next fit</w:t>
      </w:r>
      <w:r>
        <w:rPr>
          <w:rFonts w:ascii="Times New Roman" w:hAnsi="Times New Roman"/>
          <w:spacing w:val="10"/>
          <w:sz w:val="21"/>
          <w:szCs w:val="21"/>
          <w:lang w:eastAsia="zh-CN"/>
        </w:rPr>
        <w:t>）分配算法。该算法总是从未分配区的上次扫描结束处顺序查找未分配区表或链表，直至找到第一个能满足长度要求的空闲区为止，分割这个未分配区，一部分分配给作业，另一部分仍为空闲区（若有）。这一算法是最先适应分配算法的变种，能够缩短平均查找时间，且存储空间利用率更加均衡，不会导致小空闲区集中于内存一端。</w:t>
      </w:r>
    </w:p>
    <w:p w14:paraId="7583589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）最优适应（</w:t>
      </w:r>
      <w:r>
        <w:rPr>
          <w:rFonts w:ascii="Times New Roman" w:hAnsi="Times New Roman"/>
          <w:spacing w:val="10"/>
          <w:sz w:val="21"/>
          <w:szCs w:val="21"/>
          <w:lang w:eastAsia="zh-CN"/>
        </w:rPr>
        <w:t>best fit</w:t>
      </w:r>
      <w:r>
        <w:rPr>
          <w:rFonts w:ascii="Times New Roman" w:hAnsi="Times New Roman"/>
          <w:spacing w:val="10"/>
          <w:sz w:val="21"/>
          <w:szCs w:val="21"/>
          <w:lang w:eastAsia="zh-CN"/>
        </w:rPr>
        <w:t>）分配算法。该算法扫描整个未分配区表或链表，从空闲区中挑选一个能满足用户进程要求的最小分区进行分配。此算法保证不会分割一个更大的区域，使得装入大作业的要求容易得到满足，同时，通常把空闲区按长度递增顺序排列，查找时总是从最小一个空闲区开始，直至找到满足要求的分区为止，这时，最优适应分配算法等同于最先适应分配算法。此算法的内存利用率好，所找出的分区如果正好满足要求则是最合适的。如果比所要求的分区略大则分割后会使剩下的空闲区很小，难以利用，其查找时间也是最长的。</w:t>
      </w:r>
    </w:p>
    <w:p w14:paraId="4AEA406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）最坏适应（</w:t>
      </w:r>
      <w:r>
        <w:rPr>
          <w:rFonts w:ascii="Times New Roman" w:hAnsi="Times New Roman"/>
          <w:spacing w:val="10"/>
          <w:sz w:val="21"/>
          <w:szCs w:val="21"/>
          <w:lang w:eastAsia="zh-CN"/>
        </w:rPr>
        <w:t>worst fit</w:t>
      </w:r>
      <w:r>
        <w:rPr>
          <w:rFonts w:ascii="Times New Roman" w:hAnsi="Times New Roman"/>
          <w:spacing w:val="10"/>
          <w:sz w:val="21"/>
          <w:szCs w:val="21"/>
          <w:lang w:eastAsia="zh-CN"/>
        </w:rPr>
        <w:t>）分配算法。该算法扫描整个未分配区表或链表，总是挑选一个最大的空闲区分割给作业使用，其优点是使剩下的空闲区不致过小，对中小型作业有利。采用此分配算法可把空闲区按长度递减顺序排列，查找时只需看第一个分区能否满足进程要求，这样使最坏适应分配算法的查找效率很高，此时，最坏适应分配算法等同于最先适应分配算法。</w:t>
      </w:r>
    </w:p>
    <w:p w14:paraId="17B61F1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）快速适应（</w:t>
      </w:r>
      <w:r>
        <w:rPr>
          <w:rFonts w:ascii="Times New Roman" w:hAnsi="Times New Roman"/>
          <w:spacing w:val="10"/>
          <w:sz w:val="21"/>
          <w:szCs w:val="21"/>
          <w:lang w:eastAsia="zh-CN"/>
        </w:rPr>
        <w:t>quick fit</w:t>
      </w:r>
      <w:r>
        <w:rPr>
          <w:rFonts w:ascii="Times New Roman" w:hAnsi="Times New Roman"/>
          <w:spacing w:val="10"/>
          <w:sz w:val="21"/>
          <w:szCs w:val="21"/>
          <w:lang w:eastAsia="zh-CN"/>
        </w:rPr>
        <w:t>）分配算法。该算法为那些经常用到的长度的空闲区设立单独的空闲区链表。例如，有一个</w:t>
      </w:r>
      <w:r>
        <w:rPr>
          <w:rFonts w:ascii="Times New Roman" w:hAnsi="Times New Roman"/>
          <w:spacing w:val="10"/>
          <w:sz w:val="21"/>
          <w:szCs w:val="21"/>
          <w:lang w:eastAsia="zh-CN"/>
        </w:rPr>
        <w:t>n</w:t>
      </w:r>
      <w:r>
        <w:rPr>
          <w:rFonts w:ascii="Times New Roman" w:hAnsi="Times New Roman"/>
          <w:spacing w:val="10"/>
          <w:sz w:val="21"/>
          <w:szCs w:val="21"/>
          <w:lang w:eastAsia="zh-CN"/>
        </w:rPr>
        <w:t>项的表，此表第一项是指向长度为</w:t>
      </w:r>
      <w:r>
        <w:rPr>
          <w:rFonts w:ascii="Times New Roman" w:hAnsi="Times New Roman"/>
          <w:spacing w:val="10"/>
          <w:sz w:val="21"/>
          <w:szCs w:val="21"/>
          <w:lang w:eastAsia="zh-CN"/>
        </w:rPr>
        <w:t>2 KB</w:t>
      </w:r>
      <w:r>
        <w:rPr>
          <w:rFonts w:ascii="Times New Roman" w:hAnsi="Times New Roman"/>
          <w:spacing w:val="10"/>
          <w:sz w:val="21"/>
          <w:szCs w:val="21"/>
          <w:lang w:eastAsia="zh-CN"/>
        </w:rPr>
        <w:t>的空闲区链表表头的指针，第二项是指向长度为</w:t>
      </w:r>
      <w:r>
        <w:rPr>
          <w:rFonts w:ascii="Times New Roman" w:hAnsi="Times New Roman"/>
          <w:spacing w:val="10"/>
          <w:sz w:val="21"/>
          <w:szCs w:val="21"/>
          <w:lang w:eastAsia="zh-CN"/>
        </w:rPr>
        <w:t>4 KB</w:t>
      </w:r>
      <w:r>
        <w:rPr>
          <w:rFonts w:ascii="Times New Roman" w:hAnsi="Times New Roman"/>
          <w:spacing w:val="10"/>
          <w:sz w:val="21"/>
          <w:szCs w:val="21"/>
          <w:lang w:eastAsia="zh-CN"/>
        </w:rPr>
        <w:t>的空闲区链表表头的指针，第三项是指向长度为</w:t>
      </w:r>
      <w:r>
        <w:rPr>
          <w:rFonts w:ascii="Times New Roman" w:hAnsi="Times New Roman"/>
          <w:spacing w:val="10"/>
          <w:sz w:val="21"/>
          <w:szCs w:val="21"/>
          <w:lang w:eastAsia="zh-CN"/>
        </w:rPr>
        <w:t>8 KB</w:t>
      </w:r>
      <w:r>
        <w:rPr>
          <w:rFonts w:ascii="Times New Roman" w:hAnsi="Times New Roman"/>
          <w:spacing w:val="10"/>
          <w:sz w:val="21"/>
          <w:szCs w:val="21"/>
          <w:lang w:eastAsia="zh-CN"/>
        </w:rPr>
        <w:t>的空闲区链表表头的指针，依此类推。像</w:t>
      </w:r>
      <w:r>
        <w:rPr>
          <w:rFonts w:ascii="Times New Roman" w:hAnsi="Times New Roman"/>
          <w:spacing w:val="10"/>
          <w:sz w:val="21"/>
          <w:szCs w:val="21"/>
          <w:lang w:eastAsia="zh-CN"/>
        </w:rPr>
        <w:t>9 KB</w:t>
      </w:r>
      <w:r>
        <w:rPr>
          <w:rFonts w:ascii="Times New Roman" w:hAnsi="Times New Roman"/>
          <w:spacing w:val="10"/>
          <w:sz w:val="21"/>
          <w:szCs w:val="21"/>
          <w:lang w:eastAsia="zh-CN"/>
        </w:rPr>
        <w:t>这样的空闲区既可放在</w:t>
      </w:r>
      <w:r>
        <w:rPr>
          <w:rFonts w:ascii="Times New Roman" w:hAnsi="Times New Roman"/>
          <w:spacing w:val="10"/>
          <w:sz w:val="21"/>
          <w:szCs w:val="21"/>
          <w:lang w:eastAsia="zh-CN"/>
        </w:rPr>
        <w:t>8 KB</w:t>
      </w:r>
      <w:r>
        <w:rPr>
          <w:rFonts w:ascii="Times New Roman" w:hAnsi="Times New Roman"/>
          <w:spacing w:val="10"/>
          <w:sz w:val="21"/>
          <w:szCs w:val="21"/>
          <w:lang w:eastAsia="zh-CN"/>
        </w:rPr>
        <w:t>的链表中也可放在一个特殊的空闲区链表中。此算法查找十分快速，只要按进程长度直接搜索能容纳它的最小空闲区链表并取第一块分配，但归还内存空间时与相邻空闲区的合并既复杂又费时。</w:t>
      </w:r>
    </w:p>
    <w:p w14:paraId="40D477F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lastRenderedPageBreak/>
        <w:t>由于最先适应分配算法简单、快速，在实际操作系统中用得较多，其次是下次适应分配</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算法和最优适应分配算法。</w:t>
      </w:r>
    </w:p>
    <w:p w14:paraId="320C5106"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2  </w:t>
      </w:r>
      <w:r>
        <w:rPr>
          <w:rFonts w:ascii="Times New Roman" w:hAnsi="Times New Roman"/>
          <w:b/>
          <w:bCs/>
          <w:spacing w:val="10"/>
          <w:sz w:val="21"/>
          <w:szCs w:val="21"/>
          <w:lang w:eastAsia="zh-CN"/>
        </w:rPr>
        <w:t>地址转换与存储保护</w:t>
      </w:r>
    </w:p>
    <w:p w14:paraId="1D8D0F6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对固定分区采用静态地址重定位，进程运行时使用绝对地址，可由加载程序进行地址越界检查。对可变分区则采用动态地址重定位，进程的程序和数据的地址转换由硬件完成，硬件设置两个专用控制寄存器：基址寄存器和限长寄存器，基址寄存器存放分配给进程使用的分区的起始地址，限长寄存器存放进程所占用的连续存储空间的长度。当进程占有</w:t>
      </w:r>
      <w:r>
        <w:rPr>
          <w:rFonts w:ascii="Times New Roman" w:hAnsi="Times New Roman"/>
          <w:spacing w:val="10"/>
          <w:sz w:val="21"/>
          <w:szCs w:val="21"/>
          <w:lang w:eastAsia="zh-CN"/>
        </w:rPr>
        <w:t>CPU</w:t>
      </w:r>
      <w:r>
        <w:rPr>
          <w:rFonts w:ascii="Times New Roman" w:hAnsi="Times New Roman"/>
          <w:spacing w:val="10"/>
          <w:sz w:val="21"/>
          <w:szCs w:val="21"/>
          <w:lang w:eastAsia="zh-CN"/>
        </w:rPr>
        <w:t>运行后，操作系统可把分区起始地址和长度送入基址寄存器和限长寄存器，在执行指令或访问数据时，由硬件根据基址寄存器进行地址转换得到绝对地址。当逻辑地址小于限长值时，逻辑地址加基址寄存器的值就可获得绝对地址；当逻辑地址大于限长值时，表示进程所访问的地址超出所分得的区域，此时不允许访问，达到存储保护的目的。</w:t>
      </w:r>
    </w:p>
    <w:p w14:paraId="47957D9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在多道程序系统中，硬件只需设置一对基址</w:t>
      </w:r>
      <w:r>
        <w:rPr>
          <w:rFonts w:ascii="Times New Roman" w:hAnsi="Times New Roman"/>
          <w:spacing w:val="10"/>
          <w:sz w:val="21"/>
          <w:szCs w:val="21"/>
          <w:lang w:eastAsia="zh-CN"/>
        </w:rPr>
        <w:t>/</w:t>
      </w:r>
      <w:r>
        <w:rPr>
          <w:rFonts w:ascii="Times New Roman" w:hAnsi="Times New Roman"/>
          <w:spacing w:val="10"/>
          <w:sz w:val="21"/>
          <w:szCs w:val="21"/>
          <w:lang w:eastAsia="zh-CN"/>
        </w:rPr>
        <w:t>限长寄存器，一个进程在执行过程中出现等待事件时，操作系统把基址</w:t>
      </w:r>
      <w:r>
        <w:rPr>
          <w:rFonts w:ascii="Times New Roman" w:hAnsi="Times New Roman"/>
          <w:spacing w:val="10"/>
          <w:sz w:val="21"/>
          <w:szCs w:val="21"/>
          <w:lang w:eastAsia="zh-CN"/>
        </w:rPr>
        <w:t>/</w:t>
      </w:r>
      <w:r>
        <w:rPr>
          <w:rFonts w:ascii="Times New Roman" w:hAnsi="Times New Roman"/>
          <w:spacing w:val="10"/>
          <w:sz w:val="21"/>
          <w:szCs w:val="21"/>
          <w:lang w:eastAsia="zh-CN"/>
        </w:rPr>
        <w:t>限长寄存器的内容随同此进程的其他信息，如</w:t>
      </w:r>
      <w:r>
        <w:rPr>
          <w:rFonts w:ascii="Times New Roman" w:hAnsi="Times New Roman"/>
          <w:spacing w:val="10"/>
          <w:sz w:val="21"/>
          <w:szCs w:val="21"/>
          <w:lang w:eastAsia="zh-CN"/>
        </w:rPr>
        <w:t>PSW</w:t>
      </w:r>
      <w:r>
        <w:rPr>
          <w:rFonts w:ascii="Times New Roman" w:hAnsi="Times New Roman"/>
          <w:spacing w:val="10"/>
          <w:sz w:val="21"/>
          <w:szCs w:val="21"/>
          <w:lang w:eastAsia="zh-CN"/>
        </w:rPr>
        <w:t>、通用寄存器等一起保存起来，另一个进程被选中执行时，则将其基址</w:t>
      </w:r>
      <w:r>
        <w:rPr>
          <w:rFonts w:ascii="Times New Roman" w:hAnsi="Times New Roman"/>
          <w:spacing w:val="10"/>
          <w:sz w:val="21"/>
          <w:szCs w:val="21"/>
          <w:lang w:eastAsia="zh-CN"/>
        </w:rPr>
        <w:t>/</w:t>
      </w:r>
      <w:r>
        <w:rPr>
          <w:rFonts w:ascii="Times New Roman" w:hAnsi="Times New Roman"/>
          <w:spacing w:val="10"/>
          <w:sz w:val="21"/>
          <w:szCs w:val="21"/>
          <w:lang w:eastAsia="zh-CN"/>
        </w:rPr>
        <w:t>限长值再送入基址</w:t>
      </w:r>
      <w:r>
        <w:rPr>
          <w:rFonts w:ascii="Times New Roman" w:hAnsi="Times New Roman"/>
          <w:spacing w:val="10"/>
          <w:sz w:val="21"/>
          <w:szCs w:val="21"/>
          <w:lang w:eastAsia="zh-CN"/>
        </w:rPr>
        <w:t>/</w:t>
      </w:r>
      <w:r>
        <w:rPr>
          <w:rFonts w:ascii="Times New Roman" w:hAnsi="Times New Roman"/>
          <w:spacing w:val="10"/>
          <w:sz w:val="21"/>
          <w:szCs w:val="21"/>
          <w:lang w:eastAsia="zh-CN"/>
        </w:rPr>
        <w:t>限长寄存器。世界上最早的巨型机</w:t>
      </w:r>
      <w:r>
        <w:rPr>
          <w:rFonts w:ascii="Times New Roman" w:hAnsi="Times New Roman"/>
          <w:spacing w:val="10"/>
          <w:sz w:val="21"/>
          <w:szCs w:val="21"/>
          <w:lang w:eastAsia="zh-CN"/>
        </w:rPr>
        <w:t>CDC 6600</w:t>
      </w:r>
      <w:r>
        <w:rPr>
          <w:rFonts w:ascii="Times New Roman" w:hAnsi="Times New Roman"/>
          <w:spacing w:val="10"/>
          <w:sz w:val="21"/>
          <w:szCs w:val="21"/>
          <w:lang w:eastAsia="zh-CN"/>
        </w:rPr>
        <w:t>便采用这种方案。</w:t>
      </w:r>
    </w:p>
    <w:p w14:paraId="4CFF33F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C</w:t>
      </w:r>
      <w:r>
        <w:rPr>
          <w:rFonts w:ascii="Times New Roman" w:hAnsi="Times New Roman"/>
          <w:spacing w:val="10"/>
          <w:sz w:val="21"/>
          <w:szCs w:val="21"/>
          <w:lang w:eastAsia="zh-CN"/>
        </w:rPr>
        <w:t>语言程序被编译成至少</w:t>
      </w:r>
      <w:r>
        <w:rPr>
          <w:rFonts w:ascii="Times New Roman" w:hAnsi="Times New Roman"/>
          <w:spacing w:val="10"/>
          <w:sz w:val="21"/>
          <w:szCs w:val="21"/>
          <w:lang w:eastAsia="zh-CN"/>
        </w:rPr>
        <w:t>3</w:t>
      </w:r>
      <w:r>
        <w:rPr>
          <w:rFonts w:ascii="Times New Roman" w:hAnsi="Times New Roman"/>
          <w:spacing w:val="10"/>
          <w:sz w:val="21"/>
          <w:szCs w:val="21"/>
          <w:lang w:eastAsia="zh-CN"/>
        </w:rPr>
        <w:t>个段：代码段、数据段、堆栈段，</w:t>
      </w:r>
      <w:r>
        <w:rPr>
          <w:rFonts w:ascii="Times New Roman" w:hAnsi="Times New Roman"/>
          <w:spacing w:val="10"/>
          <w:sz w:val="21"/>
          <w:szCs w:val="21"/>
          <w:lang w:eastAsia="zh-CN"/>
        </w:rPr>
        <w:t>UNIX</w:t>
      </w:r>
      <w:r>
        <w:rPr>
          <w:rFonts w:ascii="Times New Roman" w:hAnsi="Times New Roman"/>
          <w:spacing w:val="10"/>
          <w:sz w:val="21"/>
          <w:szCs w:val="21"/>
          <w:lang w:eastAsia="zh-CN"/>
        </w:rPr>
        <w:t>进程模型是在这种模块化基础上形成的；相应地，</w:t>
      </w:r>
      <w:r>
        <w:rPr>
          <w:rFonts w:ascii="Times New Roman" w:hAnsi="Times New Roman"/>
          <w:spacing w:val="10"/>
          <w:sz w:val="21"/>
          <w:szCs w:val="21"/>
          <w:lang w:eastAsia="zh-CN"/>
        </w:rPr>
        <w:t>Intel x86</w:t>
      </w:r>
      <w:r>
        <w:rPr>
          <w:rFonts w:ascii="Times New Roman" w:hAnsi="Times New Roman"/>
          <w:spacing w:val="10"/>
          <w:sz w:val="21"/>
          <w:szCs w:val="21"/>
          <w:lang w:eastAsia="zh-CN"/>
        </w:rPr>
        <w:t>平台提供专用的</w:t>
      </w:r>
      <w:r>
        <w:rPr>
          <w:rFonts w:ascii="Times New Roman" w:hAnsi="Times New Roman"/>
          <w:spacing w:val="10"/>
          <w:sz w:val="21"/>
          <w:szCs w:val="21"/>
          <w:lang w:eastAsia="zh-CN"/>
        </w:rPr>
        <w:t>6</w:t>
      </w:r>
      <w:r>
        <w:rPr>
          <w:rFonts w:ascii="Times New Roman" w:hAnsi="Times New Roman"/>
          <w:spacing w:val="10"/>
          <w:sz w:val="21"/>
          <w:szCs w:val="21"/>
          <w:lang w:eastAsia="zh-CN"/>
        </w:rPr>
        <w:t>个段基址寄存器，由操作系统负责控制和管理。代码段寄存器</w:t>
      </w:r>
      <w:r>
        <w:rPr>
          <w:rFonts w:ascii="Times New Roman" w:hAnsi="Times New Roman"/>
          <w:spacing w:val="10"/>
          <w:sz w:val="21"/>
          <w:szCs w:val="21"/>
          <w:lang w:eastAsia="zh-CN"/>
        </w:rPr>
        <w:t>CS</w:t>
      </w:r>
      <w:r>
        <w:rPr>
          <w:rFonts w:ascii="Times New Roman" w:hAnsi="Times New Roman"/>
          <w:spacing w:val="10"/>
          <w:sz w:val="21"/>
          <w:szCs w:val="21"/>
          <w:lang w:eastAsia="zh-CN"/>
        </w:rPr>
        <w:t>在指令执行期间重定位指令地址，堆栈段寄存器</w:t>
      </w:r>
      <w:r>
        <w:rPr>
          <w:rFonts w:ascii="Times New Roman" w:hAnsi="Times New Roman"/>
          <w:spacing w:val="10"/>
          <w:sz w:val="21"/>
          <w:szCs w:val="21"/>
          <w:lang w:eastAsia="zh-CN"/>
        </w:rPr>
        <w:t>SS</w:t>
      </w:r>
      <w:r>
        <w:rPr>
          <w:rFonts w:ascii="Times New Roman" w:hAnsi="Times New Roman"/>
          <w:spacing w:val="10"/>
          <w:sz w:val="21"/>
          <w:szCs w:val="21"/>
          <w:lang w:eastAsia="zh-CN"/>
        </w:rPr>
        <w:t>为栈指令的执行重定位地址，数据段寄存器</w:t>
      </w:r>
      <w:r>
        <w:rPr>
          <w:rFonts w:ascii="Times New Roman" w:hAnsi="Times New Roman"/>
          <w:spacing w:val="10"/>
          <w:sz w:val="21"/>
          <w:szCs w:val="21"/>
          <w:lang w:eastAsia="zh-CN"/>
        </w:rPr>
        <w:t>DS</w:t>
      </w:r>
      <w:r>
        <w:rPr>
          <w:rFonts w:ascii="Times New Roman" w:hAnsi="Times New Roman"/>
          <w:spacing w:val="10"/>
          <w:sz w:val="21"/>
          <w:szCs w:val="21"/>
          <w:lang w:eastAsia="zh-CN"/>
        </w:rPr>
        <w:t>在指令执行周期内重定位数据地址。在有</w:t>
      </w:r>
      <w:r>
        <w:rPr>
          <w:rFonts w:ascii="Times New Roman" w:hAnsi="Times New Roman"/>
          <w:spacing w:val="10"/>
          <w:sz w:val="21"/>
          <w:szCs w:val="21"/>
          <w:lang w:eastAsia="zh-CN"/>
        </w:rPr>
        <w:t>N</w:t>
      </w:r>
      <w:r>
        <w:rPr>
          <w:rFonts w:ascii="Times New Roman" w:hAnsi="Times New Roman"/>
          <w:spacing w:val="10"/>
          <w:sz w:val="21"/>
          <w:szCs w:val="21"/>
          <w:lang w:eastAsia="zh-CN"/>
        </w:rPr>
        <w:t>个重定位寄存器的机器中，允许每个进程获得</w:t>
      </w:r>
      <w:r>
        <w:rPr>
          <w:rFonts w:ascii="Times New Roman" w:hAnsi="Times New Roman"/>
          <w:spacing w:val="10"/>
          <w:sz w:val="21"/>
          <w:szCs w:val="21"/>
          <w:lang w:eastAsia="zh-CN"/>
        </w:rPr>
        <w:t>N</w:t>
      </w:r>
      <w:r>
        <w:rPr>
          <w:rFonts w:ascii="Times New Roman" w:hAnsi="Times New Roman"/>
          <w:spacing w:val="10"/>
          <w:sz w:val="21"/>
          <w:szCs w:val="21"/>
          <w:lang w:eastAsia="zh-CN"/>
        </w:rPr>
        <w:t>个不同的内存段，并在运行时进行动态地址重定位。如果每个进程只能占用一个分区，那么，就不允许各个进程之间有公共区域，这样，当多个进程共享例行程序时就只好在各自内存区存放一套，从而，内存利用率低。提供两对或多对基址</w:t>
      </w:r>
      <w:r>
        <w:rPr>
          <w:rFonts w:ascii="Times New Roman" w:hAnsi="Times New Roman"/>
          <w:spacing w:val="10"/>
          <w:sz w:val="21"/>
          <w:szCs w:val="21"/>
          <w:lang w:eastAsia="zh-CN"/>
        </w:rPr>
        <w:t>/</w:t>
      </w:r>
      <w:r>
        <w:rPr>
          <w:rFonts w:ascii="Times New Roman" w:hAnsi="Times New Roman"/>
          <w:spacing w:val="10"/>
          <w:sz w:val="21"/>
          <w:szCs w:val="21"/>
          <w:lang w:eastAsia="zh-CN"/>
        </w:rPr>
        <w:t>限长寄存器的机器中，允许一个进程占用两个或多个分区。可规定某对基址</w:t>
      </w:r>
      <w:r>
        <w:rPr>
          <w:rFonts w:ascii="Times New Roman" w:hAnsi="Times New Roman"/>
          <w:spacing w:val="10"/>
          <w:sz w:val="21"/>
          <w:szCs w:val="21"/>
          <w:lang w:eastAsia="zh-CN"/>
        </w:rPr>
        <w:t>/</w:t>
      </w:r>
      <w:r>
        <w:rPr>
          <w:rFonts w:ascii="Times New Roman" w:hAnsi="Times New Roman"/>
          <w:spacing w:val="10"/>
          <w:sz w:val="21"/>
          <w:szCs w:val="21"/>
          <w:lang w:eastAsia="zh-CN"/>
        </w:rPr>
        <w:t>限长寄存器的区域是共享的，用来存放共享的程序和数据，当然，共享区域中的信息只能读出不能写入，于是多个用户进程共享的例行程序就可放在限定的公用区域中，如图</w:t>
      </w:r>
      <w:r>
        <w:rPr>
          <w:rFonts w:ascii="Times New Roman" w:hAnsi="Times New Roman"/>
          <w:spacing w:val="10"/>
          <w:sz w:val="21"/>
          <w:szCs w:val="21"/>
          <w:lang w:eastAsia="zh-CN"/>
        </w:rPr>
        <w:t>4-5</w:t>
      </w:r>
      <w:r>
        <w:rPr>
          <w:rFonts w:ascii="Times New Roman" w:hAnsi="Times New Roman"/>
          <w:spacing w:val="10"/>
          <w:sz w:val="21"/>
          <w:szCs w:val="21"/>
          <w:lang w:eastAsia="zh-CN"/>
        </w:rPr>
        <w:t>所示，让进程的共享部分取相同的基址</w:t>
      </w:r>
      <w:r>
        <w:rPr>
          <w:rFonts w:ascii="Times New Roman" w:hAnsi="Times New Roman"/>
          <w:spacing w:val="10"/>
          <w:sz w:val="21"/>
          <w:szCs w:val="21"/>
          <w:lang w:eastAsia="zh-CN"/>
        </w:rPr>
        <w:t>/</w:t>
      </w:r>
      <w:r>
        <w:rPr>
          <w:rFonts w:ascii="Times New Roman" w:hAnsi="Times New Roman"/>
          <w:spacing w:val="10"/>
          <w:sz w:val="21"/>
          <w:szCs w:val="21"/>
          <w:lang w:eastAsia="zh-CN"/>
        </w:rPr>
        <w:t>限长值。</w:t>
      </w:r>
    </w:p>
    <w:p w14:paraId="757A449A" w14:textId="77777777" w:rsidR="007319B1" w:rsidRDefault="007319B1">
      <w:pPr>
        <w:spacing w:before="4" w:after="0" w:line="200" w:lineRule="exact"/>
        <w:rPr>
          <w:rFonts w:ascii="Times New Roman" w:hAnsi="Times New Roman"/>
          <w:spacing w:val="10"/>
          <w:sz w:val="20"/>
          <w:szCs w:val="20"/>
          <w:lang w:eastAsia="zh-CN"/>
        </w:rPr>
      </w:pPr>
    </w:p>
    <w:p w14:paraId="6EA6C406" w14:textId="77777777" w:rsidR="007319B1" w:rsidRDefault="007200B1">
      <w:pPr>
        <w:spacing w:after="0" w:line="240" w:lineRule="auto"/>
        <w:ind w:left="1882" w:right="-20"/>
        <w:rPr>
          <w:rFonts w:ascii="Times New Roman" w:hAnsi="Times New Roman"/>
          <w:sz w:val="20"/>
          <w:szCs w:val="20"/>
        </w:rPr>
      </w:pPr>
      <w:r>
        <w:rPr>
          <w:rFonts w:ascii="Times New Roman" w:hAnsi="Times New Roman"/>
          <w:noProof/>
        </w:rPr>
        <w:drawing>
          <wp:inline distT="0" distB="0" distL="0" distR="0" wp14:anchorId="7575E32E" wp14:editId="2FDE2EA1">
            <wp:extent cx="3187065" cy="1938020"/>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7065" cy="1938020"/>
                    </a:xfrm>
                    <a:prstGeom prst="rect">
                      <a:avLst/>
                    </a:prstGeom>
                    <a:noFill/>
                    <a:ln>
                      <a:noFill/>
                    </a:ln>
                  </pic:spPr>
                </pic:pic>
              </a:graphicData>
            </a:graphic>
          </wp:inline>
        </w:drawing>
      </w:r>
    </w:p>
    <w:p w14:paraId="0EBB1298" w14:textId="77777777" w:rsidR="007319B1" w:rsidRDefault="007319B1">
      <w:pPr>
        <w:spacing w:before="3" w:after="0" w:line="110" w:lineRule="exact"/>
        <w:rPr>
          <w:rFonts w:ascii="Times New Roman" w:hAnsi="Times New Roman"/>
          <w:sz w:val="11"/>
          <w:szCs w:val="11"/>
        </w:rPr>
      </w:pPr>
    </w:p>
    <w:p w14:paraId="39C500CD" w14:textId="77777777" w:rsidR="007319B1" w:rsidRDefault="007319B1">
      <w:pPr>
        <w:tabs>
          <w:tab w:val="center" w:pos="4112"/>
          <w:tab w:val="left" w:pos="6480"/>
        </w:tabs>
        <w:spacing w:after="0" w:line="360" w:lineRule="auto"/>
        <w:ind w:right="91"/>
        <w:jc w:val="center"/>
        <w:outlineLvl w:val="4"/>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 xml:space="preserve">4-5  </w:t>
      </w:r>
      <w:r>
        <w:rPr>
          <w:rFonts w:ascii="Times New Roman" w:hAnsi="Times New Roman"/>
          <w:sz w:val="18"/>
          <w:szCs w:val="18"/>
          <w:lang w:eastAsia="zh-CN"/>
        </w:rPr>
        <w:t>多对重定位寄存器支持内存共享</w:t>
      </w:r>
    </w:p>
    <w:p w14:paraId="55BC790F" w14:textId="77777777" w:rsidR="007319B1" w:rsidRDefault="007319B1">
      <w:pPr>
        <w:spacing w:after="0" w:line="240" w:lineRule="auto"/>
        <w:ind w:right="88"/>
        <w:jc w:val="center"/>
        <w:rPr>
          <w:rFonts w:ascii="Times New Roman" w:hAnsi="Times New Roman"/>
          <w:w w:val="99"/>
          <w:sz w:val="18"/>
          <w:szCs w:val="18"/>
          <w:lang w:eastAsia="zh-CN"/>
        </w:rPr>
      </w:pPr>
    </w:p>
    <w:p w14:paraId="3A7D2451"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lastRenderedPageBreak/>
        <w:t xml:space="preserve">4.2.3  </w:t>
      </w:r>
      <w:r>
        <w:rPr>
          <w:rFonts w:ascii="Times New Roman" w:hAnsi="Times New Roman"/>
          <w:b/>
          <w:spacing w:val="-1"/>
          <w:sz w:val="24"/>
          <w:szCs w:val="24"/>
          <w:lang w:eastAsia="zh-CN"/>
        </w:rPr>
        <w:t>内存不足的存储管理技术</w:t>
      </w:r>
    </w:p>
    <w:p w14:paraId="6DE71888"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1. </w:t>
      </w:r>
      <w:r>
        <w:rPr>
          <w:rFonts w:ascii="Times New Roman" w:hAnsi="Times New Roman"/>
          <w:b/>
          <w:bCs/>
          <w:spacing w:val="10"/>
          <w:sz w:val="21"/>
          <w:szCs w:val="21"/>
          <w:lang w:eastAsia="zh-CN"/>
        </w:rPr>
        <w:t>移动技术</w:t>
      </w:r>
    </w:p>
    <w:p w14:paraId="55A502D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可变分区法中，必须把进程装入一个连续的内存区域，由于进程不断地装入和撤销，导致内存中常常出现分散的小空闲区，称之为</w:t>
      </w:r>
      <w:r>
        <w:rPr>
          <w:rFonts w:ascii="Times New Roman" w:hAnsi="Times New Roman"/>
          <w:spacing w:val="10"/>
          <w:sz w:val="21"/>
          <w:szCs w:val="21"/>
          <w:lang w:eastAsia="zh-CN"/>
        </w:rPr>
        <w:t>“</w:t>
      </w:r>
      <w:r>
        <w:rPr>
          <w:rFonts w:ascii="Times New Roman" w:hAnsi="Times New Roman"/>
          <w:spacing w:val="10"/>
          <w:sz w:val="21"/>
          <w:szCs w:val="21"/>
          <w:lang w:eastAsia="zh-CN"/>
        </w:rPr>
        <w:t>碎片</w:t>
      </w:r>
      <w:r>
        <w:rPr>
          <w:rFonts w:ascii="Times New Roman" w:hAnsi="Times New Roman"/>
          <w:spacing w:val="10"/>
          <w:sz w:val="21"/>
          <w:szCs w:val="21"/>
          <w:lang w:eastAsia="zh-CN"/>
        </w:rPr>
        <w:t>”</w:t>
      </w:r>
      <w:r>
        <w:rPr>
          <w:rFonts w:ascii="Times New Roman" w:hAnsi="Times New Roman"/>
          <w:spacing w:val="10"/>
          <w:sz w:val="21"/>
          <w:szCs w:val="21"/>
          <w:lang w:eastAsia="zh-CN"/>
        </w:rPr>
        <w:t>。有时</w:t>
      </w:r>
      <w:r>
        <w:rPr>
          <w:rFonts w:ascii="Times New Roman" w:hAnsi="Times New Roman"/>
          <w:spacing w:val="10"/>
          <w:sz w:val="21"/>
          <w:szCs w:val="21"/>
          <w:lang w:eastAsia="zh-CN"/>
        </w:rPr>
        <w:t>“</w:t>
      </w:r>
      <w:r>
        <w:rPr>
          <w:rFonts w:ascii="Times New Roman" w:hAnsi="Times New Roman"/>
          <w:spacing w:val="10"/>
          <w:sz w:val="21"/>
          <w:szCs w:val="21"/>
          <w:lang w:eastAsia="zh-CN"/>
        </w:rPr>
        <w:t>碎片</w:t>
      </w:r>
      <w:r>
        <w:rPr>
          <w:rFonts w:ascii="Times New Roman" w:hAnsi="Times New Roman"/>
          <w:spacing w:val="10"/>
          <w:sz w:val="21"/>
          <w:szCs w:val="21"/>
          <w:lang w:eastAsia="zh-CN"/>
        </w:rPr>
        <w:t>”</w:t>
      </w:r>
      <w:r>
        <w:rPr>
          <w:rFonts w:ascii="Times New Roman" w:hAnsi="Times New Roman"/>
          <w:spacing w:val="10"/>
          <w:sz w:val="21"/>
          <w:szCs w:val="21"/>
          <w:lang w:eastAsia="zh-CN"/>
        </w:rPr>
        <w:t>会小到竟然连小进程都容纳不下，这样，不但浪费内存资源，还会限制调入内存的进程数目。</w:t>
      </w:r>
    </w:p>
    <w:p w14:paraId="366A6EB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当在未分配区表中找不到足够大的空闲区来装入新进程时，可采用移动技术把已在内存中的进程分区连接到一起，使分散的空闲区汇集成片，这就是移动技术，也叫内存紧凑。第一种方法是把所有当前占用的分区内容移动到内存的一端；第二种方法是把占用分区内容移动到内存的一端，但当产生足够大小的空闲区时就停止移动。</w:t>
      </w:r>
    </w:p>
    <w:p w14:paraId="2C26F57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移动操作需要把内存中的进程</w:t>
      </w:r>
      <w:r>
        <w:rPr>
          <w:rFonts w:ascii="Times New Roman" w:hAnsi="Times New Roman"/>
          <w:spacing w:val="10"/>
          <w:sz w:val="21"/>
          <w:szCs w:val="21"/>
          <w:lang w:eastAsia="zh-CN"/>
        </w:rPr>
        <w:t>“</w:t>
      </w:r>
      <w:r>
        <w:rPr>
          <w:rFonts w:ascii="Times New Roman" w:hAnsi="Times New Roman"/>
          <w:spacing w:val="10"/>
          <w:sz w:val="21"/>
          <w:szCs w:val="21"/>
          <w:lang w:eastAsia="zh-CN"/>
        </w:rPr>
        <w:t>搬家</w:t>
      </w:r>
      <w:r>
        <w:rPr>
          <w:rFonts w:ascii="Times New Roman" w:hAnsi="Times New Roman"/>
          <w:spacing w:val="10"/>
          <w:sz w:val="21"/>
          <w:szCs w:val="21"/>
          <w:lang w:eastAsia="zh-CN"/>
        </w:rPr>
        <w:t>”</w:t>
      </w:r>
      <w:r>
        <w:rPr>
          <w:rFonts w:ascii="Times New Roman" w:hAnsi="Times New Roman"/>
          <w:spacing w:val="10"/>
          <w:sz w:val="21"/>
          <w:szCs w:val="21"/>
          <w:lang w:eastAsia="zh-CN"/>
        </w:rPr>
        <w:t>，即读出每个字并写回内存，凡涉及地址的信息均应修改，如基址寄存器、地址指针等，移动分配示例如图</w:t>
      </w:r>
      <w:r>
        <w:rPr>
          <w:rFonts w:ascii="Times New Roman" w:hAnsi="Times New Roman"/>
          <w:spacing w:val="10"/>
          <w:sz w:val="21"/>
          <w:szCs w:val="21"/>
          <w:lang w:eastAsia="zh-CN"/>
        </w:rPr>
        <w:t>4-6</w:t>
      </w:r>
      <w:r>
        <w:rPr>
          <w:rFonts w:ascii="Times New Roman" w:hAnsi="Times New Roman"/>
          <w:spacing w:val="10"/>
          <w:sz w:val="21"/>
          <w:szCs w:val="21"/>
          <w:lang w:eastAsia="zh-CN"/>
        </w:rPr>
        <w:t>所示。移动虽然可以汇集内存空闲区，但其开销很大，现代操作系统都不再采用。</w:t>
      </w:r>
      <w:r>
        <w:rPr>
          <w:rFonts w:ascii="Times New Roman" w:hAnsi="Times New Roman"/>
          <w:spacing w:val="10"/>
          <w:sz w:val="21"/>
          <w:szCs w:val="21"/>
          <w:lang w:eastAsia="zh-CN"/>
        </w:rPr>
        <w:t>“</w:t>
      </w:r>
      <w:r>
        <w:rPr>
          <w:rFonts w:ascii="Times New Roman" w:hAnsi="Times New Roman"/>
          <w:spacing w:val="10"/>
          <w:sz w:val="21"/>
          <w:szCs w:val="21"/>
          <w:lang w:eastAsia="zh-CN"/>
        </w:rPr>
        <w:t>搬家</w:t>
      </w:r>
      <w:r>
        <w:rPr>
          <w:rFonts w:ascii="Times New Roman" w:hAnsi="Times New Roman"/>
          <w:spacing w:val="10"/>
          <w:sz w:val="21"/>
          <w:szCs w:val="21"/>
          <w:lang w:eastAsia="zh-CN"/>
        </w:rPr>
        <w:t>”</w:t>
      </w:r>
      <w:r>
        <w:rPr>
          <w:rFonts w:ascii="Times New Roman" w:hAnsi="Times New Roman"/>
          <w:spacing w:val="10"/>
          <w:sz w:val="21"/>
          <w:szCs w:val="21"/>
          <w:lang w:eastAsia="zh-CN"/>
        </w:rPr>
        <w:t>不是任何时候都能进行的，由于块设备在与内存交换信息时，通道或</w:t>
      </w:r>
      <w:r>
        <w:rPr>
          <w:rFonts w:ascii="Times New Roman" w:hAnsi="Times New Roman"/>
          <w:spacing w:val="10"/>
          <w:sz w:val="21"/>
          <w:szCs w:val="21"/>
          <w:lang w:eastAsia="zh-CN"/>
        </w:rPr>
        <w:t>DMA</w:t>
      </w:r>
      <w:r>
        <w:rPr>
          <w:rFonts w:ascii="Times New Roman" w:hAnsi="Times New Roman"/>
          <w:spacing w:val="10"/>
          <w:sz w:val="21"/>
          <w:szCs w:val="21"/>
          <w:lang w:eastAsia="zh-CN"/>
        </w:rPr>
        <w:t>总是按确定的内存绝对地址完成信息传输，所以，当一道程序正在与设备交换数据时往往不能移动，系统应设法减少移动，比如，在装入时总是先挑选不经移动即可装入的进程，在不得不移动时应力求所移动的道数最少。那么，何时进行移动呢？一是进程撤销之后释放分区时，如果它不与空闲区邻接，立即实施移动，于是，系统始终保持只有一个空闲区；二是进程装入分区时，若空闲区的总和够用，但没有一个空闲区能容纳此进程时实施移动。</w:t>
      </w:r>
    </w:p>
    <w:p w14:paraId="6DA3C7E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假设进程</w:t>
      </w:r>
      <w:r>
        <w:rPr>
          <w:rFonts w:ascii="Times New Roman" w:hAnsi="Times New Roman"/>
          <w:spacing w:val="10"/>
          <w:sz w:val="21"/>
          <w:szCs w:val="21"/>
          <w:lang w:eastAsia="zh-CN"/>
        </w:rPr>
        <w:t>A</w:t>
      </w:r>
      <w:r>
        <w:rPr>
          <w:rFonts w:ascii="Times New Roman" w:hAnsi="Times New Roman"/>
          <w:spacing w:val="10"/>
          <w:sz w:val="21"/>
          <w:szCs w:val="21"/>
          <w:lang w:eastAsia="zh-CN"/>
        </w:rPr>
        <w:t>请求分配</w:t>
      </w:r>
      <w:r>
        <w:rPr>
          <w:rFonts w:ascii="Times New Roman" w:hAnsi="Times New Roman"/>
          <w:spacing w:val="10"/>
          <w:sz w:val="21"/>
          <w:szCs w:val="21"/>
          <w:lang w:eastAsia="zh-CN"/>
        </w:rPr>
        <w:t>x KB</w:t>
      </w:r>
      <w:r>
        <w:rPr>
          <w:rFonts w:ascii="Times New Roman" w:hAnsi="Times New Roman"/>
          <w:spacing w:val="10"/>
          <w:sz w:val="21"/>
          <w:szCs w:val="21"/>
          <w:lang w:eastAsia="zh-CN"/>
        </w:rPr>
        <w:t>内存区，采用移动技术分配内存空间的算法如下。步骤</w:t>
      </w:r>
      <w:r>
        <w:rPr>
          <w:rFonts w:ascii="Times New Roman" w:hAnsi="Times New Roman"/>
          <w:spacing w:val="10"/>
          <w:sz w:val="21"/>
          <w:szCs w:val="21"/>
          <w:lang w:eastAsia="zh-CN"/>
        </w:rPr>
        <w:t>1</w:t>
      </w:r>
      <w:r>
        <w:rPr>
          <w:rFonts w:ascii="Times New Roman" w:hAnsi="Times New Roman"/>
          <w:spacing w:val="10"/>
          <w:sz w:val="21"/>
          <w:szCs w:val="21"/>
          <w:lang w:eastAsia="zh-CN"/>
        </w:rPr>
        <w:t>：查内存分配表，若有大于</w:t>
      </w:r>
      <w:r>
        <w:rPr>
          <w:rFonts w:ascii="Times New Roman" w:hAnsi="Times New Roman"/>
          <w:spacing w:val="10"/>
          <w:sz w:val="21"/>
          <w:szCs w:val="21"/>
          <w:lang w:eastAsia="zh-CN"/>
        </w:rPr>
        <w:t>x KB</w:t>
      </w:r>
      <w:r>
        <w:rPr>
          <w:rFonts w:ascii="Times New Roman" w:hAnsi="Times New Roman"/>
          <w:spacing w:val="10"/>
          <w:sz w:val="21"/>
          <w:szCs w:val="21"/>
          <w:lang w:eastAsia="zh-CN"/>
        </w:rPr>
        <w:t>的空闲区，则转步骤</w:t>
      </w:r>
      <w:r>
        <w:rPr>
          <w:rFonts w:ascii="Times New Roman" w:hAnsi="Times New Roman"/>
          <w:spacing w:val="10"/>
          <w:sz w:val="21"/>
          <w:szCs w:val="21"/>
          <w:lang w:eastAsia="zh-CN"/>
        </w:rPr>
        <w:t>4</w:t>
      </w:r>
      <w:r>
        <w:rPr>
          <w:rFonts w:ascii="Times New Roman" w:hAnsi="Times New Roman"/>
          <w:spacing w:val="10"/>
          <w:sz w:val="21"/>
          <w:szCs w:val="21"/>
          <w:lang w:eastAsia="zh-CN"/>
        </w:rPr>
        <w:t>。步骤</w:t>
      </w:r>
      <w:r>
        <w:rPr>
          <w:rFonts w:ascii="Times New Roman" w:hAnsi="Times New Roman"/>
          <w:spacing w:val="10"/>
          <w:sz w:val="21"/>
          <w:szCs w:val="21"/>
          <w:lang w:eastAsia="zh-CN"/>
        </w:rPr>
        <w:t>2</w:t>
      </w:r>
      <w:r>
        <w:rPr>
          <w:rFonts w:ascii="Times New Roman" w:hAnsi="Times New Roman"/>
          <w:spacing w:val="10"/>
          <w:sz w:val="21"/>
          <w:szCs w:val="21"/>
          <w:lang w:eastAsia="zh-CN"/>
        </w:rPr>
        <w:t>：若空闲区总和小于</w:t>
      </w:r>
      <w:r>
        <w:rPr>
          <w:rFonts w:ascii="Times New Roman" w:hAnsi="Times New Roman"/>
          <w:spacing w:val="10"/>
          <w:sz w:val="21"/>
          <w:szCs w:val="21"/>
          <w:lang w:eastAsia="zh-CN"/>
        </w:rPr>
        <w:t>x KB</w:t>
      </w:r>
      <w:r>
        <w:rPr>
          <w:rFonts w:ascii="Times New Roman" w:hAnsi="Times New Roman"/>
          <w:spacing w:val="10"/>
          <w:sz w:val="21"/>
          <w:szCs w:val="21"/>
          <w:lang w:eastAsia="zh-CN"/>
        </w:rPr>
        <w:t>，则令进程</w:t>
      </w:r>
      <w:r>
        <w:rPr>
          <w:rFonts w:ascii="Times New Roman" w:hAnsi="Times New Roman"/>
          <w:spacing w:val="10"/>
          <w:sz w:val="21"/>
          <w:szCs w:val="21"/>
          <w:lang w:eastAsia="zh-CN"/>
        </w:rPr>
        <w:t>A</w:t>
      </w:r>
      <w:r>
        <w:rPr>
          <w:rFonts w:ascii="Times New Roman" w:hAnsi="Times New Roman"/>
          <w:spacing w:val="10"/>
          <w:sz w:val="21"/>
          <w:szCs w:val="21"/>
          <w:lang w:eastAsia="zh-CN"/>
        </w:rPr>
        <w:t>等待内存资源。步骤</w:t>
      </w:r>
      <w:r>
        <w:rPr>
          <w:rFonts w:ascii="Times New Roman" w:hAnsi="Times New Roman"/>
          <w:spacing w:val="10"/>
          <w:sz w:val="21"/>
          <w:szCs w:val="21"/>
          <w:lang w:eastAsia="zh-CN"/>
        </w:rPr>
        <w:t>3</w:t>
      </w:r>
      <w:r>
        <w:rPr>
          <w:rFonts w:ascii="Times New Roman" w:hAnsi="Times New Roman"/>
          <w:spacing w:val="10"/>
          <w:sz w:val="21"/>
          <w:szCs w:val="21"/>
          <w:lang w:eastAsia="zh-CN"/>
        </w:rPr>
        <w:t>：移动内存的相关分区信息；修改内存分配表有关项；修改被移动者的基址寄存器等信息。步骤</w:t>
      </w:r>
      <w:r>
        <w:rPr>
          <w:rFonts w:ascii="Times New Roman" w:hAnsi="Times New Roman"/>
          <w:spacing w:val="10"/>
          <w:sz w:val="21"/>
          <w:szCs w:val="21"/>
          <w:lang w:eastAsia="zh-CN"/>
        </w:rPr>
        <w:t>4</w:t>
      </w:r>
      <w:r>
        <w:rPr>
          <w:rFonts w:ascii="Times New Roman" w:hAnsi="Times New Roman"/>
          <w:spacing w:val="10"/>
          <w:sz w:val="21"/>
          <w:szCs w:val="21"/>
          <w:lang w:eastAsia="zh-CN"/>
        </w:rPr>
        <w:t>：分配</w:t>
      </w:r>
      <w:r>
        <w:rPr>
          <w:rFonts w:ascii="Times New Roman" w:hAnsi="Times New Roman"/>
          <w:spacing w:val="10"/>
          <w:sz w:val="21"/>
          <w:szCs w:val="21"/>
          <w:lang w:eastAsia="zh-CN"/>
        </w:rPr>
        <w:t>x KB</w:t>
      </w:r>
      <w:r>
        <w:rPr>
          <w:rFonts w:ascii="Times New Roman" w:hAnsi="Times New Roman"/>
          <w:spacing w:val="10"/>
          <w:sz w:val="21"/>
          <w:szCs w:val="21"/>
          <w:lang w:eastAsia="zh-CN"/>
        </w:rPr>
        <w:t>内存；修改内存分配表有关项；设置进程</w:t>
      </w:r>
      <w:r>
        <w:rPr>
          <w:rFonts w:ascii="Times New Roman" w:hAnsi="Times New Roman"/>
          <w:spacing w:val="10"/>
          <w:sz w:val="21"/>
          <w:szCs w:val="21"/>
          <w:lang w:eastAsia="zh-CN"/>
        </w:rPr>
        <w:t xml:space="preserve"> A </w:t>
      </w:r>
      <w:r>
        <w:rPr>
          <w:rFonts w:ascii="Times New Roman" w:hAnsi="Times New Roman"/>
          <w:spacing w:val="10"/>
          <w:sz w:val="21"/>
          <w:szCs w:val="21"/>
          <w:lang w:eastAsia="zh-CN"/>
        </w:rPr>
        <w:t>的基址寄存器；有申请者等待时即予以释放，算法结束。</w:t>
      </w:r>
    </w:p>
    <w:p w14:paraId="3F388B16" w14:textId="77777777" w:rsidR="007319B1" w:rsidRDefault="007200B1">
      <w:pPr>
        <w:spacing w:after="0" w:line="217" w:lineRule="auto"/>
        <w:ind w:left="106" w:right="48" w:firstLine="415"/>
        <w:jc w:val="both"/>
        <w:rPr>
          <w:rFonts w:ascii="Times New Roman" w:hAnsi="Times New Roman"/>
          <w:spacing w:val="10"/>
          <w:sz w:val="21"/>
          <w:szCs w:val="21"/>
          <w:lang w:eastAsia="zh-CN"/>
        </w:rPr>
      </w:pPr>
      <w:r>
        <w:rPr>
          <w:rFonts w:ascii="Times New Roman" w:hAnsi="Times New Roman"/>
          <w:noProof/>
          <w:lang w:eastAsia="zh-CN"/>
        </w:rPr>
        <mc:AlternateContent>
          <mc:Choice Requires="wpg">
            <w:drawing>
              <wp:inline distT="0" distB="0" distL="0" distR="0" wp14:anchorId="03FD969E" wp14:editId="79AFA353">
                <wp:extent cx="4686300" cy="2306320"/>
                <wp:effectExtent l="0" t="19050" r="0" b="0"/>
                <wp:docPr id="473" name="组合 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2306320"/>
                          <a:chOff x="2173" y="8616"/>
                          <a:chExt cx="7380" cy="2861"/>
                        </a:xfrm>
                      </wpg:grpSpPr>
                      <wps:wsp>
                        <wps:cNvPr id="474" name="文本框 614"/>
                        <wps:cNvSpPr txBox="1">
                          <a:spLocks noChangeArrowheads="1"/>
                        </wps:cNvSpPr>
                        <wps:spPr bwMode="auto">
                          <a:xfrm>
                            <a:off x="3373" y="8691"/>
                            <a:ext cx="900" cy="1716"/>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53C2ADEB" w14:textId="77777777" w:rsidR="006B51B8" w:rsidRDefault="006B51B8"/>
                          </w:txbxContent>
                        </wps:txbx>
                        <wps:bodyPr rot="0" vert="horz" wrap="square" lIns="91440" tIns="45720" rIns="91440" bIns="45720" anchor="t" anchorCtr="0" upright="1">
                          <a:noAutofit/>
                        </wps:bodyPr>
                      </wps:wsp>
                      <wps:wsp>
                        <wps:cNvPr id="475" name="文本框 615"/>
                        <wps:cNvSpPr txBox="1">
                          <a:spLocks noChangeArrowheads="1"/>
                        </wps:cNvSpPr>
                        <wps:spPr bwMode="auto">
                          <a:xfrm>
                            <a:off x="5353" y="8691"/>
                            <a:ext cx="900" cy="1716"/>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308115D2" w14:textId="77777777" w:rsidR="006B51B8" w:rsidRDefault="006B51B8"/>
                          </w:txbxContent>
                        </wps:txbx>
                        <wps:bodyPr rot="0" vert="horz" wrap="square" lIns="91440" tIns="45720" rIns="91440" bIns="45720" anchor="t" anchorCtr="0" upright="1">
                          <a:noAutofit/>
                        </wps:bodyPr>
                      </wps:wsp>
                      <wps:wsp>
                        <wps:cNvPr id="476" name="文本框 616"/>
                        <wps:cNvSpPr txBox="1">
                          <a:spLocks noChangeArrowheads="1"/>
                        </wps:cNvSpPr>
                        <wps:spPr bwMode="auto">
                          <a:xfrm>
                            <a:off x="7513" y="8691"/>
                            <a:ext cx="900" cy="1716"/>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1C180051" w14:textId="77777777" w:rsidR="006B51B8" w:rsidRDefault="006B51B8"/>
                          </w:txbxContent>
                        </wps:txbx>
                        <wps:bodyPr rot="0" vert="horz" wrap="square" lIns="91440" tIns="45720" rIns="91440" bIns="45720" anchor="t" anchorCtr="0" upright="1">
                          <a:noAutofit/>
                        </wps:bodyPr>
                      </wps:wsp>
                      <wpg:grpSp>
                        <wpg:cNvPr id="477" name="组合 617"/>
                        <wpg:cNvGrpSpPr>
                          <a:grpSpLocks/>
                        </wpg:cNvGrpSpPr>
                        <wpg:grpSpPr bwMode="auto">
                          <a:xfrm>
                            <a:off x="3373" y="8616"/>
                            <a:ext cx="960" cy="1791"/>
                            <a:chOff x="3261" y="10602"/>
                            <a:chExt cx="960" cy="2282"/>
                          </a:xfrm>
                        </wpg:grpSpPr>
                        <wps:wsp>
                          <wps:cNvPr id="478" name="文本框 618"/>
                          <wps:cNvSpPr txBox="1">
                            <a:spLocks noChangeArrowheads="1"/>
                          </wps:cNvSpPr>
                          <wps:spPr bwMode="auto">
                            <a:xfrm>
                              <a:off x="3261" y="10602"/>
                              <a:ext cx="960" cy="326"/>
                            </a:xfrm>
                            <a:prstGeom prst="rect">
                              <a:avLst/>
                            </a:prstGeom>
                            <a:solidFill>
                              <a:srgbClr val="FFFFFF"/>
                            </a:solidFill>
                            <a:ln w="9525" cmpd="sng">
                              <a:solidFill>
                                <a:srgbClr val="000000"/>
                              </a:solidFill>
                              <a:miter lim="800000"/>
                              <a:headEnd/>
                              <a:tailEnd/>
                            </a:ln>
                          </wps:spPr>
                          <wps:txbx>
                            <w:txbxContent>
                              <w:p w14:paraId="6C15D377" w14:textId="77777777" w:rsidR="006B51B8" w:rsidRDefault="006B51B8">
                                <w:pPr>
                                  <w:pStyle w:val="1"/>
                                </w:pPr>
                                <w:r>
                                  <w:rPr>
                                    <w:rFonts w:hint="eastAsia"/>
                                  </w:rPr>
                                  <w:t>操作系统</w:t>
                                </w:r>
                              </w:p>
                            </w:txbxContent>
                          </wps:txbx>
                          <wps:bodyPr rot="0" vert="horz" wrap="square" lIns="0" tIns="0" rIns="0" bIns="0" anchor="t" anchorCtr="0" upright="1">
                            <a:noAutofit/>
                          </wps:bodyPr>
                        </wps:wsp>
                        <wps:wsp>
                          <wps:cNvPr id="479" name="文本框 619"/>
                          <wps:cNvSpPr txBox="1">
                            <a:spLocks noChangeArrowheads="1"/>
                          </wps:cNvSpPr>
                          <wps:spPr bwMode="auto">
                            <a:xfrm>
                              <a:off x="3261" y="10928"/>
                              <a:ext cx="960" cy="326"/>
                            </a:xfrm>
                            <a:prstGeom prst="rect">
                              <a:avLst/>
                            </a:prstGeom>
                            <a:solidFill>
                              <a:srgbClr val="FFFFFF"/>
                            </a:solidFill>
                            <a:ln w="9525" cmpd="sng">
                              <a:solidFill>
                                <a:srgbClr val="000000"/>
                              </a:solidFill>
                              <a:miter lim="800000"/>
                              <a:headEnd/>
                              <a:tailEnd/>
                            </a:ln>
                          </wps:spPr>
                          <wps:txbx>
                            <w:txbxContent>
                              <w:p w14:paraId="6BC22F25" w14:textId="77777777" w:rsidR="006B51B8" w:rsidRDefault="006B51B8">
                                <w:pPr>
                                  <w:pStyle w:val="1"/>
                                </w:pPr>
                                <w:r>
                                  <w:rPr>
                                    <w:rFonts w:hint="eastAsia"/>
                                  </w:rPr>
                                  <w:t>作业1</w:t>
                                </w:r>
                              </w:p>
                            </w:txbxContent>
                          </wps:txbx>
                          <wps:bodyPr rot="0" vert="horz" wrap="square" lIns="0" tIns="0" rIns="0" bIns="0" anchor="t" anchorCtr="0" upright="1">
                            <a:noAutofit/>
                          </wps:bodyPr>
                        </wps:wsp>
                        <wps:wsp>
                          <wps:cNvPr id="480" name="文本框 620"/>
                          <wps:cNvSpPr txBox="1">
                            <a:spLocks noChangeArrowheads="1"/>
                          </wps:cNvSpPr>
                          <wps:spPr bwMode="auto">
                            <a:xfrm>
                              <a:off x="3261" y="11254"/>
                              <a:ext cx="960" cy="326"/>
                            </a:xfrm>
                            <a:prstGeom prst="rect">
                              <a:avLst/>
                            </a:prstGeom>
                            <a:solidFill>
                              <a:srgbClr val="FFFFFF"/>
                            </a:solidFill>
                            <a:ln w="9525" cmpd="sng">
                              <a:solidFill>
                                <a:srgbClr val="000000"/>
                              </a:solidFill>
                              <a:miter lim="800000"/>
                              <a:headEnd/>
                              <a:tailEnd/>
                            </a:ln>
                          </wps:spPr>
                          <wps:txbx>
                            <w:txbxContent>
                              <w:p w14:paraId="367DC201" w14:textId="77777777" w:rsidR="006B51B8" w:rsidRDefault="006B51B8">
                                <w:pPr>
                                  <w:pStyle w:val="1"/>
                                </w:pPr>
                                <w:r>
                                  <w:rPr>
                                    <w:rFonts w:hint="eastAsia"/>
                                  </w:rPr>
                                  <w:t>空闲区</w:t>
                                </w:r>
                              </w:p>
                            </w:txbxContent>
                          </wps:txbx>
                          <wps:bodyPr rot="0" vert="horz" wrap="square" lIns="0" tIns="0" rIns="0" bIns="0" anchor="t" anchorCtr="0" upright="1">
                            <a:noAutofit/>
                          </wps:bodyPr>
                        </wps:wsp>
                        <wps:wsp>
                          <wps:cNvPr id="481" name="文本框 621"/>
                          <wps:cNvSpPr txBox="1">
                            <a:spLocks noChangeArrowheads="1"/>
                          </wps:cNvSpPr>
                          <wps:spPr bwMode="auto">
                            <a:xfrm>
                              <a:off x="3261" y="11580"/>
                              <a:ext cx="960" cy="326"/>
                            </a:xfrm>
                            <a:prstGeom prst="rect">
                              <a:avLst/>
                            </a:prstGeom>
                            <a:solidFill>
                              <a:srgbClr val="FFFFFF"/>
                            </a:solidFill>
                            <a:ln w="9525" cmpd="sng">
                              <a:solidFill>
                                <a:srgbClr val="000000"/>
                              </a:solidFill>
                              <a:miter lim="800000"/>
                              <a:headEnd/>
                              <a:tailEnd/>
                            </a:ln>
                          </wps:spPr>
                          <wps:txbx>
                            <w:txbxContent>
                              <w:p w14:paraId="386F34F9" w14:textId="77777777" w:rsidR="006B51B8" w:rsidRDefault="006B51B8">
                                <w:pPr>
                                  <w:pStyle w:val="1"/>
                                </w:pPr>
                                <w:r>
                                  <w:rPr>
                                    <w:rFonts w:hint="eastAsia"/>
                                  </w:rPr>
                                  <w:t>作业2</w:t>
                                </w:r>
                              </w:p>
                            </w:txbxContent>
                          </wps:txbx>
                          <wps:bodyPr rot="0" vert="horz" wrap="square" lIns="0" tIns="0" rIns="0" bIns="0" anchor="t" anchorCtr="0" upright="1">
                            <a:noAutofit/>
                          </wps:bodyPr>
                        </wps:wsp>
                        <wps:wsp>
                          <wps:cNvPr id="482" name="文本框 622"/>
                          <wps:cNvSpPr txBox="1">
                            <a:spLocks noChangeArrowheads="1"/>
                          </wps:cNvSpPr>
                          <wps:spPr bwMode="auto">
                            <a:xfrm>
                              <a:off x="3261" y="11906"/>
                              <a:ext cx="960" cy="326"/>
                            </a:xfrm>
                            <a:prstGeom prst="rect">
                              <a:avLst/>
                            </a:prstGeom>
                            <a:solidFill>
                              <a:srgbClr val="FFFFFF"/>
                            </a:solidFill>
                            <a:ln w="9525" cmpd="sng">
                              <a:solidFill>
                                <a:srgbClr val="000000"/>
                              </a:solidFill>
                              <a:miter lim="800000"/>
                              <a:headEnd/>
                              <a:tailEnd/>
                            </a:ln>
                          </wps:spPr>
                          <wps:txbx>
                            <w:txbxContent>
                              <w:p w14:paraId="22A33265" w14:textId="77777777" w:rsidR="006B51B8" w:rsidRDefault="006B51B8">
                                <w:pPr>
                                  <w:pStyle w:val="1"/>
                                </w:pPr>
                                <w:r>
                                  <w:rPr>
                                    <w:rFonts w:hint="eastAsia"/>
                                  </w:rPr>
                                  <w:t>空闲区</w:t>
                                </w:r>
                              </w:p>
                            </w:txbxContent>
                          </wps:txbx>
                          <wps:bodyPr rot="0" vert="horz" wrap="square" lIns="0" tIns="0" rIns="0" bIns="0" anchor="t" anchorCtr="0" upright="1">
                            <a:noAutofit/>
                          </wps:bodyPr>
                        </wps:wsp>
                        <wps:wsp>
                          <wps:cNvPr id="483" name="文本框 623"/>
                          <wps:cNvSpPr txBox="1">
                            <a:spLocks noChangeArrowheads="1"/>
                          </wps:cNvSpPr>
                          <wps:spPr bwMode="auto">
                            <a:xfrm>
                              <a:off x="3261" y="12232"/>
                              <a:ext cx="960" cy="326"/>
                            </a:xfrm>
                            <a:prstGeom prst="rect">
                              <a:avLst/>
                            </a:prstGeom>
                            <a:solidFill>
                              <a:srgbClr val="FFFFFF"/>
                            </a:solidFill>
                            <a:ln w="9525" cmpd="sng">
                              <a:solidFill>
                                <a:srgbClr val="000000"/>
                              </a:solidFill>
                              <a:miter lim="800000"/>
                              <a:headEnd/>
                              <a:tailEnd/>
                            </a:ln>
                          </wps:spPr>
                          <wps:txbx>
                            <w:txbxContent>
                              <w:p w14:paraId="1727A7EF" w14:textId="77777777" w:rsidR="006B51B8" w:rsidRDefault="006B51B8">
                                <w:pPr>
                                  <w:pStyle w:val="1"/>
                                </w:pPr>
                                <w:r>
                                  <w:rPr>
                                    <w:rFonts w:hint="eastAsia"/>
                                  </w:rPr>
                                  <w:t>作业3</w:t>
                                </w:r>
                              </w:p>
                            </w:txbxContent>
                          </wps:txbx>
                          <wps:bodyPr rot="0" vert="horz" wrap="square" lIns="0" tIns="0" rIns="0" bIns="0" anchor="t" anchorCtr="0" upright="1">
                            <a:noAutofit/>
                          </wps:bodyPr>
                        </wps:wsp>
                        <wps:wsp>
                          <wps:cNvPr id="484" name="文本框 624"/>
                          <wps:cNvSpPr txBox="1">
                            <a:spLocks noChangeArrowheads="1"/>
                          </wps:cNvSpPr>
                          <wps:spPr bwMode="auto">
                            <a:xfrm>
                              <a:off x="3261" y="12558"/>
                              <a:ext cx="960" cy="326"/>
                            </a:xfrm>
                            <a:prstGeom prst="rect">
                              <a:avLst/>
                            </a:prstGeom>
                            <a:solidFill>
                              <a:srgbClr val="FFFFFF"/>
                            </a:solidFill>
                            <a:ln w="9525" cmpd="sng">
                              <a:solidFill>
                                <a:srgbClr val="000000"/>
                              </a:solidFill>
                              <a:miter lim="800000"/>
                              <a:headEnd/>
                              <a:tailEnd/>
                            </a:ln>
                          </wps:spPr>
                          <wps:txbx>
                            <w:txbxContent>
                              <w:p w14:paraId="40A8A183" w14:textId="77777777" w:rsidR="006B51B8" w:rsidRDefault="006B51B8">
                                <w:pPr>
                                  <w:pStyle w:val="1"/>
                                </w:pPr>
                                <w:r>
                                  <w:rPr>
                                    <w:rFonts w:hint="eastAsia"/>
                                  </w:rPr>
                                  <w:t>空闲区</w:t>
                                </w:r>
                              </w:p>
                            </w:txbxContent>
                          </wps:txbx>
                          <wps:bodyPr rot="0" vert="horz" wrap="square" lIns="0" tIns="0" rIns="0" bIns="0" anchor="t" anchorCtr="0" upright="1">
                            <a:noAutofit/>
                          </wps:bodyPr>
                        </wps:wsp>
                      </wpg:grpSp>
                      <wpg:grpSp>
                        <wpg:cNvPr id="485" name="组合 625"/>
                        <wpg:cNvGrpSpPr>
                          <a:grpSpLocks/>
                        </wpg:cNvGrpSpPr>
                        <wpg:grpSpPr bwMode="auto">
                          <a:xfrm>
                            <a:off x="5353" y="8691"/>
                            <a:ext cx="960" cy="1791"/>
                            <a:chOff x="5541" y="10602"/>
                            <a:chExt cx="960" cy="2282"/>
                          </a:xfrm>
                        </wpg:grpSpPr>
                        <wps:wsp>
                          <wps:cNvPr id="486" name="文本框 626"/>
                          <wps:cNvSpPr txBox="1">
                            <a:spLocks noChangeArrowheads="1"/>
                          </wps:cNvSpPr>
                          <wps:spPr bwMode="auto">
                            <a:xfrm>
                              <a:off x="5541" y="10602"/>
                              <a:ext cx="960" cy="326"/>
                            </a:xfrm>
                            <a:prstGeom prst="rect">
                              <a:avLst/>
                            </a:prstGeom>
                            <a:solidFill>
                              <a:srgbClr val="FFFFFF"/>
                            </a:solidFill>
                            <a:ln w="9525" cmpd="sng">
                              <a:solidFill>
                                <a:srgbClr val="000000"/>
                              </a:solidFill>
                              <a:miter lim="800000"/>
                              <a:headEnd/>
                              <a:tailEnd/>
                            </a:ln>
                          </wps:spPr>
                          <wps:txbx>
                            <w:txbxContent>
                              <w:p w14:paraId="278CA6DF" w14:textId="77777777" w:rsidR="006B51B8" w:rsidRDefault="006B51B8">
                                <w:pPr>
                                  <w:pStyle w:val="1"/>
                                </w:pPr>
                                <w:r>
                                  <w:rPr>
                                    <w:rFonts w:hint="eastAsia"/>
                                  </w:rPr>
                                  <w:t>操作系统</w:t>
                                </w:r>
                              </w:p>
                            </w:txbxContent>
                          </wps:txbx>
                          <wps:bodyPr rot="0" vert="horz" wrap="square" lIns="0" tIns="0" rIns="0" bIns="0" anchor="t" anchorCtr="0" upright="1">
                            <a:noAutofit/>
                          </wps:bodyPr>
                        </wps:wsp>
                        <wps:wsp>
                          <wps:cNvPr id="487" name="文本框 627"/>
                          <wps:cNvSpPr txBox="1">
                            <a:spLocks noChangeArrowheads="1"/>
                          </wps:cNvSpPr>
                          <wps:spPr bwMode="auto">
                            <a:xfrm>
                              <a:off x="5541" y="10928"/>
                              <a:ext cx="960" cy="326"/>
                            </a:xfrm>
                            <a:prstGeom prst="rect">
                              <a:avLst/>
                            </a:prstGeom>
                            <a:solidFill>
                              <a:srgbClr val="FFFFFF"/>
                            </a:solidFill>
                            <a:ln w="9525" cmpd="sng">
                              <a:solidFill>
                                <a:srgbClr val="000000"/>
                              </a:solidFill>
                              <a:miter lim="800000"/>
                              <a:headEnd/>
                              <a:tailEnd/>
                            </a:ln>
                          </wps:spPr>
                          <wps:txbx>
                            <w:txbxContent>
                              <w:p w14:paraId="14BD81A4" w14:textId="77777777" w:rsidR="006B51B8" w:rsidRDefault="006B51B8">
                                <w:pPr>
                                  <w:pStyle w:val="1"/>
                                </w:pPr>
                                <w:r>
                                  <w:rPr>
                                    <w:rFonts w:hint="eastAsia"/>
                                  </w:rPr>
                                  <w:t>作业1</w:t>
                                </w:r>
                              </w:p>
                            </w:txbxContent>
                          </wps:txbx>
                          <wps:bodyPr rot="0" vert="horz" wrap="square" lIns="0" tIns="0" rIns="0" bIns="0" anchor="t" anchorCtr="0" upright="1">
                            <a:noAutofit/>
                          </wps:bodyPr>
                        </wps:wsp>
                        <wps:wsp>
                          <wps:cNvPr id="488" name="文本框 628"/>
                          <wps:cNvSpPr txBox="1">
                            <a:spLocks noChangeArrowheads="1"/>
                          </wps:cNvSpPr>
                          <wps:spPr bwMode="auto">
                            <a:xfrm>
                              <a:off x="5541" y="11254"/>
                              <a:ext cx="960" cy="326"/>
                            </a:xfrm>
                            <a:prstGeom prst="rect">
                              <a:avLst/>
                            </a:prstGeom>
                            <a:solidFill>
                              <a:srgbClr val="FFFFFF"/>
                            </a:solidFill>
                            <a:ln w="9525" cmpd="sng">
                              <a:solidFill>
                                <a:srgbClr val="000000"/>
                              </a:solidFill>
                              <a:miter lim="800000"/>
                              <a:headEnd/>
                              <a:tailEnd/>
                            </a:ln>
                          </wps:spPr>
                          <wps:txbx>
                            <w:txbxContent>
                              <w:p w14:paraId="71758FE2" w14:textId="77777777" w:rsidR="006B51B8" w:rsidRDefault="006B51B8">
                                <w:pPr>
                                  <w:pStyle w:val="1"/>
                                </w:pPr>
                                <w:r>
                                  <w:rPr>
                                    <w:rFonts w:hint="eastAsia"/>
                                  </w:rPr>
                                  <w:t>作业2</w:t>
                                </w:r>
                              </w:p>
                            </w:txbxContent>
                          </wps:txbx>
                          <wps:bodyPr rot="0" vert="horz" wrap="square" lIns="0" tIns="0" rIns="0" bIns="0" anchor="t" anchorCtr="0" upright="1">
                            <a:noAutofit/>
                          </wps:bodyPr>
                        </wps:wsp>
                        <wps:wsp>
                          <wps:cNvPr id="489" name="文本框 629"/>
                          <wps:cNvSpPr txBox="1">
                            <a:spLocks noChangeArrowheads="1"/>
                          </wps:cNvSpPr>
                          <wps:spPr bwMode="auto">
                            <a:xfrm>
                              <a:off x="5541" y="11580"/>
                              <a:ext cx="960" cy="326"/>
                            </a:xfrm>
                            <a:prstGeom prst="rect">
                              <a:avLst/>
                            </a:prstGeom>
                            <a:solidFill>
                              <a:srgbClr val="FFFFFF"/>
                            </a:solidFill>
                            <a:ln w="9525" cmpd="sng">
                              <a:solidFill>
                                <a:srgbClr val="000000"/>
                              </a:solidFill>
                              <a:miter lim="800000"/>
                              <a:headEnd/>
                              <a:tailEnd/>
                            </a:ln>
                          </wps:spPr>
                          <wps:txbx>
                            <w:txbxContent>
                              <w:p w14:paraId="7ED9E730" w14:textId="77777777" w:rsidR="006B51B8" w:rsidRDefault="006B51B8">
                                <w:pPr>
                                  <w:pStyle w:val="1"/>
                                </w:pPr>
                                <w:r>
                                  <w:rPr>
                                    <w:rFonts w:hint="eastAsia"/>
                                  </w:rPr>
                                  <w:t>作业3</w:t>
                                </w:r>
                              </w:p>
                            </w:txbxContent>
                          </wps:txbx>
                          <wps:bodyPr rot="0" vert="horz" wrap="square" lIns="0" tIns="0" rIns="0" bIns="0" anchor="t" anchorCtr="0" upright="1">
                            <a:noAutofit/>
                          </wps:bodyPr>
                        </wps:wsp>
                        <wps:wsp>
                          <wps:cNvPr id="490" name="文本框 630"/>
                          <wps:cNvSpPr txBox="1">
                            <a:spLocks noChangeArrowheads="1"/>
                          </wps:cNvSpPr>
                          <wps:spPr bwMode="auto">
                            <a:xfrm>
                              <a:off x="5541" y="11906"/>
                              <a:ext cx="960" cy="978"/>
                            </a:xfrm>
                            <a:prstGeom prst="rect">
                              <a:avLst/>
                            </a:prstGeom>
                            <a:solidFill>
                              <a:srgbClr val="FFFFFF"/>
                            </a:solidFill>
                            <a:ln w="9525" cmpd="sng">
                              <a:solidFill>
                                <a:srgbClr val="000000"/>
                              </a:solidFill>
                              <a:miter lim="800000"/>
                              <a:headEnd/>
                              <a:tailEnd/>
                            </a:ln>
                          </wps:spPr>
                          <wps:txbx>
                            <w:txbxContent>
                              <w:p w14:paraId="42D2AC5B" w14:textId="77777777" w:rsidR="006B51B8" w:rsidRDefault="006B51B8">
                                <w:pPr>
                                  <w:pStyle w:val="1"/>
                                </w:pPr>
                                <w:r>
                                  <w:rPr>
                                    <w:rFonts w:hint="eastAsia"/>
                                  </w:rPr>
                                  <w:t>空闲区</w:t>
                                </w:r>
                              </w:p>
                            </w:txbxContent>
                          </wps:txbx>
                          <wps:bodyPr rot="0" vert="horz" wrap="square" lIns="0" tIns="0" rIns="0" bIns="0" anchor="t" anchorCtr="0" upright="1">
                            <a:noAutofit/>
                          </wps:bodyPr>
                        </wps:wsp>
                      </wpg:grpSp>
                      <wpg:grpSp>
                        <wpg:cNvPr id="491" name="组合 631"/>
                        <wpg:cNvGrpSpPr>
                          <a:grpSpLocks/>
                        </wpg:cNvGrpSpPr>
                        <wpg:grpSpPr bwMode="auto">
                          <a:xfrm>
                            <a:off x="7513" y="8691"/>
                            <a:ext cx="960" cy="1791"/>
                            <a:chOff x="7581" y="10602"/>
                            <a:chExt cx="960" cy="2282"/>
                          </a:xfrm>
                        </wpg:grpSpPr>
                        <wps:wsp>
                          <wps:cNvPr id="492" name="文本框 632"/>
                          <wps:cNvSpPr txBox="1">
                            <a:spLocks noChangeArrowheads="1"/>
                          </wps:cNvSpPr>
                          <wps:spPr bwMode="auto">
                            <a:xfrm>
                              <a:off x="7581" y="10602"/>
                              <a:ext cx="960" cy="326"/>
                            </a:xfrm>
                            <a:prstGeom prst="rect">
                              <a:avLst/>
                            </a:prstGeom>
                            <a:solidFill>
                              <a:srgbClr val="FFFFFF"/>
                            </a:solidFill>
                            <a:ln w="9525" cmpd="sng">
                              <a:solidFill>
                                <a:srgbClr val="000000"/>
                              </a:solidFill>
                              <a:miter lim="800000"/>
                              <a:headEnd/>
                              <a:tailEnd/>
                            </a:ln>
                          </wps:spPr>
                          <wps:txbx>
                            <w:txbxContent>
                              <w:p w14:paraId="3789F67E" w14:textId="77777777" w:rsidR="006B51B8" w:rsidRDefault="006B51B8">
                                <w:pPr>
                                  <w:pStyle w:val="1"/>
                                </w:pPr>
                                <w:r>
                                  <w:rPr>
                                    <w:rFonts w:hint="eastAsia"/>
                                  </w:rPr>
                                  <w:t>操作系统</w:t>
                                </w:r>
                              </w:p>
                            </w:txbxContent>
                          </wps:txbx>
                          <wps:bodyPr rot="0" vert="horz" wrap="square" lIns="0" tIns="0" rIns="0" bIns="0" anchor="t" anchorCtr="0" upright="1">
                            <a:noAutofit/>
                          </wps:bodyPr>
                        </wps:wsp>
                        <wps:wsp>
                          <wps:cNvPr id="493" name="文本框 633"/>
                          <wps:cNvSpPr txBox="1">
                            <a:spLocks noChangeArrowheads="1"/>
                          </wps:cNvSpPr>
                          <wps:spPr bwMode="auto">
                            <a:xfrm>
                              <a:off x="7581" y="10928"/>
                              <a:ext cx="960" cy="326"/>
                            </a:xfrm>
                            <a:prstGeom prst="rect">
                              <a:avLst/>
                            </a:prstGeom>
                            <a:solidFill>
                              <a:srgbClr val="FFFFFF"/>
                            </a:solidFill>
                            <a:ln w="9525" cmpd="sng">
                              <a:solidFill>
                                <a:srgbClr val="000000"/>
                              </a:solidFill>
                              <a:miter lim="800000"/>
                              <a:headEnd/>
                              <a:tailEnd/>
                            </a:ln>
                          </wps:spPr>
                          <wps:txbx>
                            <w:txbxContent>
                              <w:p w14:paraId="2BC7C8EC" w14:textId="77777777" w:rsidR="006B51B8" w:rsidRDefault="006B51B8">
                                <w:pPr>
                                  <w:pStyle w:val="1"/>
                                </w:pPr>
                                <w:r>
                                  <w:rPr>
                                    <w:rFonts w:hint="eastAsia"/>
                                  </w:rPr>
                                  <w:t>作业1</w:t>
                                </w:r>
                              </w:p>
                            </w:txbxContent>
                          </wps:txbx>
                          <wps:bodyPr rot="0" vert="horz" wrap="square" lIns="0" tIns="0" rIns="0" bIns="0" anchor="t" anchorCtr="0" upright="1">
                            <a:noAutofit/>
                          </wps:bodyPr>
                        </wps:wsp>
                        <wps:wsp>
                          <wps:cNvPr id="494" name="文本框 634"/>
                          <wps:cNvSpPr txBox="1">
                            <a:spLocks noChangeArrowheads="1"/>
                          </wps:cNvSpPr>
                          <wps:spPr bwMode="auto">
                            <a:xfrm>
                              <a:off x="7581" y="11254"/>
                              <a:ext cx="960" cy="326"/>
                            </a:xfrm>
                            <a:prstGeom prst="rect">
                              <a:avLst/>
                            </a:prstGeom>
                            <a:solidFill>
                              <a:srgbClr val="FFFFFF"/>
                            </a:solidFill>
                            <a:ln w="9525" cmpd="sng">
                              <a:solidFill>
                                <a:srgbClr val="000000"/>
                              </a:solidFill>
                              <a:miter lim="800000"/>
                              <a:headEnd/>
                              <a:tailEnd/>
                            </a:ln>
                          </wps:spPr>
                          <wps:txbx>
                            <w:txbxContent>
                              <w:p w14:paraId="3A68FB2B" w14:textId="77777777" w:rsidR="006B51B8" w:rsidRDefault="006B51B8">
                                <w:pPr>
                                  <w:pStyle w:val="1"/>
                                </w:pPr>
                                <w:r>
                                  <w:rPr>
                                    <w:rFonts w:hint="eastAsia"/>
                                  </w:rPr>
                                  <w:t>作业2</w:t>
                                </w:r>
                              </w:p>
                            </w:txbxContent>
                          </wps:txbx>
                          <wps:bodyPr rot="0" vert="horz" wrap="square" lIns="0" tIns="0" rIns="0" bIns="0" anchor="t" anchorCtr="0" upright="1">
                            <a:noAutofit/>
                          </wps:bodyPr>
                        </wps:wsp>
                        <wps:wsp>
                          <wps:cNvPr id="495" name="文本框 635"/>
                          <wps:cNvSpPr txBox="1">
                            <a:spLocks noChangeArrowheads="1"/>
                          </wps:cNvSpPr>
                          <wps:spPr bwMode="auto">
                            <a:xfrm>
                              <a:off x="7581" y="11580"/>
                              <a:ext cx="960" cy="326"/>
                            </a:xfrm>
                            <a:prstGeom prst="rect">
                              <a:avLst/>
                            </a:prstGeom>
                            <a:solidFill>
                              <a:srgbClr val="FFFFFF"/>
                            </a:solidFill>
                            <a:ln w="9525" cmpd="sng">
                              <a:solidFill>
                                <a:srgbClr val="000000"/>
                              </a:solidFill>
                              <a:miter lim="800000"/>
                              <a:headEnd/>
                              <a:tailEnd/>
                            </a:ln>
                          </wps:spPr>
                          <wps:txbx>
                            <w:txbxContent>
                              <w:p w14:paraId="725AA2E3" w14:textId="77777777" w:rsidR="006B51B8" w:rsidRDefault="006B51B8">
                                <w:pPr>
                                  <w:pStyle w:val="1"/>
                                </w:pPr>
                                <w:r>
                                  <w:rPr>
                                    <w:rFonts w:hint="eastAsia"/>
                                  </w:rPr>
                                  <w:t>作业3</w:t>
                                </w:r>
                              </w:p>
                            </w:txbxContent>
                          </wps:txbx>
                          <wps:bodyPr rot="0" vert="horz" wrap="square" lIns="0" tIns="0" rIns="0" bIns="0" anchor="t" anchorCtr="0" upright="1">
                            <a:noAutofit/>
                          </wps:bodyPr>
                        </wps:wsp>
                        <wps:wsp>
                          <wps:cNvPr id="496" name="文本框 636"/>
                          <wps:cNvSpPr txBox="1">
                            <a:spLocks noChangeArrowheads="1"/>
                          </wps:cNvSpPr>
                          <wps:spPr bwMode="auto">
                            <a:xfrm>
                              <a:off x="7581" y="12558"/>
                              <a:ext cx="960" cy="326"/>
                            </a:xfrm>
                            <a:prstGeom prst="rect">
                              <a:avLst/>
                            </a:prstGeom>
                            <a:solidFill>
                              <a:srgbClr val="FFFFFF"/>
                            </a:solidFill>
                            <a:ln w="9525" cmpd="sng">
                              <a:solidFill>
                                <a:srgbClr val="000000"/>
                              </a:solidFill>
                              <a:miter lim="800000"/>
                              <a:headEnd/>
                              <a:tailEnd/>
                            </a:ln>
                          </wps:spPr>
                          <wps:txbx>
                            <w:txbxContent>
                              <w:p w14:paraId="0687B898" w14:textId="77777777" w:rsidR="006B51B8" w:rsidRDefault="006B51B8">
                                <w:pPr>
                                  <w:pStyle w:val="1"/>
                                </w:pPr>
                                <w:r>
                                  <w:rPr>
                                    <w:rFonts w:hint="eastAsia"/>
                                  </w:rPr>
                                  <w:t>空闲区</w:t>
                                </w:r>
                              </w:p>
                            </w:txbxContent>
                          </wps:txbx>
                          <wps:bodyPr rot="0" vert="horz" wrap="square" lIns="0" tIns="0" rIns="0" bIns="0" anchor="t" anchorCtr="0" upright="1">
                            <a:noAutofit/>
                          </wps:bodyPr>
                        </wps:wsp>
                        <wps:wsp>
                          <wps:cNvPr id="497" name="文本框 637"/>
                          <wps:cNvSpPr txBox="1">
                            <a:spLocks noChangeArrowheads="1"/>
                          </wps:cNvSpPr>
                          <wps:spPr bwMode="auto">
                            <a:xfrm>
                              <a:off x="7581" y="11906"/>
                              <a:ext cx="960" cy="652"/>
                            </a:xfrm>
                            <a:prstGeom prst="rect">
                              <a:avLst/>
                            </a:prstGeom>
                            <a:solidFill>
                              <a:srgbClr val="FFFFFF"/>
                            </a:solidFill>
                            <a:ln w="9525" cmpd="sng">
                              <a:solidFill>
                                <a:srgbClr val="000000"/>
                              </a:solidFill>
                              <a:miter lim="800000"/>
                              <a:headEnd/>
                              <a:tailEnd/>
                            </a:ln>
                          </wps:spPr>
                          <wps:txbx>
                            <w:txbxContent>
                              <w:p w14:paraId="55EA6FB5" w14:textId="77777777" w:rsidR="006B51B8" w:rsidRDefault="006B51B8">
                                <w:pPr>
                                  <w:pStyle w:val="1"/>
                                </w:pPr>
                                <w:r>
                                  <w:rPr>
                                    <w:rFonts w:hint="eastAsia"/>
                                  </w:rPr>
                                  <w:t>作业4</w:t>
                                </w:r>
                              </w:p>
                            </w:txbxContent>
                          </wps:txbx>
                          <wps:bodyPr rot="0" vert="horz" wrap="square" lIns="0" tIns="0" rIns="0" bIns="0" anchor="t" anchorCtr="0" upright="1">
                            <a:noAutofit/>
                          </wps:bodyPr>
                        </wps:wsp>
                      </wpg:grpSp>
                      <wps:wsp>
                        <wps:cNvPr id="498" name="文本框 638"/>
                        <wps:cNvSpPr txBox="1">
                          <a:spLocks noChangeArrowheads="1"/>
                        </wps:cNvSpPr>
                        <wps:spPr bwMode="auto">
                          <a:xfrm>
                            <a:off x="2173" y="10772"/>
                            <a:ext cx="7380" cy="70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42470D85" w14:textId="77777777" w:rsidR="006B51B8" w:rsidRDefault="006B51B8">
                              <w:pPr>
                                <w:pStyle w:val="af3"/>
                                <w:ind w:firstLineChars="100" w:firstLine="220"/>
                              </w:pPr>
                              <w:r>
                                <w:rPr>
                                  <w:rFonts w:hint="eastAsia"/>
                                </w:rPr>
                                <w:t>（</w:t>
                              </w:r>
                              <w:r>
                                <w:rPr>
                                  <w:rFonts w:ascii="Calibri" w:hAnsi="Calibri" w:hint="eastAsia"/>
                                  <w:kern w:val="0"/>
                                  <w:szCs w:val="22"/>
                                </w:rPr>
                                <w:t>A</w:t>
                              </w:r>
                              <w:r>
                                <w:rPr>
                                  <w:rFonts w:ascii="Calibri" w:hAnsi="Calibri" w:hint="eastAsia"/>
                                  <w:kern w:val="0"/>
                                  <w:szCs w:val="22"/>
                                </w:rPr>
                                <w:t>）原内存分配情况</w:t>
                              </w:r>
                              <w:r>
                                <w:rPr>
                                  <w:rFonts w:ascii="Calibri" w:hAnsi="Calibri" w:hint="eastAsia"/>
                                  <w:kern w:val="0"/>
                                  <w:szCs w:val="22"/>
                                </w:rPr>
                                <w:t xml:space="preserve">  </w:t>
                              </w:r>
                              <w:r>
                                <w:rPr>
                                  <w:rFonts w:ascii="Calibri" w:hAnsi="Calibri" w:hint="eastAsia"/>
                                  <w:kern w:val="0"/>
                                  <w:szCs w:val="22"/>
                                </w:rPr>
                                <w:t>（</w:t>
                              </w:r>
                              <w:r>
                                <w:rPr>
                                  <w:rFonts w:ascii="Calibri" w:hAnsi="Calibri" w:hint="eastAsia"/>
                                  <w:kern w:val="0"/>
                                  <w:szCs w:val="22"/>
                                </w:rPr>
                                <w:t>B</w:t>
                              </w:r>
                              <w:r>
                                <w:rPr>
                                  <w:rFonts w:ascii="Calibri" w:hAnsi="Calibri" w:hint="eastAsia"/>
                                  <w:kern w:val="0"/>
                                  <w:szCs w:val="22"/>
                                </w:rPr>
                                <w:t>）移动内存中的作业</w:t>
                              </w:r>
                              <w:r>
                                <w:rPr>
                                  <w:rFonts w:ascii="Calibri" w:hAnsi="Calibri" w:hint="eastAsia"/>
                                  <w:kern w:val="0"/>
                                  <w:szCs w:val="22"/>
                                </w:rPr>
                                <w:t xml:space="preserve">  </w:t>
                              </w:r>
                              <w:r>
                                <w:rPr>
                                  <w:rFonts w:ascii="Calibri" w:hAnsi="Calibri" w:hint="eastAsia"/>
                                  <w:kern w:val="0"/>
                                  <w:szCs w:val="22"/>
                                </w:rPr>
                                <w:t>（</w:t>
                              </w:r>
                              <w:r>
                                <w:rPr>
                                  <w:rFonts w:ascii="Calibri" w:hAnsi="Calibri" w:hint="eastAsia"/>
                                  <w:kern w:val="0"/>
                                  <w:szCs w:val="22"/>
                                </w:rPr>
                                <w:t>C</w:t>
                              </w:r>
                              <w:r>
                                <w:rPr>
                                  <w:rFonts w:ascii="Calibri" w:hAnsi="Calibri" w:hint="eastAsia"/>
                                  <w:kern w:val="0"/>
                                  <w:szCs w:val="22"/>
                                </w:rPr>
                                <w:t>）装入作业</w:t>
                              </w:r>
                              <w:r>
                                <w:rPr>
                                  <w:rFonts w:ascii="Calibri" w:hAnsi="Calibri" w:hint="eastAsia"/>
                                  <w:kern w:val="0"/>
                                  <w:szCs w:val="22"/>
                                </w:rPr>
                                <w:t>4</w:t>
                              </w:r>
                            </w:p>
                            <w:p w14:paraId="3ADE7BFC" w14:textId="77777777" w:rsidR="006B51B8" w:rsidRDefault="006B51B8">
                              <w:pPr>
                                <w:ind w:firstLineChars="1000" w:firstLine="2200"/>
                              </w:pPr>
                              <w:r>
                                <w:rPr>
                                  <w:rFonts w:hint="eastAsia"/>
                                  <w:color w:val="000000"/>
                                </w:rPr>
                                <w:t>图</w:t>
                              </w:r>
                              <w:r>
                                <w:rPr>
                                  <w:rFonts w:hint="eastAsia"/>
                                  <w:color w:val="000000"/>
                                </w:rPr>
                                <w:t>4-</w:t>
                              </w:r>
                              <w:r>
                                <w:rPr>
                                  <w:rFonts w:hint="eastAsia"/>
                                  <w:color w:val="000000"/>
                                  <w:lang w:eastAsia="zh-CN"/>
                                </w:rPr>
                                <w:t>6</w:t>
                              </w:r>
                              <w:r>
                                <w:rPr>
                                  <w:rFonts w:hint="eastAsia"/>
                                </w:rPr>
                                <w:t>移动分配示例</w:t>
                              </w:r>
                            </w:p>
                          </w:txbxContent>
                        </wps:txbx>
                        <wps:bodyPr rot="0" vert="horz" wrap="square" lIns="91440" tIns="45720" rIns="91440" bIns="45720" anchor="t" anchorCtr="0" upright="1">
                          <a:noAutofit/>
                        </wps:bodyPr>
                      </wps:wsp>
                      <wps:wsp>
                        <wps:cNvPr id="499" name="直线 639"/>
                        <wps:cNvCnPr>
                          <a:cxnSpLocks noChangeShapeType="1"/>
                        </wps:cNvCnPr>
                        <wps:spPr bwMode="auto">
                          <a:xfrm flipV="1">
                            <a:off x="4273" y="9315"/>
                            <a:ext cx="1080" cy="156"/>
                          </a:xfrm>
                          <a:prstGeom prst="line">
                            <a:avLst/>
                          </a:prstGeom>
                          <a:noFill/>
                          <a:ln w="19050"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直线 640"/>
                        <wps:cNvCnPr>
                          <a:cxnSpLocks noChangeShapeType="1"/>
                        </wps:cNvCnPr>
                        <wps:spPr bwMode="auto">
                          <a:xfrm flipV="1">
                            <a:off x="4273" y="9627"/>
                            <a:ext cx="1080" cy="468"/>
                          </a:xfrm>
                          <a:prstGeom prst="line">
                            <a:avLst/>
                          </a:prstGeom>
                          <a:noFill/>
                          <a:ln w="19050"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03FD969E" id="组合 613" o:spid="_x0000_s1068" style="width:369pt;height:181.6pt;mso-position-horizontal-relative:char;mso-position-vertical-relative:line" coordorigin="2173,8616" coordsize="7380,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">
                <v:shape id="文本框 614" o:spid="_x0000_s1069" type="#_x0000_t202" style="position:absolute;left:3373;top:8691;width:90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">
                  <v:shadow on="t" offset="6pt,-6pt"/>
                  <v:textbox>
                    <w:txbxContent>
                      <w:p w14:paraId="53C2ADEB" w14:textId="77777777" w:rsidR="006B51B8" w:rsidRDefault="006B51B8"/>
                    </w:txbxContent>
                  </v:textbox>
                </v:shape>
                <v:shape id="文本框 615" o:spid="_x0000_s1070" type="#_x0000_t202" style="position:absolute;left:5353;top:8691;width:90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">
                  <v:shadow on="t" offset="6pt,-6pt"/>
                  <v:textbox>
                    <w:txbxContent>
                      <w:p w14:paraId="308115D2" w14:textId="77777777" w:rsidR="006B51B8" w:rsidRDefault="006B51B8"/>
                    </w:txbxContent>
                  </v:textbox>
                </v:shape>
                <v:shape id="文本框 616" o:spid="_x0000_s1071" type="#_x0000_t202" style="position:absolute;left:7513;top:8691;width:90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">
                  <v:shadow on="t" offset="6pt,-6pt"/>
                  <v:textbox>
                    <w:txbxContent>
                      <w:p w14:paraId="1C180051" w14:textId="77777777" w:rsidR="006B51B8" w:rsidRDefault="006B51B8"/>
                    </w:txbxContent>
                  </v:textbox>
                </v:shape>
                <v:group id="组合 617" o:spid="_x0000_s1072" style="position:absolute;left:3373;top:8616;width:960;height:1791" coordorigin="3261,10602" coordsize="960,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shape id="文本框 618" o:spid="_x0000_s1073" type="#_x0000_t202" style="position:absolute;left:3261;top:10602;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">
                    <v:textbox inset="0,0,0,0">
                      <w:txbxContent>
                        <w:p w14:paraId="6C15D377" w14:textId="77777777" w:rsidR="006B51B8" w:rsidRDefault="006B51B8">
                          <w:pPr>
                            <w:pStyle w:val="1"/>
                          </w:pPr>
                          <w:r>
                            <w:rPr>
                              <w:rFonts w:hint="eastAsia"/>
                            </w:rPr>
                            <w:t>操作系统</w:t>
                          </w:r>
                        </w:p>
                      </w:txbxContent>
                    </v:textbox>
                  </v:shape>
                  <v:shape id="文本框 619" o:spid="_x0000_s1074" type="#_x0000_t202" style="position:absolute;left:3261;top:10928;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">
                    <v:textbox inset="0,0,0,0">
                      <w:txbxContent>
                        <w:p w14:paraId="6BC22F25" w14:textId="77777777" w:rsidR="006B51B8" w:rsidRDefault="006B51B8">
                          <w:pPr>
                            <w:pStyle w:val="1"/>
                          </w:pPr>
                          <w:r>
                            <w:rPr>
                              <w:rFonts w:hint="eastAsia"/>
                            </w:rPr>
                            <w:t>作业1</w:t>
                          </w:r>
                        </w:p>
                      </w:txbxContent>
                    </v:textbox>
                  </v:shape>
                  <v:shape id="文本框 620" o:spid="_x0000_s1075" type="#_x0000_t202" style="position:absolute;left:3261;top:11254;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">
                    <v:textbox inset="0,0,0,0">
                      <w:txbxContent>
                        <w:p w14:paraId="367DC201" w14:textId="77777777" w:rsidR="006B51B8" w:rsidRDefault="006B51B8">
                          <w:pPr>
                            <w:pStyle w:val="1"/>
                          </w:pPr>
                          <w:r>
                            <w:rPr>
                              <w:rFonts w:hint="eastAsia"/>
                            </w:rPr>
                            <w:t>空闲区</w:t>
                          </w:r>
                        </w:p>
                      </w:txbxContent>
                    </v:textbox>
                  </v:shape>
                  <v:shape id="文本框 621" o:spid="_x0000_s1076" type="#_x0000_t202" style="position:absolute;left:3261;top:11580;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">
                    <v:textbox inset="0,0,0,0">
                      <w:txbxContent>
                        <w:p w14:paraId="386F34F9" w14:textId="77777777" w:rsidR="006B51B8" w:rsidRDefault="006B51B8">
                          <w:pPr>
                            <w:pStyle w:val="1"/>
                          </w:pPr>
                          <w:r>
                            <w:rPr>
                              <w:rFonts w:hint="eastAsia"/>
                            </w:rPr>
                            <w:t>作业2</w:t>
                          </w:r>
                        </w:p>
                      </w:txbxContent>
                    </v:textbox>
                  </v:shape>
                  <v:shape id="文本框 622" o:spid="_x0000_s1077" type="#_x0000_t202" style="position:absolute;left:3261;top:11906;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">
                    <v:textbox inset="0,0,0,0">
                      <w:txbxContent>
                        <w:p w14:paraId="22A33265" w14:textId="77777777" w:rsidR="006B51B8" w:rsidRDefault="006B51B8">
                          <w:pPr>
                            <w:pStyle w:val="1"/>
                          </w:pPr>
                          <w:r>
                            <w:rPr>
                              <w:rFonts w:hint="eastAsia"/>
                            </w:rPr>
                            <w:t>空闲区</w:t>
                          </w:r>
                        </w:p>
                      </w:txbxContent>
                    </v:textbox>
                  </v:shape>
                  <v:shape id="文本框 623" o:spid="_x0000_s1078" type="#_x0000_t202" style="position:absolute;left:3261;top:12232;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">
                    <v:textbox inset="0,0,0,0">
                      <w:txbxContent>
                        <w:p w14:paraId="1727A7EF" w14:textId="77777777" w:rsidR="006B51B8" w:rsidRDefault="006B51B8">
                          <w:pPr>
                            <w:pStyle w:val="1"/>
                          </w:pPr>
                          <w:r>
                            <w:rPr>
                              <w:rFonts w:hint="eastAsia"/>
                            </w:rPr>
                            <w:t>作业3</w:t>
                          </w:r>
                        </w:p>
                      </w:txbxContent>
                    </v:textbox>
                  </v:shape>
                  <v:shape id="文本框 624" o:spid="_x0000_s1079" type="#_x0000_t202" style="position:absolute;left:3261;top:12558;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">
                    <v:textbox inset="0,0,0,0">
                      <w:txbxContent>
                        <w:p w14:paraId="40A8A183" w14:textId="77777777" w:rsidR="006B51B8" w:rsidRDefault="006B51B8">
                          <w:pPr>
                            <w:pStyle w:val="1"/>
                          </w:pPr>
                          <w:r>
                            <w:rPr>
                              <w:rFonts w:hint="eastAsia"/>
                            </w:rPr>
                            <w:t>空闲区</w:t>
                          </w:r>
                        </w:p>
                      </w:txbxContent>
                    </v:textbox>
                  </v:shape>
                </v:group>
                <v:group id="组合 625" o:spid="_x0000_s1080" style="position:absolute;left:5353;top:8691;width:960;height:1791" coordorigin="5541,10602" coordsize="960,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文本框 626" o:spid="_x0000_s1081" type="#_x0000_t202" style="position:absolute;left:5541;top:10602;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">
                    <v:textbox inset="0,0,0,0">
                      <w:txbxContent>
                        <w:p w14:paraId="278CA6DF" w14:textId="77777777" w:rsidR="006B51B8" w:rsidRDefault="006B51B8">
                          <w:pPr>
                            <w:pStyle w:val="1"/>
                          </w:pPr>
                          <w:r>
                            <w:rPr>
                              <w:rFonts w:hint="eastAsia"/>
                            </w:rPr>
                            <w:t>操作系统</w:t>
                          </w:r>
                        </w:p>
                      </w:txbxContent>
                    </v:textbox>
                  </v:shape>
                  <v:shape id="文本框 627" o:spid="_x0000_s1082" type="#_x0000_t202" style="position:absolute;left:5541;top:10928;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">
                    <v:textbox inset="0,0,0,0">
                      <w:txbxContent>
                        <w:p w14:paraId="14BD81A4" w14:textId="77777777" w:rsidR="006B51B8" w:rsidRDefault="006B51B8">
                          <w:pPr>
                            <w:pStyle w:val="1"/>
                          </w:pPr>
                          <w:r>
                            <w:rPr>
                              <w:rFonts w:hint="eastAsia"/>
                            </w:rPr>
                            <w:t>作业1</w:t>
                          </w:r>
                        </w:p>
                      </w:txbxContent>
                    </v:textbox>
                  </v:shape>
                  <v:shape id="文本框 628" o:spid="_x0000_s1083" type="#_x0000_t202" style="position:absolute;left:5541;top:11254;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">
                    <v:textbox inset="0,0,0,0">
                      <w:txbxContent>
                        <w:p w14:paraId="71758FE2" w14:textId="77777777" w:rsidR="006B51B8" w:rsidRDefault="006B51B8">
                          <w:pPr>
                            <w:pStyle w:val="1"/>
                          </w:pPr>
                          <w:r>
                            <w:rPr>
                              <w:rFonts w:hint="eastAsia"/>
                            </w:rPr>
                            <w:t>作业2</w:t>
                          </w:r>
                        </w:p>
                      </w:txbxContent>
                    </v:textbox>
                  </v:shape>
                  <v:shape id="文本框 629" o:spid="_x0000_s1084" type="#_x0000_t202" style="position:absolute;left:5541;top:11580;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">
                    <v:textbox inset="0,0,0,0">
                      <w:txbxContent>
                        <w:p w14:paraId="7ED9E730" w14:textId="77777777" w:rsidR="006B51B8" w:rsidRDefault="006B51B8">
                          <w:pPr>
                            <w:pStyle w:val="1"/>
                          </w:pPr>
                          <w:r>
                            <w:rPr>
                              <w:rFonts w:hint="eastAsia"/>
                            </w:rPr>
                            <w:t>作业3</w:t>
                          </w:r>
                        </w:p>
                      </w:txbxContent>
                    </v:textbox>
                  </v:shape>
                  <v:shape id="文本框 630" o:spid="_x0000_s1085" type="#_x0000_t202" style="position:absolute;left:5541;top:11906;width:960;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">
                    <v:textbox inset="0,0,0,0">
                      <w:txbxContent>
                        <w:p w14:paraId="42D2AC5B" w14:textId="77777777" w:rsidR="006B51B8" w:rsidRDefault="006B51B8">
                          <w:pPr>
                            <w:pStyle w:val="1"/>
                          </w:pPr>
                          <w:r>
                            <w:rPr>
                              <w:rFonts w:hint="eastAsia"/>
                            </w:rPr>
                            <w:t>空闲区</w:t>
                          </w:r>
                        </w:p>
                      </w:txbxContent>
                    </v:textbox>
                  </v:shape>
                </v:group>
                <v:group id="组合 631" o:spid="_x0000_s1086" style="position:absolute;left:7513;top:8691;width:960;height:1791" coordorigin="7581,10602" coordsize="960,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shape id="文本框 632" o:spid="_x0000_s1087" type="#_x0000_t202" style="position:absolute;left:7581;top:10602;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">
                    <v:textbox inset="0,0,0,0">
                      <w:txbxContent>
                        <w:p w14:paraId="3789F67E" w14:textId="77777777" w:rsidR="006B51B8" w:rsidRDefault="006B51B8">
                          <w:pPr>
                            <w:pStyle w:val="1"/>
                          </w:pPr>
                          <w:r>
                            <w:rPr>
                              <w:rFonts w:hint="eastAsia"/>
                            </w:rPr>
                            <w:t>操作系统</w:t>
                          </w:r>
                        </w:p>
                      </w:txbxContent>
                    </v:textbox>
                  </v:shape>
                  <v:shape id="文本框 633" o:spid="_x0000_s1088" type="#_x0000_t202" style="position:absolute;left:7581;top:10928;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">
                    <v:textbox inset="0,0,0,0">
                      <w:txbxContent>
                        <w:p w14:paraId="2BC7C8EC" w14:textId="77777777" w:rsidR="006B51B8" w:rsidRDefault="006B51B8">
                          <w:pPr>
                            <w:pStyle w:val="1"/>
                          </w:pPr>
                          <w:r>
                            <w:rPr>
                              <w:rFonts w:hint="eastAsia"/>
                            </w:rPr>
                            <w:t>作业1</w:t>
                          </w:r>
                        </w:p>
                      </w:txbxContent>
                    </v:textbox>
                  </v:shape>
                  <v:shape id="文本框 634" o:spid="_x0000_s1089" type="#_x0000_t202" style="position:absolute;left:7581;top:11254;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">
                    <v:textbox inset="0,0,0,0">
                      <w:txbxContent>
                        <w:p w14:paraId="3A68FB2B" w14:textId="77777777" w:rsidR="006B51B8" w:rsidRDefault="006B51B8">
                          <w:pPr>
                            <w:pStyle w:val="1"/>
                          </w:pPr>
                          <w:r>
                            <w:rPr>
                              <w:rFonts w:hint="eastAsia"/>
                            </w:rPr>
                            <w:t>作业2</w:t>
                          </w:r>
                        </w:p>
                      </w:txbxContent>
                    </v:textbox>
                  </v:shape>
                  <v:shape id="文本框 635" o:spid="_x0000_s1090" type="#_x0000_t202" style="position:absolute;left:7581;top:11580;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">
                    <v:textbox inset="0,0,0,0">
                      <w:txbxContent>
                        <w:p w14:paraId="725AA2E3" w14:textId="77777777" w:rsidR="006B51B8" w:rsidRDefault="006B51B8">
                          <w:pPr>
                            <w:pStyle w:val="1"/>
                          </w:pPr>
                          <w:r>
                            <w:rPr>
                              <w:rFonts w:hint="eastAsia"/>
                            </w:rPr>
                            <w:t>作业3</w:t>
                          </w:r>
                        </w:p>
                      </w:txbxContent>
                    </v:textbox>
                  </v:shape>
                  <v:shape id="文本框 636" o:spid="_x0000_s1091" type="#_x0000_t202" style="position:absolute;left:7581;top:12558;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">
                    <v:textbox inset="0,0,0,0">
                      <w:txbxContent>
                        <w:p w14:paraId="0687B898" w14:textId="77777777" w:rsidR="006B51B8" w:rsidRDefault="006B51B8">
                          <w:pPr>
                            <w:pStyle w:val="1"/>
                          </w:pPr>
                          <w:r>
                            <w:rPr>
                              <w:rFonts w:hint="eastAsia"/>
                            </w:rPr>
                            <w:t>空闲区</w:t>
                          </w:r>
                        </w:p>
                      </w:txbxContent>
                    </v:textbox>
                  </v:shape>
                  <v:shape id="文本框 637" o:spid="_x0000_s1092" type="#_x0000_t202" style="position:absolute;left:7581;top:11906;width:960;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">
                    <v:textbox inset="0,0,0,0">
                      <w:txbxContent>
                        <w:p w14:paraId="55EA6FB5" w14:textId="77777777" w:rsidR="006B51B8" w:rsidRDefault="006B51B8">
                          <w:pPr>
                            <w:pStyle w:val="1"/>
                          </w:pPr>
                          <w:r>
                            <w:rPr>
                              <w:rFonts w:hint="eastAsia"/>
                            </w:rPr>
                            <w:t>作业4</w:t>
                          </w:r>
                        </w:p>
                      </w:txbxContent>
                    </v:textbox>
                  </v:shape>
                </v:group>
                <v:shape id="文本框 638" o:spid="_x0000_s1093" type="#_x0000_t202" style="position:absolute;left:2173;top:10772;width:7380;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" stroked="f">
                  <v:textbox>
                    <w:txbxContent>
                      <w:p w14:paraId="42470D85" w14:textId="77777777" w:rsidR="006B51B8" w:rsidRDefault="006B51B8">
                        <w:pPr>
                          <w:pStyle w:val="af3"/>
                          <w:ind w:firstLineChars="100" w:firstLine="220"/>
                        </w:pPr>
                        <w:r>
                          <w:rPr>
                            <w:rFonts w:hint="eastAsia"/>
                          </w:rPr>
                          <w:t>（</w:t>
                        </w:r>
                        <w:r>
                          <w:rPr>
                            <w:rFonts w:ascii="Calibri" w:hAnsi="Calibri" w:hint="eastAsia"/>
                            <w:kern w:val="0"/>
                            <w:szCs w:val="22"/>
                          </w:rPr>
                          <w:t>A</w:t>
                        </w:r>
                        <w:r>
                          <w:rPr>
                            <w:rFonts w:ascii="Calibri" w:hAnsi="Calibri" w:hint="eastAsia"/>
                            <w:kern w:val="0"/>
                            <w:szCs w:val="22"/>
                          </w:rPr>
                          <w:t>）原内存分配情况</w:t>
                        </w:r>
                        <w:r>
                          <w:rPr>
                            <w:rFonts w:ascii="Calibri" w:hAnsi="Calibri" w:hint="eastAsia"/>
                            <w:kern w:val="0"/>
                            <w:szCs w:val="22"/>
                          </w:rPr>
                          <w:t xml:space="preserve">  </w:t>
                        </w:r>
                        <w:r>
                          <w:rPr>
                            <w:rFonts w:ascii="Calibri" w:hAnsi="Calibri" w:hint="eastAsia"/>
                            <w:kern w:val="0"/>
                            <w:szCs w:val="22"/>
                          </w:rPr>
                          <w:t>（</w:t>
                        </w:r>
                        <w:r>
                          <w:rPr>
                            <w:rFonts w:ascii="Calibri" w:hAnsi="Calibri" w:hint="eastAsia"/>
                            <w:kern w:val="0"/>
                            <w:szCs w:val="22"/>
                          </w:rPr>
                          <w:t>B</w:t>
                        </w:r>
                        <w:r>
                          <w:rPr>
                            <w:rFonts w:ascii="Calibri" w:hAnsi="Calibri" w:hint="eastAsia"/>
                            <w:kern w:val="0"/>
                            <w:szCs w:val="22"/>
                          </w:rPr>
                          <w:t>）移动内存中的作业</w:t>
                        </w:r>
                        <w:r>
                          <w:rPr>
                            <w:rFonts w:ascii="Calibri" w:hAnsi="Calibri" w:hint="eastAsia"/>
                            <w:kern w:val="0"/>
                            <w:szCs w:val="22"/>
                          </w:rPr>
                          <w:t xml:space="preserve">  </w:t>
                        </w:r>
                        <w:r>
                          <w:rPr>
                            <w:rFonts w:ascii="Calibri" w:hAnsi="Calibri" w:hint="eastAsia"/>
                            <w:kern w:val="0"/>
                            <w:szCs w:val="22"/>
                          </w:rPr>
                          <w:t>（</w:t>
                        </w:r>
                        <w:r>
                          <w:rPr>
                            <w:rFonts w:ascii="Calibri" w:hAnsi="Calibri" w:hint="eastAsia"/>
                            <w:kern w:val="0"/>
                            <w:szCs w:val="22"/>
                          </w:rPr>
                          <w:t>C</w:t>
                        </w:r>
                        <w:r>
                          <w:rPr>
                            <w:rFonts w:ascii="Calibri" w:hAnsi="Calibri" w:hint="eastAsia"/>
                            <w:kern w:val="0"/>
                            <w:szCs w:val="22"/>
                          </w:rPr>
                          <w:t>）装入作业</w:t>
                        </w:r>
                        <w:r>
                          <w:rPr>
                            <w:rFonts w:ascii="Calibri" w:hAnsi="Calibri" w:hint="eastAsia"/>
                            <w:kern w:val="0"/>
                            <w:szCs w:val="22"/>
                          </w:rPr>
                          <w:t>4</w:t>
                        </w:r>
                      </w:p>
                      <w:p w14:paraId="3ADE7BFC" w14:textId="77777777" w:rsidR="006B51B8" w:rsidRDefault="006B51B8">
                        <w:pPr>
                          <w:ind w:firstLineChars="1000" w:firstLine="2200"/>
                        </w:pPr>
                        <w:r>
                          <w:rPr>
                            <w:rFonts w:hint="eastAsia"/>
                            <w:color w:val="000000"/>
                          </w:rPr>
                          <w:t>图</w:t>
                        </w:r>
                        <w:r>
                          <w:rPr>
                            <w:rFonts w:hint="eastAsia"/>
                            <w:color w:val="000000"/>
                          </w:rPr>
                          <w:t>4-</w:t>
                        </w:r>
                        <w:r>
                          <w:rPr>
                            <w:rFonts w:hint="eastAsia"/>
                            <w:color w:val="000000"/>
                            <w:lang w:eastAsia="zh-CN"/>
                          </w:rPr>
                          <w:t>6</w:t>
                        </w:r>
                        <w:r>
                          <w:rPr>
                            <w:rFonts w:hint="eastAsia"/>
                          </w:rPr>
                          <w:t>移动分配示例</w:t>
                        </w:r>
                      </w:p>
                    </w:txbxContent>
                  </v:textbox>
                </v:shape>
                <v:line id="直线 639" o:spid="_x0000_s1094" style="position:absolute;flip:y;visibility:visible;mso-wrap-style:square" from="4273,9315" to="5353,9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" strokeweight="1.5pt">
                  <v:stroke endarrow="block"/>
                </v:line>
                <v:line id="直线 640" o:spid="_x0000_s1095" style="position:absolute;flip:y;visibility:visible;mso-wrap-style:square" from="4273,9627" to="5353,10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" strokeweight="1.5pt">
                  <v:stroke endarrow="block"/>
                </v:line>
                <w10:anchorlock/>
              </v:group>
            </w:pict>
          </mc:Fallback>
        </mc:AlternateContent>
      </w:r>
      <w:r w:rsidR="007319B1">
        <w:rPr>
          <w:rFonts w:ascii="Times New Roman" w:hAnsi="Times New Roman"/>
          <w:spacing w:val="10"/>
          <w:sz w:val="21"/>
          <w:szCs w:val="21"/>
          <w:lang w:eastAsia="zh-CN"/>
        </w:rPr>
        <w:br w:type="page"/>
      </w:r>
    </w:p>
    <w:p w14:paraId="773C9E3C" w14:textId="77777777" w:rsidR="007319B1" w:rsidRDefault="007319B1">
      <w:pPr>
        <w:spacing w:after="0" w:line="246" w:lineRule="exact"/>
        <w:ind w:left="3481" w:right="3448"/>
        <w:jc w:val="center"/>
        <w:rPr>
          <w:rFonts w:ascii="Times New Roman" w:hAnsi="Times New Roman"/>
          <w:sz w:val="18"/>
          <w:szCs w:val="18"/>
          <w:lang w:eastAsia="zh-CN"/>
        </w:rPr>
      </w:pPr>
      <w:r>
        <w:rPr>
          <w:rFonts w:ascii="Times New Roman" w:hAnsi="Times New Roman"/>
          <w:sz w:val="18"/>
          <w:szCs w:val="18"/>
          <w:lang w:eastAsia="zh-CN"/>
        </w:rPr>
        <w:lastRenderedPageBreak/>
        <w:t>图</w:t>
      </w:r>
      <w:r>
        <w:rPr>
          <w:rFonts w:ascii="Times New Roman" w:hAnsi="Times New Roman"/>
          <w:spacing w:val="-2"/>
          <w:sz w:val="18"/>
          <w:szCs w:val="18"/>
          <w:lang w:eastAsia="zh-CN"/>
        </w:rPr>
        <w:t xml:space="preserve"> </w:t>
      </w:r>
      <w:r>
        <w:rPr>
          <w:rFonts w:ascii="Times New Roman" w:hAnsi="Times New Roman"/>
          <w:w w:val="49"/>
          <w:sz w:val="18"/>
          <w:szCs w:val="18"/>
          <w:lang w:eastAsia="zh-CN"/>
        </w:rPr>
        <w:t>４</w:t>
      </w:r>
      <w:r>
        <w:rPr>
          <w:rFonts w:ascii="Times New Roman" w:hAnsi="Times New Roman"/>
          <w:w w:val="49"/>
          <w:sz w:val="18"/>
          <w:szCs w:val="18"/>
          <w:lang w:eastAsia="zh-CN"/>
        </w:rPr>
        <w:t>-6</w:t>
      </w:r>
      <w:r>
        <w:rPr>
          <w:rFonts w:ascii="Times New Roman" w:hAnsi="Times New Roman"/>
          <w:spacing w:val="16"/>
          <w:w w:val="49"/>
          <w:sz w:val="18"/>
          <w:szCs w:val="18"/>
          <w:lang w:eastAsia="zh-CN"/>
        </w:rPr>
        <w:t xml:space="preserve"> </w:t>
      </w:r>
      <w:r>
        <w:rPr>
          <w:rFonts w:ascii="Times New Roman" w:hAnsi="Times New Roman"/>
          <w:w w:val="49"/>
          <w:sz w:val="18"/>
          <w:szCs w:val="18"/>
          <w:lang w:eastAsia="zh-CN"/>
        </w:rPr>
        <w:t xml:space="preserve">　</w:t>
      </w:r>
      <w:r>
        <w:rPr>
          <w:rFonts w:ascii="Times New Roman" w:hAnsi="Times New Roman"/>
          <w:spacing w:val="21"/>
          <w:w w:val="49"/>
          <w:sz w:val="18"/>
          <w:szCs w:val="18"/>
          <w:lang w:eastAsia="zh-CN"/>
        </w:rPr>
        <w:t xml:space="preserve"> </w:t>
      </w:r>
      <w:r>
        <w:rPr>
          <w:rFonts w:ascii="Times New Roman" w:hAnsi="Times New Roman"/>
          <w:spacing w:val="-1"/>
          <w:w w:val="99"/>
          <w:sz w:val="18"/>
          <w:szCs w:val="18"/>
          <w:lang w:eastAsia="zh-CN"/>
        </w:rPr>
        <w:t>移</w:t>
      </w:r>
      <w:r>
        <w:rPr>
          <w:rFonts w:ascii="Times New Roman" w:hAnsi="Times New Roman"/>
          <w:spacing w:val="1"/>
          <w:w w:val="99"/>
          <w:sz w:val="18"/>
          <w:szCs w:val="18"/>
          <w:lang w:eastAsia="zh-CN"/>
        </w:rPr>
        <w:t>动</w:t>
      </w:r>
      <w:r>
        <w:rPr>
          <w:rFonts w:ascii="Times New Roman" w:hAnsi="Times New Roman"/>
          <w:spacing w:val="-1"/>
          <w:w w:val="99"/>
          <w:sz w:val="18"/>
          <w:szCs w:val="18"/>
          <w:lang w:eastAsia="zh-CN"/>
        </w:rPr>
        <w:t>分</w:t>
      </w:r>
      <w:r>
        <w:rPr>
          <w:rFonts w:ascii="Times New Roman" w:hAnsi="Times New Roman"/>
          <w:spacing w:val="1"/>
          <w:w w:val="99"/>
          <w:sz w:val="18"/>
          <w:szCs w:val="18"/>
          <w:lang w:eastAsia="zh-CN"/>
        </w:rPr>
        <w:t>配示</w:t>
      </w:r>
      <w:r>
        <w:rPr>
          <w:rFonts w:ascii="Times New Roman" w:hAnsi="Times New Roman"/>
          <w:w w:val="99"/>
          <w:sz w:val="18"/>
          <w:szCs w:val="18"/>
          <w:lang w:eastAsia="zh-CN"/>
        </w:rPr>
        <w:t>例</w:t>
      </w:r>
    </w:p>
    <w:p w14:paraId="6B8F5C6E" w14:textId="77777777" w:rsidR="007319B1" w:rsidRDefault="007319B1">
      <w:pPr>
        <w:spacing w:before="2" w:after="0" w:line="220" w:lineRule="exact"/>
        <w:rPr>
          <w:rFonts w:ascii="Times New Roman" w:hAnsi="Times New Roman"/>
          <w:lang w:eastAsia="zh-CN"/>
        </w:rPr>
      </w:pPr>
    </w:p>
    <w:p w14:paraId="75D9D2E1"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407C09B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移动操作也为进程运行过程中动态扩充内存空间提供了方便，当进程在执行过程中要求增加内存空间时，只需适当移动邻近的占用分区内容就可增加其所占有的连续区的长度，移动后的基址值和经扩大的限长值都应相应修改。</w:t>
      </w:r>
    </w:p>
    <w:p w14:paraId="718E3ED8"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2. </w:t>
      </w:r>
      <w:r>
        <w:rPr>
          <w:rFonts w:ascii="Times New Roman" w:hAnsi="Times New Roman"/>
          <w:b/>
          <w:bCs/>
          <w:spacing w:val="10"/>
          <w:sz w:val="21"/>
          <w:szCs w:val="21"/>
          <w:lang w:eastAsia="zh-CN"/>
        </w:rPr>
        <w:t>对换技术</w:t>
      </w:r>
    </w:p>
    <w:p w14:paraId="790DE498" w14:textId="77777777" w:rsidR="007319B1" w:rsidRDefault="007319B1">
      <w:pPr>
        <w:spacing w:after="0" w:line="360" w:lineRule="auto"/>
        <w:ind w:right="88" w:firstLine="415"/>
        <w:jc w:val="both"/>
        <w:rPr>
          <w:ins w:id="80" w:author="simeng zhao" w:date="2018-01-30T13:42:00Z"/>
          <w:rFonts w:ascii="Times New Roman" w:hAnsi="Times New Roman"/>
          <w:spacing w:val="10"/>
          <w:sz w:val="21"/>
          <w:szCs w:val="21"/>
          <w:lang w:eastAsia="zh-CN"/>
        </w:rPr>
      </w:pPr>
      <w:r>
        <w:rPr>
          <w:rFonts w:ascii="Times New Roman" w:hAnsi="Times New Roman"/>
          <w:spacing w:val="10"/>
          <w:sz w:val="21"/>
          <w:szCs w:val="21"/>
          <w:lang w:eastAsia="zh-CN"/>
        </w:rPr>
        <w:t>对换技术（</w:t>
      </w:r>
      <w:r>
        <w:rPr>
          <w:rFonts w:ascii="Times New Roman" w:hAnsi="Times New Roman"/>
          <w:spacing w:val="10"/>
          <w:sz w:val="21"/>
          <w:szCs w:val="21"/>
          <w:lang w:eastAsia="zh-CN"/>
        </w:rPr>
        <w:t>swapping</w:t>
      </w:r>
      <w:r>
        <w:rPr>
          <w:rFonts w:ascii="Times New Roman" w:hAnsi="Times New Roman"/>
          <w:spacing w:val="10"/>
          <w:sz w:val="21"/>
          <w:szCs w:val="21"/>
          <w:lang w:eastAsia="zh-CN"/>
        </w:rPr>
        <w:t>）广泛应用于分时系统的调度中，以解决内存容量不足问题，使分时用户获得快速响应时间；也可用于批处理系统，以平衡系统负载。如果当前一个或多个驻留进程都处于阻塞态，此时选择其中一个进程，将其暂时移出内存，腾出空间给其他进程使用，同时把磁盘中的某个进程换入内存，让其投入运行，这种互换称为对换。例如，当一个进程执行某系统调用时变成阻塞态，这时存储管理程序会收到进程管理的通知，以决定是否将此进程的内存映像对换到磁盘；反之，当进程管理程序把已对换出去的进程转换为就绪态时，会通知存储管理程序，一旦内存可用，立即把此进程对换回内存。由于有硬件地址重定位寄存器的支持，对换进来的进程映像被复制到新分配的内存区域并重置重定位寄存器的值。</w:t>
      </w:r>
    </w:p>
    <w:p w14:paraId="25078C70" w14:textId="77777777" w:rsidR="007200B1" w:rsidRDefault="007200B1" w:rsidP="007200B1">
      <w:pPr>
        <w:spacing w:after="0" w:line="360" w:lineRule="auto"/>
        <w:ind w:right="88" w:firstLine="415"/>
        <w:jc w:val="both"/>
        <w:rPr>
          <w:ins w:id="81" w:author="simeng zhao" w:date="2018-01-30T13:42:00Z"/>
          <w:rFonts w:ascii="Times New Roman" w:hAnsi="Times New Roman"/>
          <w:spacing w:val="10"/>
          <w:sz w:val="21"/>
          <w:szCs w:val="21"/>
          <w:lang w:eastAsia="zh-CN"/>
        </w:rPr>
      </w:pPr>
      <w:ins w:id="82" w:author="simeng zhao" w:date="2018-01-30T13:42:00Z">
        <w:r w:rsidRPr="004B686C">
          <w:rPr>
            <w:rFonts w:ascii="Times New Roman" w:hAnsi="Times New Roman"/>
            <w:noProof/>
            <w:spacing w:val="10"/>
            <w:sz w:val="21"/>
            <w:szCs w:val="21"/>
            <w:lang w:eastAsia="zh-CN"/>
          </w:rPr>
          <w:lastRenderedPageBreak/>
          <w:drawing>
            <wp:inline distT="0" distB="0" distL="0" distR="0" wp14:anchorId="1A4AB2E0" wp14:editId="62199EA0">
              <wp:extent cx="4783455" cy="6639560"/>
              <wp:effectExtent l="0" t="0" r="0" b="8890"/>
              <wp:docPr id="547"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4783455" cy="6639560"/>
                      </a:xfrm>
                      <a:prstGeom prst="rect">
                        <a:avLst/>
                      </a:prstGeom>
                      <a:noFill/>
                      <a:ln>
                        <a:noFill/>
                      </a:ln>
                      <a:extLst>
                        <a:ext uri="{53640926-AAD7-44D8-BBD7-CCE9431645EC}">
                          <a14:shadowObscured xmlns:a14="http://schemas.microsoft.com/office/drawing/2010/main"/>
                        </a:ext>
                      </a:extLst>
                    </pic:spPr>
                  </pic:pic>
                </a:graphicData>
              </a:graphic>
            </wp:inline>
          </w:drawing>
        </w:r>
      </w:ins>
    </w:p>
    <w:p w14:paraId="2DA369D9" w14:textId="77777777" w:rsidR="007200B1" w:rsidRPr="00B45502" w:rsidRDefault="007200B1" w:rsidP="007200B1">
      <w:pPr>
        <w:spacing w:after="0" w:line="360" w:lineRule="auto"/>
        <w:ind w:right="88" w:firstLine="415"/>
        <w:jc w:val="both"/>
        <w:rPr>
          <w:ins w:id="83" w:author="simeng zhao" w:date="2018-01-30T13:42:00Z"/>
          <w:rFonts w:ascii="Times New Roman" w:hAnsi="Times New Roman"/>
          <w:b/>
          <w:color w:val="2E74B5" w:themeColor="accent5" w:themeShade="BF"/>
          <w:spacing w:val="10"/>
          <w:sz w:val="21"/>
          <w:szCs w:val="21"/>
          <w:lang w:eastAsia="zh-CN"/>
        </w:rPr>
      </w:pPr>
      <w:ins w:id="84" w:author="simeng zhao" w:date="2018-01-30T13:42:00Z">
        <w:r w:rsidRPr="00B45502">
          <w:rPr>
            <w:rFonts w:ascii="Times New Roman" w:hAnsi="Times New Roman" w:hint="eastAsia"/>
            <w:b/>
            <w:color w:val="2E74B5" w:themeColor="accent5" w:themeShade="BF"/>
            <w:spacing w:val="10"/>
            <w:sz w:val="21"/>
            <w:szCs w:val="21"/>
            <w:lang w:eastAsia="zh-CN"/>
          </w:rPr>
          <w:t>内存交换的过程如图所示：其中过程如下</w:t>
        </w:r>
      </w:ins>
    </w:p>
    <w:p w14:paraId="71207668" w14:textId="77777777" w:rsidR="007200B1" w:rsidRPr="00B45502" w:rsidRDefault="007200B1" w:rsidP="007200B1">
      <w:pPr>
        <w:spacing w:after="0" w:line="360" w:lineRule="auto"/>
        <w:ind w:right="88" w:firstLine="415"/>
        <w:jc w:val="both"/>
        <w:rPr>
          <w:ins w:id="85" w:author="simeng zhao" w:date="2018-01-30T13:42:00Z"/>
          <w:rFonts w:ascii="Times New Roman" w:hAnsi="Times New Roman"/>
          <w:b/>
          <w:color w:val="2E74B5" w:themeColor="accent5" w:themeShade="BF"/>
          <w:spacing w:val="10"/>
          <w:sz w:val="21"/>
          <w:szCs w:val="21"/>
          <w:lang w:eastAsia="zh-CN"/>
        </w:rPr>
      </w:pPr>
      <w:ins w:id="86" w:author="simeng zhao" w:date="2018-01-30T13:42:00Z">
        <w:r w:rsidRPr="00B45502">
          <w:rPr>
            <w:rFonts w:ascii="Times New Roman" w:hAnsi="Times New Roman"/>
            <w:b/>
            <w:color w:val="2E74B5" w:themeColor="accent5" w:themeShade="BF"/>
            <w:spacing w:val="10"/>
            <w:sz w:val="21"/>
            <w:szCs w:val="21"/>
            <w:lang w:eastAsia="zh-CN"/>
          </w:rPr>
          <w:t>a</w:t>
        </w:r>
        <w:r w:rsidRPr="00B45502">
          <w:rPr>
            <w:rFonts w:ascii="Times New Roman" w:hAnsi="Times New Roman" w:hint="eastAsia"/>
            <w:b/>
            <w:color w:val="2E74B5" w:themeColor="accent5" w:themeShade="BF"/>
            <w:spacing w:val="10"/>
            <w:sz w:val="21"/>
            <w:szCs w:val="21"/>
            <w:lang w:eastAsia="zh-CN"/>
          </w:rPr>
          <w:t>：最初只有</w:t>
        </w:r>
        <w:r w:rsidRPr="00B45502">
          <w:rPr>
            <w:rFonts w:ascii="Times New Roman" w:hAnsi="Times New Roman" w:hint="eastAsia"/>
            <w:b/>
            <w:color w:val="2E74B5" w:themeColor="accent5" w:themeShade="BF"/>
            <w:spacing w:val="10"/>
            <w:sz w:val="21"/>
            <w:szCs w:val="21"/>
            <w:lang w:eastAsia="zh-CN"/>
          </w:rPr>
          <w:t>A</w:t>
        </w:r>
        <w:r w:rsidRPr="00B45502">
          <w:rPr>
            <w:rFonts w:ascii="Times New Roman" w:hAnsi="Times New Roman" w:hint="eastAsia"/>
            <w:b/>
            <w:color w:val="2E74B5" w:themeColor="accent5" w:themeShade="BF"/>
            <w:spacing w:val="10"/>
            <w:sz w:val="21"/>
            <w:szCs w:val="21"/>
            <w:lang w:eastAsia="zh-CN"/>
          </w:rPr>
          <w:t>一个进程</w:t>
        </w:r>
      </w:ins>
    </w:p>
    <w:p w14:paraId="056B660D" w14:textId="77777777" w:rsidR="007200B1" w:rsidRPr="00B45502" w:rsidRDefault="007200B1" w:rsidP="007200B1">
      <w:pPr>
        <w:spacing w:after="0" w:line="360" w:lineRule="auto"/>
        <w:ind w:right="88" w:firstLine="415"/>
        <w:jc w:val="both"/>
        <w:rPr>
          <w:ins w:id="87" w:author="simeng zhao" w:date="2018-01-30T13:42:00Z"/>
          <w:rFonts w:ascii="Times New Roman" w:hAnsi="Times New Roman"/>
          <w:b/>
          <w:color w:val="2E74B5" w:themeColor="accent5" w:themeShade="BF"/>
          <w:spacing w:val="10"/>
          <w:sz w:val="21"/>
          <w:szCs w:val="21"/>
          <w:lang w:eastAsia="zh-CN"/>
        </w:rPr>
      </w:pPr>
      <w:ins w:id="88" w:author="simeng zhao" w:date="2018-01-30T13:42:00Z">
        <w:r w:rsidRPr="00B45502">
          <w:rPr>
            <w:rFonts w:ascii="Times New Roman" w:hAnsi="Times New Roman"/>
            <w:b/>
            <w:color w:val="2E74B5" w:themeColor="accent5" w:themeShade="BF"/>
            <w:spacing w:val="10"/>
            <w:sz w:val="21"/>
            <w:szCs w:val="21"/>
            <w:lang w:eastAsia="zh-CN"/>
          </w:rPr>
          <w:t>b</w:t>
        </w:r>
        <w:r w:rsidRPr="00B45502">
          <w:rPr>
            <w:rFonts w:ascii="Times New Roman" w:hAnsi="Times New Roman" w:hint="eastAsia"/>
            <w:b/>
            <w:color w:val="2E74B5" w:themeColor="accent5" w:themeShade="BF"/>
            <w:spacing w:val="10"/>
            <w:sz w:val="21"/>
            <w:szCs w:val="21"/>
            <w:lang w:eastAsia="zh-CN"/>
          </w:rPr>
          <w:t>：</w:t>
        </w:r>
        <w:r w:rsidRPr="00B45502">
          <w:rPr>
            <w:rFonts w:ascii="Times New Roman" w:hAnsi="Times New Roman" w:hint="eastAsia"/>
            <w:b/>
            <w:color w:val="2E74B5" w:themeColor="accent5" w:themeShade="BF"/>
            <w:spacing w:val="10"/>
            <w:sz w:val="21"/>
            <w:szCs w:val="21"/>
            <w:lang w:eastAsia="zh-CN"/>
          </w:rPr>
          <w:t>B</w:t>
        </w:r>
        <w:r w:rsidRPr="00B45502">
          <w:rPr>
            <w:rFonts w:ascii="Times New Roman" w:hAnsi="Times New Roman" w:hint="eastAsia"/>
            <w:b/>
            <w:color w:val="2E74B5" w:themeColor="accent5" w:themeShade="BF"/>
            <w:spacing w:val="10"/>
            <w:sz w:val="21"/>
            <w:szCs w:val="21"/>
            <w:lang w:eastAsia="zh-CN"/>
          </w:rPr>
          <w:t>进程被创建或者从磁盘中换入</w:t>
        </w:r>
      </w:ins>
    </w:p>
    <w:p w14:paraId="0436B45A" w14:textId="77777777" w:rsidR="007200B1" w:rsidRPr="00B45502" w:rsidRDefault="007200B1" w:rsidP="007200B1">
      <w:pPr>
        <w:spacing w:after="0" w:line="360" w:lineRule="auto"/>
        <w:ind w:right="88" w:firstLine="415"/>
        <w:jc w:val="both"/>
        <w:rPr>
          <w:ins w:id="89" w:author="simeng zhao" w:date="2018-01-30T13:42:00Z"/>
          <w:rFonts w:ascii="Times New Roman" w:hAnsi="Times New Roman"/>
          <w:b/>
          <w:color w:val="2E74B5" w:themeColor="accent5" w:themeShade="BF"/>
          <w:spacing w:val="10"/>
          <w:sz w:val="21"/>
          <w:szCs w:val="21"/>
          <w:lang w:eastAsia="zh-CN"/>
        </w:rPr>
      </w:pPr>
      <w:ins w:id="90" w:author="simeng zhao" w:date="2018-01-30T13:42:00Z">
        <w:r w:rsidRPr="00B45502">
          <w:rPr>
            <w:rFonts w:ascii="Times New Roman" w:hAnsi="Times New Roman"/>
            <w:b/>
            <w:color w:val="2E74B5" w:themeColor="accent5" w:themeShade="BF"/>
            <w:spacing w:val="10"/>
            <w:sz w:val="21"/>
            <w:szCs w:val="21"/>
            <w:lang w:eastAsia="zh-CN"/>
          </w:rPr>
          <w:t>c</w:t>
        </w:r>
        <w:r w:rsidRPr="00B45502">
          <w:rPr>
            <w:rFonts w:ascii="Times New Roman" w:hAnsi="Times New Roman" w:hint="eastAsia"/>
            <w:b/>
            <w:color w:val="2E74B5" w:themeColor="accent5" w:themeShade="BF"/>
            <w:spacing w:val="10"/>
            <w:sz w:val="21"/>
            <w:szCs w:val="21"/>
            <w:lang w:eastAsia="zh-CN"/>
          </w:rPr>
          <w:t>：</w:t>
        </w:r>
        <w:r w:rsidRPr="00B45502">
          <w:rPr>
            <w:rFonts w:ascii="Times New Roman" w:hAnsi="Times New Roman"/>
            <w:b/>
            <w:color w:val="2E74B5" w:themeColor="accent5" w:themeShade="BF"/>
            <w:spacing w:val="10"/>
            <w:sz w:val="21"/>
            <w:szCs w:val="21"/>
            <w:lang w:eastAsia="zh-CN"/>
          </w:rPr>
          <w:t>C</w:t>
        </w:r>
        <w:r w:rsidRPr="00B45502">
          <w:rPr>
            <w:rFonts w:ascii="Times New Roman" w:hAnsi="Times New Roman" w:hint="eastAsia"/>
            <w:b/>
            <w:color w:val="2E74B5" w:themeColor="accent5" w:themeShade="BF"/>
            <w:spacing w:val="10"/>
            <w:sz w:val="21"/>
            <w:szCs w:val="21"/>
            <w:lang w:eastAsia="zh-CN"/>
          </w:rPr>
          <w:t>进程被创建或者从磁盘中换入</w:t>
        </w:r>
      </w:ins>
    </w:p>
    <w:p w14:paraId="41B199F1" w14:textId="77777777" w:rsidR="007200B1" w:rsidRPr="00B45502" w:rsidRDefault="007200B1" w:rsidP="007200B1">
      <w:pPr>
        <w:spacing w:after="0" w:line="360" w:lineRule="auto"/>
        <w:ind w:right="88" w:firstLine="415"/>
        <w:jc w:val="both"/>
        <w:rPr>
          <w:ins w:id="91" w:author="simeng zhao" w:date="2018-01-30T13:42:00Z"/>
          <w:rFonts w:ascii="Times New Roman" w:hAnsi="Times New Roman"/>
          <w:b/>
          <w:color w:val="2E74B5" w:themeColor="accent5" w:themeShade="BF"/>
          <w:spacing w:val="10"/>
          <w:sz w:val="21"/>
          <w:szCs w:val="21"/>
          <w:lang w:eastAsia="zh-CN"/>
        </w:rPr>
      </w:pPr>
      <w:ins w:id="92" w:author="simeng zhao" w:date="2018-01-30T13:42:00Z">
        <w:r w:rsidRPr="00B45502">
          <w:rPr>
            <w:rFonts w:ascii="Times New Roman" w:hAnsi="Times New Roman"/>
            <w:b/>
            <w:color w:val="2E74B5" w:themeColor="accent5" w:themeShade="BF"/>
            <w:spacing w:val="10"/>
            <w:sz w:val="21"/>
            <w:szCs w:val="21"/>
            <w:lang w:eastAsia="zh-CN"/>
          </w:rPr>
          <w:t>d</w:t>
        </w:r>
        <w:r w:rsidRPr="00B45502">
          <w:rPr>
            <w:rFonts w:ascii="Times New Roman" w:hAnsi="Times New Roman" w:hint="eastAsia"/>
            <w:b/>
            <w:color w:val="2E74B5" w:themeColor="accent5" w:themeShade="BF"/>
            <w:spacing w:val="10"/>
            <w:sz w:val="21"/>
            <w:szCs w:val="21"/>
            <w:lang w:eastAsia="zh-CN"/>
          </w:rPr>
          <w:t>：</w:t>
        </w:r>
        <w:r w:rsidRPr="00B45502">
          <w:rPr>
            <w:rFonts w:ascii="Times New Roman" w:hAnsi="Times New Roman"/>
            <w:b/>
            <w:color w:val="2E74B5" w:themeColor="accent5" w:themeShade="BF"/>
            <w:spacing w:val="10"/>
            <w:sz w:val="21"/>
            <w:szCs w:val="21"/>
            <w:lang w:eastAsia="zh-CN"/>
          </w:rPr>
          <w:t>A</w:t>
        </w:r>
        <w:r w:rsidRPr="00B45502">
          <w:rPr>
            <w:rFonts w:ascii="Times New Roman" w:hAnsi="Times New Roman" w:hint="eastAsia"/>
            <w:b/>
            <w:color w:val="2E74B5" w:themeColor="accent5" w:themeShade="BF"/>
            <w:spacing w:val="10"/>
            <w:sz w:val="21"/>
            <w:szCs w:val="21"/>
            <w:lang w:eastAsia="zh-CN"/>
          </w:rPr>
          <w:t>进程被交换进磁盘</w:t>
        </w:r>
      </w:ins>
    </w:p>
    <w:p w14:paraId="556B83B2" w14:textId="77777777" w:rsidR="007200B1" w:rsidRPr="00B45502" w:rsidRDefault="007200B1" w:rsidP="007200B1">
      <w:pPr>
        <w:spacing w:after="0" w:line="360" w:lineRule="auto"/>
        <w:ind w:right="88" w:firstLine="415"/>
        <w:jc w:val="both"/>
        <w:rPr>
          <w:ins w:id="93" w:author="simeng zhao" w:date="2018-01-30T13:42:00Z"/>
          <w:rFonts w:ascii="Times New Roman" w:hAnsi="Times New Roman"/>
          <w:b/>
          <w:color w:val="2E74B5" w:themeColor="accent5" w:themeShade="BF"/>
          <w:spacing w:val="10"/>
          <w:sz w:val="21"/>
          <w:szCs w:val="21"/>
          <w:lang w:eastAsia="zh-CN"/>
        </w:rPr>
      </w:pPr>
      <w:ins w:id="94" w:author="simeng zhao" w:date="2018-01-30T13:42:00Z">
        <w:r w:rsidRPr="00B45502">
          <w:rPr>
            <w:rFonts w:ascii="Times New Roman" w:hAnsi="Times New Roman"/>
            <w:b/>
            <w:color w:val="2E74B5" w:themeColor="accent5" w:themeShade="BF"/>
            <w:spacing w:val="10"/>
            <w:sz w:val="21"/>
            <w:szCs w:val="21"/>
            <w:lang w:eastAsia="zh-CN"/>
          </w:rPr>
          <w:t>e</w:t>
        </w:r>
        <w:r w:rsidRPr="00B45502">
          <w:rPr>
            <w:rFonts w:ascii="Times New Roman" w:hAnsi="Times New Roman" w:hint="eastAsia"/>
            <w:b/>
            <w:color w:val="2E74B5" w:themeColor="accent5" w:themeShade="BF"/>
            <w:spacing w:val="10"/>
            <w:sz w:val="21"/>
            <w:szCs w:val="21"/>
            <w:lang w:eastAsia="zh-CN"/>
          </w:rPr>
          <w:t>：</w:t>
        </w:r>
        <w:r w:rsidRPr="00B45502">
          <w:rPr>
            <w:rFonts w:ascii="Times New Roman" w:hAnsi="Times New Roman" w:hint="eastAsia"/>
            <w:b/>
            <w:color w:val="2E74B5" w:themeColor="accent5" w:themeShade="BF"/>
            <w:spacing w:val="10"/>
            <w:sz w:val="21"/>
            <w:szCs w:val="21"/>
            <w:lang w:eastAsia="zh-CN"/>
          </w:rPr>
          <w:t>D</w:t>
        </w:r>
        <w:r w:rsidRPr="00B45502">
          <w:rPr>
            <w:rFonts w:ascii="Times New Roman" w:hAnsi="Times New Roman" w:hint="eastAsia"/>
            <w:b/>
            <w:color w:val="2E74B5" w:themeColor="accent5" w:themeShade="BF"/>
            <w:spacing w:val="10"/>
            <w:sz w:val="21"/>
            <w:szCs w:val="21"/>
            <w:lang w:eastAsia="zh-CN"/>
          </w:rPr>
          <w:t>进程被创建，或者从磁盘中换入，占用了原来</w:t>
        </w:r>
        <w:r w:rsidRPr="00B45502">
          <w:rPr>
            <w:rFonts w:ascii="Times New Roman" w:hAnsi="Times New Roman" w:hint="eastAsia"/>
            <w:b/>
            <w:color w:val="2E74B5" w:themeColor="accent5" w:themeShade="BF"/>
            <w:spacing w:val="10"/>
            <w:sz w:val="21"/>
            <w:szCs w:val="21"/>
            <w:lang w:eastAsia="zh-CN"/>
          </w:rPr>
          <w:t>A</w:t>
        </w:r>
        <w:r w:rsidRPr="00B45502">
          <w:rPr>
            <w:rFonts w:ascii="Times New Roman" w:hAnsi="Times New Roman" w:hint="eastAsia"/>
            <w:b/>
            <w:color w:val="2E74B5" w:themeColor="accent5" w:themeShade="BF"/>
            <w:spacing w:val="10"/>
            <w:sz w:val="21"/>
            <w:szCs w:val="21"/>
            <w:lang w:eastAsia="zh-CN"/>
          </w:rPr>
          <w:t>进程的一部分内存</w:t>
        </w:r>
      </w:ins>
    </w:p>
    <w:p w14:paraId="18A83901" w14:textId="77777777" w:rsidR="007200B1" w:rsidRPr="00B45502" w:rsidRDefault="007200B1" w:rsidP="007200B1">
      <w:pPr>
        <w:spacing w:after="0" w:line="360" w:lineRule="auto"/>
        <w:ind w:right="88" w:firstLine="415"/>
        <w:jc w:val="both"/>
        <w:rPr>
          <w:ins w:id="95" w:author="simeng zhao" w:date="2018-01-30T13:42:00Z"/>
          <w:rFonts w:ascii="Times New Roman" w:hAnsi="Times New Roman"/>
          <w:b/>
          <w:color w:val="2E74B5" w:themeColor="accent5" w:themeShade="BF"/>
          <w:spacing w:val="10"/>
          <w:sz w:val="21"/>
          <w:szCs w:val="21"/>
          <w:lang w:eastAsia="zh-CN"/>
        </w:rPr>
      </w:pPr>
      <w:ins w:id="96" w:author="simeng zhao" w:date="2018-01-30T13:42:00Z">
        <w:r w:rsidRPr="00B45502">
          <w:rPr>
            <w:rFonts w:ascii="Times New Roman" w:hAnsi="Times New Roman"/>
            <w:b/>
            <w:color w:val="2E74B5" w:themeColor="accent5" w:themeShade="BF"/>
            <w:spacing w:val="10"/>
            <w:sz w:val="21"/>
            <w:szCs w:val="21"/>
            <w:lang w:eastAsia="zh-CN"/>
          </w:rPr>
          <w:t>f</w:t>
        </w:r>
        <w:r w:rsidRPr="00B45502">
          <w:rPr>
            <w:rFonts w:ascii="Times New Roman" w:hAnsi="Times New Roman" w:hint="eastAsia"/>
            <w:b/>
            <w:color w:val="2E74B5" w:themeColor="accent5" w:themeShade="BF"/>
            <w:spacing w:val="10"/>
            <w:sz w:val="21"/>
            <w:szCs w:val="21"/>
            <w:lang w:eastAsia="zh-CN"/>
          </w:rPr>
          <w:t>：</w:t>
        </w:r>
        <w:r w:rsidRPr="00B45502">
          <w:rPr>
            <w:rFonts w:ascii="Times New Roman" w:hAnsi="Times New Roman" w:hint="eastAsia"/>
            <w:b/>
            <w:color w:val="2E74B5" w:themeColor="accent5" w:themeShade="BF"/>
            <w:spacing w:val="10"/>
            <w:sz w:val="21"/>
            <w:szCs w:val="21"/>
            <w:lang w:eastAsia="zh-CN"/>
          </w:rPr>
          <w:t>B</w:t>
        </w:r>
        <w:r w:rsidRPr="00B45502">
          <w:rPr>
            <w:rFonts w:ascii="Times New Roman" w:hAnsi="Times New Roman" w:hint="eastAsia"/>
            <w:b/>
            <w:color w:val="2E74B5" w:themeColor="accent5" w:themeShade="BF"/>
            <w:spacing w:val="10"/>
            <w:sz w:val="21"/>
            <w:szCs w:val="21"/>
            <w:lang w:eastAsia="zh-CN"/>
          </w:rPr>
          <w:t>进程被交换进磁盘</w:t>
        </w:r>
      </w:ins>
    </w:p>
    <w:p w14:paraId="089FA014" w14:textId="77777777" w:rsidR="007200B1" w:rsidRPr="00B45502" w:rsidRDefault="007200B1" w:rsidP="007200B1">
      <w:pPr>
        <w:spacing w:after="0" w:line="360" w:lineRule="auto"/>
        <w:ind w:right="88" w:firstLine="415"/>
        <w:jc w:val="both"/>
        <w:rPr>
          <w:ins w:id="97" w:author="simeng zhao" w:date="2018-01-30T13:42:00Z"/>
          <w:rFonts w:ascii="Times New Roman" w:hAnsi="Times New Roman"/>
          <w:b/>
          <w:color w:val="2E74B5" w:themeColor="accent5" w:themeShade="BF"/>
          <w:spacing w:val="10"/>
          <w:sz w:val="21"/>
          <w:szCs w:val="21"/>
          <w:lang w:eastAsia="zh-CN"/>
        </w:rPr>
      </w:pPr>
      <w:ins w:id="98" w:author="simeng zhao" w:date="2018-01-30T13:42:00Z">
        <w:r w:rsidRPr="00B45502">
          <w:rPr>
            <w:rFonts w:ascii="Times New Roman" w:hAnsi="Times New Roman"/>
            <w:b/>
            <w:color w:val="2E74B5" w:themeColor="accent5" w:themeShade="BF"/>
            <w:spacing w:val="10"/>
            <w:sz w:val="21"/>
            <w:szCs w:val="21"/>
            <w:lang w:eastAsia="zh-CN"/>
          </w:rPr>
          <w:t>g</w:t>
        </w:r>
        <w:r w:rsidRPr="00B45502">
          <w:rPr>
            <w:rFonts w:ascii="Times New Roman" w:hAnsi="Times New Roman" w:hint="eastAsia"/>
            <w:b/>
            <w:color w:val="2E74B5" w:themeColor="accent5" w:themeShade="BF"/>
            <w:spacing w:val="10"/>
            <w:sz w:val="21"/>
            <w:szCs w:val="21"/>
            <w:lang w:eastAsia="zh-CN"/>
          </w:rPr>
          <w:t>：在</w:t>
        </w:r>
        <w:r w:rsidRPr="00B45502">
          <w:rPr>
            <w:rFonts w:ascii="Times New Roman" w:hAnsi="Times New Roman" w:hint="eastAsia"/>
            <w:b/>
            <w:color w:val="2E74B5" w:themeColor="accent5" w:themeShade="BF"/>
            <w:spacing w:val="10"/>
            <w:sz w:val="21"/>
            <w:szCs w:val="21"/>
            <w:lang w:eastAsia="zh-CN"/>
          </w:rPr>
          <w:t>B</w:t>
        </w:r>
        <w:r w:rsidRPr="00B45502">
          <w:rPr>
            <w:rFonts w:ascii="Times New Roman" w:hAnsi="Times New Roman" w:hint="eastAsia"/>
            <w:b/>
            <w:color w:val="2E74B5" w:themeColor="accent5" w:themeShade="BF"/>
            <w:spacing w:val="10"/>
            <w:sz w:val="21"/>
            <w:szCs w:val="21"/>
            <w:lang w:eastAsia="zh-CN"/>
          </w:rPr>
          <w:t>被交换之后恰好有一个较大的空间，</w:t>
        </w:r>
        <w:r w:rsidRPr="00B45502">
          <w:rPr>
            <w:rFonts w:ascii="Times New Roman" w:hAnsi="Times New Roman" w:hint="eastAsia"/>
            <w:b/>
            <w:color w:val="2E74B5" w:themeColor="accent5" w:themeShade="BF"/>
            <w:spacing w:val="10"/>
            <w:sz w:val="21"/>
            <w:szCs w:val="21"/>
            <w:lang w:eastAsia="zh-CN"/>
          </w:rPr>
          <w:t>A</w:t>
        </w:r>
        <w:r w:rsidRPr="00B45502">
          <w:rPr>
            <w:rFonts w:ascii="Times New Roman" w:hAnsi="Times New Roman" w:hint="eastAsia"/>
            <w:b/>
            <w:color w:val="2E74B5" w:themeColor="accent5" w:themeShade="BF"/>
            <w:spacing w:val="10"/>
            <w:sz w:val="21"/>
            <w:szCs w:val="21"/>
            <w:lang w:eastAsia="zh-CN"/>
          </w:rPr>
          <w:t>进程被换入</w:t>
        </w:r>
      </w:ins>
    </w:p>
    <w:p w14:paraId="6ECCC208" w14:textId="77777777" w:rsidR="007200B1" w:rsidRPr="00B45502" w:rsidRDefault="007200B1" w:rsidP="007200B1">
      <w:pPr>
        <w:spacing w:after="0" w:line="360" w:lineRule="auto"/>
        <w:ind w:right="88" w:firstLine="415"/>
        <w:jc w:val="both"/>
        <w:rPr>
          <w:ins w:id="99" w:author="simeng zhao" w:date="2018-01-30T13:42:00Z"/>
          <w:rFonts w:ascii="Times New Roman" w:hAnsi="Times New Roman"/>
          <w:b/>
          <w:color w:val="2E74B5" w:themeColor="accent5" w:themeShade="BF"/>
          <w:spacing w:val="10"/>
          <w:sz w:val="21"/>
          <w:szCs w:val="21"/>
          <w:lang w:eastAsia="zh-CN"/>
        </w:rPr>
      </w:pPr>
      <w:ins w:id="100" w:author="simeng zhao" w:date="2018-01-30T13:42:00Z">
        <w:r w:rsidRPr="00B45502">
          <w:rPr>
            <w:rFonts w:ascii="Times New Roman" w:hAnsi="Times New Roman" w:hint="eastAsia"/>
            <w:b/>
            <w:color w:val="2E74B5" w:themeColor="accent5" w:themeShade="BF"/>
            <w:spacing w:val="10"/>
            <w:sz w:val="21"/>
            <w:szCs w:val="21"/>
            <w:lang w:eastAsia="zh-CN"/>
          </w:rPr>
          <w:t>显然，在上述的过程中，</w:t>
        </w:r>
        <w:r w:rsidRPr="00B45502">
          <w:rPr>
            <w:rFonts w:ascii="Times New Roman" w:hAnsi="Times New Roman" w:hint="eastAsia"/>
            <w:b/>
            <w:color w:val="2E74B5" w:themeColor="accent5" w:themeShade="BF"/>
            <w:spacing w:val="10"/>
            <w:sz w:val="21"/>
            <w:szCs w:val="21"/>
            <w:lang w:eastAsia="zh-CN"/>
          </w:rPr>
          <w:t>A</w:t>
        </w:r>
        <w:r w:rsidRPr="00B45502">
          <w:rPr>
            <w:rFonts w:ascii="Times New Roman" w:hAnsi="Times New Roman" w:hint="eastAsia"/>
            <w:b/>
            <w:color w:val="2E74B5" w:themeColor="accent5" w:themeShade="BF"/>
            <w:spacing w:val="10"/>
            <w:sz w:val="21"/>
            <w:szCs w:val="21"/>
            <w:lang w:eastAsia="zh-CN"/>
          </w:rPr>
          <w:t>进程的地址整个发生了变化，在进程中的程序的运行地址也要进行重定向，这个工作可以在换入的时候由软件完成，或者是在运行的时候由硬件完成，硬件实现的例</w:t>
        </w:r>
        <w:r w:rsidRPr="00B45502">
          <w:rPr>
            <w:rFonts w:ascii="Times New Roman" w:hAnsi="Times New Roman" w:hint="eastAsia"/>
            <w:b/>
            <w:color w:val="2E74B5" w:themeColor="accent5" w:themeShade="BF"/>
            <w:spacing w:val="10"/>
            <w:sz w:val="21"/>
            <w:szCs w:val="21"/>
            <w:lang w:eastAsia="zh-CN"/>
          </w:rPr>
          <w:lastRenderedPageBreak/>
          <w:t>子也很简单，用简单的基址偏移寄存器即可实现。</w:t>
        </w:r>
      </w:ins>
    </w:p>
    <w:p w14:paraId="403C9189" w14:textId="77777777" w:rsidR="007200B1" w:rsidRPr="00B45502" w:rsidRDefault="007200B1" w:rsidP="007200B1">
      <w:pPr>
        <w:spacing w:after="0" w:line="360" w:lineRule="auto"/>
        <w:ind w:right="88" w:firstLine="415"/>
        <w:jc w:val="both"/>
        <w:rPr>
          <w:ins w:id="101" w:author="simeng zhao" w:date="2018-01-30T13:42:00Z"/>
          <w:rFonts w:ascii="Times New Roman" w:hAnsi="Times New Roman"/>
          <w:b/>
          <w:color w:val="2E74B5" w:themeColor="accent5" w:themeShade="BF"/>
          <w:spacing w:val="10"/>
          <w:sz w:val="21"/>
          <w:szCs w:val="21"/>
          <w:lang w:eastAsia="zh-CN"/>
        </w:rPr>
      </w:pPr>
      <w:ins w:id="102" w:author="simeng zhao" w:date="2018-01-30T13:42:00Z">
        <w:r w:rsidRPr="00B45502">
          <w:rPr>
            <w:rFonts w:ascii="Times New Roman" w:hAnsi="Times New Roman" w:hint="eastAsia"/>
            <w:b/>
            <w:color w:val="2E74B5" w:themeColor="accent5" w:themeShade="BF"/>
            <w:spacing w:val="10"/>
            <w:sz w:val="21"/>
            <w:szCs w:val="21"/>
            <w:lang w:eastAsia="zh-CN"/>
          </w:rPr>
          <w:t>观察此过程图可以发现，在内存交换的过程中可能会产生很多的空洞，处理这个问题最简单的办法就是把内存中的程序逐个向上或者向下尽可能的平移，这个技术也叫内存压缩，但是由于时间消耗比较大一般不会采用。</w:t>
        </w:r>
      </w:ins>
    </w:p>
    <w:p w14:paraId="6EA80C82" w14:textId="77777777" w:rsidR="007200B1" w:rsidRPr="00B45502" w:rsidRDefault="007200B1" w:rsidP="007200B1">
      <w:pPr>
        <w:spacing w:after="0" w:line="360" w:lineRule="auto"/>
        <w:ind w:right="88" w:firstLine="415"/>
        <w:jc w:val="both"/>
        <w:rPr>
          <w:ins w:id="103" w:author="simeng zhao" w:date="2018-01-30T13:42:00Z"/>
          <w:rFonts w:ascii="Times New Roman" w:hAnsi="Times New Roman"/>
          <w:b/>
          <w:color w:val="2E74B5" w:themeColor="accent5" w:themeShade="BF"/>
          <w:spacing w:val="10"/>
          <w:sz w:val="21"/>
          <w:szCs w:val="21"/>
          <w:lang w:eastAsia="zh-CN"/>
        </w:rPr>
      </w:pPr>
      <w:ins w:id="104" w:author="simeng zhao" w:date="2018-01-30T13:42:00Z">
        <w:r w:rsidRPr="00B45502">
          <w:rPr>
            <w:rFonts w:ascii="Times New Roman" w:hAnsi="Times New Roman" w:hint="eastAsia"/>
            <w:b/>
            <w:color w:val="2E74B5" w:themeColor="accent5" w:themeShade="BF"/>
            <w:spacing w:val="10"/>
            <w:sz w:val="21"/>
            <w:szCs w:val="21"/>
            <w:lang w:eastAsia="zh-CN"/>
          </w:rPr>
          <w:t>当进程被创建或者被换入的时候应当分配多少的内存，这是一个值得关注的问题。如果进程本身的大小是固定的，那么操作系统只要给他所需要的大小就足够了，然而有的进程本身的段会增长，（很多编程语言都支持动态分配堆内存，这就会引起数据段的增长）这时候问题就出现了。如果说一个进程紧邻的是一个空闲区域，进程在段增长的时候就可以占用这块内存，但是如果进程需要段增长的时候紧邻着另一个进程呢？这时候就需要把进程移动到另一个足够大小的空间中或者把相邻的空闲进程交换出去了。</w:t>
        </w:r>
      </w:ins>
    </w:p>
    <w:p w14:paraId="3FF4CBF7" w14:textId="77777777" w:rsidR="007200B1" w:rsidRPr="00B03C8A" w:rsidRDefault="006375CA">
      <w:pPr>
        <w:spacing w:after="0" w:line="360" w:lineRule="auto"/>
        <w:ind w:right="88" w:firstLine="415"/>
        <w:jc w:val="both"/>
        <w:rPr>
          <w:rFonts w:ascii="Times New Roman" w:hAnsi="Times New Roman"/>
          <w:color w:val="FF0000"/>
          <w:spacing w:val="10"/>
          <w:sz w:val="21"/>
          <w:szCs w:val="21"/>
          <w:lang w:eastAsia="zh-CN"/>
          <w:rPrChange w:id="105" w:author="simeng zhao" w:date="2018-02-01T15:01:00Z">
            <w:rPr>
              <w:rFonts w:ascii="Times New Roman" w:hAnsi="Times New Roman"/>
              <w:spacing w:val="10"/>
              <w:sz w:val="21"/>
              <w:szCs w:val="21"/>
              <w:lang w:eastAsia="zh-CN"/>
            </w:rPr>
          </w:rPrChange>
        </w:rPr>
      </w:pPr>
      <w:ins w:id="106" w:author="simeng zhao" w:date="2018-01-30T13:44:00Z">
        <w:r w:rsidRPr="00B03C8A">
          <w:rPr>
            <w:rFonts w:ascii="Times New Roman" w:hAnsi="Times New Roman"/>
            <w:color w:val="FF0000"/>
            <w:spacing w:val="10"/>
            <w:sz w:val="21"/>
            <w:szCs w:val="21"/>
            <w:lang w:eastAsia="zh-CN"/>
            <w:rPrChange w:id="107" w:author="simeng zhao" w:date="2018-02-01T15:01:00Z">
              <w:rPr>
                <w:rFonts w:ascii="Times New Roman" w:hAnsi="Times New Roman"/>
                <w:spacing w:val="10"/>
                <w:sz w:val="21"/>
                <w:szCs w:val="21"/>
                <w:lang w:eastAsia="zh-CN"/>
              </w:rPr>
            </w:rPrChange>
          </w:rPr>
          <w:t>//</w:t>
        </w:r>
        <w:r w:rsidRPr="00B03C8A">
          <w:rPr>
            <w:rFonts w:ascii="Times New Roman" w:hAnsi="Times New Roman" w:hint="eastAsia"/>
            <w:color w:val="FF0000"/>
            <w:spacing w:val="10"/>
            <w:sz w:val="21"/>
            <w:szCs w:val="21"/>
            <w:lang w:eastAsia="zh-CN"/>
            <w:rPrChange w:id="108" w:author="simeng zhao" w:date="2018-02-01T15:01:00Z">
              <w:rPr>
                <w:rFonts w:ascii="Times New Roman" w:hAnsi="Times New Roman" w:hint="eastAsia"/>
                <w:spacing w:val="10"/>
                <w:sz w:val="21"/>
                <w:szCs w:val="21"/>
                <w:lang w:eastAsia="zh-CN"/>
              </w:rPr>
            </w:rPrChange>
          </w:rPr>
          <w:t>此处是结合图示的一种介绍方式，依照原有的表述应当也可以，但是我认为适当的换行之后会更好，下面是换行后的结果</w:t>
        </w:r>
      </w:ins>
    </w:p>
    <w:p w14:paraId="2D419C92" w14:textId="77777777" w:rsidR="007200B1" w:rsidRDefault="007319B1">
      <w:pPr>
        <w:spacing w:after="0" w:line="360" w:lineRule="auto"/>
        <w:ind w:right="88" w:firstLine="415"/>
        <w:jc w:val="both"/>
        <w:rPr>
          <w:ins w:id="109" w:author="simeng zhao" w:date="2018-01-30T13:43:00Z"/>
          <w:rFonts w:ascii="Times New Roman" w:hAnsi="Times New Roman"/>
          <w:spacing w:val="10"/>
          <w:sz w:val="21"/>
          <w:szCs w:val="21"/>
          <w:lang w:eastAsia="zh-CN"/>
        </w:rPr>
      </w:pPr>
      <w:r>
        <w:rPr>
          <w:rFonts w:ascii="Times New Roman" w:hAnsi="Times New Roman"/>
          <w:spacing w:val="10"/>
          <w:sz w:val="21"/>
          <w:szCs w:val="21"/>
          <w:lang w:eastAsia="zh-CN"/>
        </w:rPr>
        <w:t>为了有效地实施对换，首先，选择哪个进程换出。如果选择不当，将造成系统效率欠佳。通常系统把时间片耗尽或优先级较低的进程换出，因为短时间内它们不会投入运行。</w:t>
      </w:r>
      <w:ins w:id="110" w:author="simeng zhao" w:date="2018-01-30T13:45:00Z">
        <w:r w:rsidR="006375CA">
          <w:rPr>
            <w:rFonts w:ascii="Times New Roman" w:hAnsi="Times New Roman" w:hint="eastAsia"/>
            <w:spacing w:val="10"/>
            <w:sz w:val="21"/>
            <w:szCs w:val="21"/>
            <w:lang w:eastAsia="zh-CN"/>
          </w:rPr>
          <w:t>\</w:t>
        </w:r>
        <w:r w:rsidR="006375CA">
          <w:rPr>
            <w:rFonts w:ascii="Times New Roman" w:hAnsi="Times New Roman"/>
            <w:spacing w:val="10"/>
            <w:sz w:val="21"/>
            <w:szCs w:val="21"/>
            <w:lang w:eastAsia="zh-CN"/>
          </w:rPr>
          <w:t>n</w:t>
        </w:r>
      </w:ins>
    </w:p>
    <w:p w14:paraId="49205EB6" w14:textId="77777777" w:rsidR="006375CA" w:rsidRDefault="007319B1">
      <w:pPr>
        <w:spacing w:after="0" w:line="360" w:lineRule="auto"/>
        <w:ind w:right="88" w:firstLine="415"/>
        <w:jc w:val="both"/>
        <w:rPr>
          <w:ins w:id="111" w:author="simeng zhao" w:date="2018-01-30T13:43:00Z"/>
          <w:rFonts w:ascii="Times New Roman" w:hAnsi="Times New Roman"/>
          <w:spacing w:val="10"/>
          <w:sz w:val="21"/>
          <w:szCs w:val="21"/>
          <w:lang w:eastAsia="zh-CN"/>
        </w:rPr>
      </w:pPr>
      <w:r>
        <w:rPr>
          <w:rFonts w:ascii="Times New Roman" w:hAnsi="Times New Roman"/>
          <w:spacing w:val="10"/>
          <w:sz w:val="21"/>
          <w:szCs w:val="21"/>
          <w:lang w:eastAsia="zh-CN"/>
        </w:rPr>
        <w:t>其次，决定把进程的哪些信息移出去。开始时，进程从可执行文件被装入内存，其未修改部分（如代码）在内存与磁盘中始终保持一致，这些信息不必保存，当进程换回内存时，只需简单地从最初的可执行文件再加载一次。数据区和堆栈是进程运行时所创建和修改的，操作系统可通过文件系统把这些可变信息作为特殊文件保存。有些系统从降低开销角度考虑，开辟一块特殊磁盘区域作为对换空间，它包含连续的柱面和磁道，可通过磁盘读写实现高效访问。</w:t>
      </w:r>
      <w:ins w:id="112" w:author="simeng zhao" w:date="2018-01-30T13:45:00Z">
        <w:r w:rsidR="006375CA">
          <w:rPr>
            <w:rFonts w:ascii="Times New Roman" w:hAnsi="Times New Roman" w:hint="eastAsia"/>
            <w:spacing w:val="10"/>
            <w:sz w:val="21"/>
            <w:szCs w:val="21"/>
            <w:lang w:eastAsia="zh-CN"/>
          </w:rPr>
          <w:t>\</w:t>
        </w:r>
        <w:r w:rsidR="006375CA">
          <w:rPr>
            <w:rFonts w:ascii="Times New Roman" w:hAnsi="Times New Roman"/>
            <w:spacing w:val="10"/>
            <w:sz w:val="21"/>
            <w:szCs w:val="21"/>
            <w:lang w:eastAsia="zh-CN"/>
          </w:rPr>
          <w:t>n</w:t>
        </w:r>
      </w:ins>
    </w:p>
    <w:p w14:paraId="79DE458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最后，需要确定对换时机，在批处理系统中，当进程要求动态扩充内存空间且得不到满足时可触发对换；在分时系统中，对换可与调度结合，每个时间片结束或执行</w:t>
      </w:r>
      <w:r>
        <w:rPr>
          <w:rFonts w:ascii="Times New Roman" w:hAnsi="Times New Roman"/>
          <w:spacing w:val="10"/>
          <w:sz w:val="21"/>
          <w:szCs w:val="21"/>
          <w:lang w:eastAsia="zh-CN"/>
        </w:rPr>
        <w:t>I/O</w:t>
      </w:r>
      <w:r>
        <w:rPr>
          <w:rFonts w:ascii="Times New Roman" w:hAnsi="Times New Roman"/>
          <w:spacing w:val="10"/>
          <w:sz w:val="21"/>
          <w:szCs w:val="21"/>
          <w:lang w:eastAsia="zh-CN"/>
        </w:rPr>
        <w:t>操作时实施，调度程序启动一个挪出的进程换入，这样，轮到它执行时立即可以启动，对换进内存的进程其内存位置未必还在换出之前的位置上，所以，需要解决对换过程中进程的地址重定位问题。假设一个被对换的进程映像占用</w:t>
      </w:r>
      <w:r>
        <w:rPr>
          <w:rFonts w:ascii="Times New Roman" w:hAnsi="Times New Roman"/>
          <w:spacing w:val="10"/>
          <w:sz w:val="21"/>
          <w:szCs w:val="21"/>
          <w:lang w:eastAsia="zh-CN"/>
        </w:rPr>
        <w:t>k</w:t>
      </w:r>
      <w:r>
        <w:rPr>
          <w:rFonts w:ascii="Times New Roman" w:hAnsi="Times New Roman"/>
          <w:spacing w:val="10"/>
          <w:sz w:val="21"/>
          <w:szCs w:val="21"/>
          <w:lang w:eastAsia="zh-CN"/>
        </w:rPr>
        <w:t>个磁盘块，那么，一次进程对换的所有开销是</w:t>
      </w:r>
      <w:r>
        <w:rPr>
          <w:rFonts w:ascii="Times New Roman" w:hAnsi="Times New Roman"/>
          <w:spacing w:val="10"/>
          <w:sz w:val="21"/>
          <w:szCs w:val="21"/>
          <w:lang w:eastAsia="zh-CN"/>
        </w:rPr>
        <w:t>2 k</w:t>
      </w:r>
      <w:r>
        <w:rPr>
          <w:rFonts w:ascii="Times New Roman" w:hAnsi="Times New Roman"/>
          <w:spacing w:val="10"/>
          <w:sz w:val="21"/>
          <w:szCs w:val="21"/>
          <w:lang w:eastAsia="zh-CN"/>
        </w:rPr>
        <w:t>个磁盘块</w:t>
      </w:r>
      <w:r>
        <w:rPr>
          <w:rFonts w:ascii="Times New Roman" w:hAnsi="Times New Roman"/>
          <w:spacing w:val="10"/>
          <w:sz w:val="21"/>
          <w:szCs w:val="21"/>
          <w:lang w:eastAsia="zh-CN"/>
        </w:rPr>
        <w:t>I/O</w:t>
      </w:r>
      <w:r>
        <w:rPr>
          <w:rFonts w:ascii="Times New Roman" w:hAnsi="Times New Roman"/>
          <w:spacing w:val="10"/>
          <w:sz w:val="21"/>
          <w:szCs w:val="21"/>
          <w:lang w:eastAsia="zh-CN"/>
        </w:rPr>
        <w:t>的时间，再加上进程重新请求内存资源所造成的时间延迟。对换比移动技术更有效，移动不能保证得到一个满足请求的空闲区，而利用对换技术总可按需挪出若干驻留的阻塞进程，且对换仅涉及少量进程，只需更少的内存访问。与移动不同的是，对换要访问磁盘，这是一个</w:t>
      </w:r>
      <w:r>
        <w:rPr>
          <w:rFonts w:ascii="Times New Roman" w:hAnsi="Times New Roman"/>
          <w:spacing w:val="10"/>
          <w:sz w:val="21"/>
          <w:szCs w:val="21"/>
          <w:lang w:eastAsia="zh-CN"/>
        </w:rPr>
        <w:t>I/O</w:t>
      </w:r>
      <w:r>
        <w:rPr>
          <w:rFonts w:ascii="Times New Roman" w:hAnsi="Times New Roman"/>
          <w:spacing w:val="10"/>
          <w:sz w:val="21"/>
          <w:szCs w:val="21"/>
          <w:lang w:eastAsia="zh-CN"/>
        </w:rPr>
        <w:t>集中型操作，会影响对用户的响应时间，但系统可让对换与计算型进程并行工作，不会造成系统性能的显著下降。</w:t>
      </w:r>
    </w:p>
    <w:p w14:paraId="5F1D5A7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UNIX</w:t>
      </w:r>
      <w:r>
        <w:rPr>
          <w:rFonts w:ascii="Times New Roman" w:hAnsi="Times New Roman"/>
          <w:spacing w:val="10"/>
          <w:sz w:val="21"/>
          <w:szCs w:val="21"/>
          <w:lang w:eastAsia="zh-CN"/>
        </w:rPr>
        <w:t>早期版本通过称作对换器的专门进程实施对换，每当创建新进程、进程动态扩充内存空间时便挪出一个或多个驻留进程，每隔</w:t>
      </w:r>
      <w:r>
        <w:rPr>
          <w:rFonts w:ascii="Times New Roman" w:hAnsi="Times New Roman"/>
          <w:spacing w:val="10"/>
          <w:sz w:val="21"/>
          <w:szCs w:val="21"/>
          <w:lang w:eastAsia="zh-CN"/>
        </w:rPr>
        <w:t>4 s</w:t>
      </w:r>
      <w:r>
        <w:rPr>
          <w:rFonts w:ascii="Times New Roman" w:hAnsi="Times New Roman"/>
          <w:spacing w:val="10"/>
          <w:sz w:val="21"/>
          <w:szCs w:val="21"/>
          <w:lang w:eastAsia="zh-CN"/>
        </w:rPr>
        <w:t>，对换器进行检查以保证把挪出已久的进程换进。换出的候选者当首选被阻塞的进程，否则就挑选就绪进程。需要考虑进程属性，如已消耗</w:t>
      </w:r>
      <w:r>
        <w:rPr>
          <w:rFonts w:ascii="Times New Roman" w:hAnsi="Times New Roman"/>
          <w:spacing w:val="10"/>
          <w:sz w:val="21"/>
          <w:szCs w:val="21"/>
          <w:lang w:eastAsia="zh-CN"/>
        </w:rPr>
        <w:t>CPU</w:t>
      </w:r>
      <w:r>
        <w:rPr>
          <w:rFonts w:ascii="Times New Roman" w:hAnsi="Times New Roman"/>
          <w:spacing w:val="10"/>
          <w:sz w:val="21"/>
          <w:szCs w:val="21"/>
          <w:lang w:eastAsia="zh-CN"/>
        </w:rPr>
        <w:t>时间、在内存已逗留时间等。</w:t>
      </w:r>
    </w:p>
    <w:p w14:paraId="0423DFE6"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3. </w:t>
      </w:r>
      <w:r>
        <w:rPr>
          <w:rFonts w:ascii="Times New Roman" w:hAnsi="Times New Roman"/>
          <w:b/>
          <w:bCs/>
          <w:spacing w:val="10"/>
          <w:sz w:val="21"/>
          <w:szCs w:val="21"/>
          <w:lang w:eastAsia="zh-CN"/>
        </w:rPr>
        <w:t>覆盖技术</w:t>
      </w:r>
    </w:p>
    <w:p w14:paraId="6F51202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移动和对换技术解决因多个程序存在而导致内存区不足问题，这种内存短缺只是暂时的；如果程序长度超出物理内存总和，或超出固定分区大小，则出现内存永久性短缺，大程序无法运行，前</w:t>
      </w:r>
      <w:r>
        <w:rPr>
          <w:rFonts w:ascii="Times New Roman" w:hAnsi="Times New Roman"/>
          <w:spacing w:val="10"/>
          <w:sz w:val="21"/>
          <w:szCs w:val="21"/>
          <w:lang w:eastAsia="zh-CN"/>
        </w:rPr>
        <w:lastRenderedPageBreak/>
        <w:t>述两种方法无能为力，解决的一种方法是采用覆盖</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r>
        <w:rPr>
          <w:rFonts w:ascii="Times New Roman" w:hAnsi="Times New Roman"/>
          <w:spacing w:val="10"/>
          <w:sz w:val="21"/>
          <w:szCs w:val="21"/>
          <w:lang w:eastAsia="zh-CN"/>
        </w:rPr>
        <w:t>overlaying</w:t>
      </w:r>
      <w:r>
        <w:rPr>
          <w:rFonts w:ascii="Times New Roman" w:hAnsi="Times New Roman"/>
          <w:spacing w:val="10"/>
          <w:sz w:val="21"/>
          <w:szCs w:val="21"/>
          <w:lang w:eastAsia="zh-CN"/>
        </w:rPr>
        <w:t>）技术。覆盖是指程序执行过程中程序的不同模块在内存中相互替代，以达到小内存执行大程序的目的，基本的实现技术是：把用户空间分成固定区和一个或多个覆盖区，把控制或不可覆盖部分放在固定区，其余按调用结构及先后关系分段并存放在磁盘上，运行时依次调入覆盖区。系统必须提供覆盖控制程序及相应的系统调用，当程装入运行时，由系统根据用户给出的覆盖结构进行覆盖处理，程序员必须指明同时驻留在内存的是哪些程序段，哪些是被覆盖的程序段，这种声明可从程序调用结构中获得。覆盖技术的不足是把存储管理工作转给程序员，他们必须根据可用物理内存空间来设计和编写程序。此外，同时运行的代码量超出内存容量时仍不能运行，所以，现代操作系统极少采用覆盖技术。</w:t>
      </w:r>
    </w:p>
    <w:p w14:paraId="164BF282" w14:textId="77777777" w:rsidR="007319B1" w:rsidRDefault="007319B1">
      <w:pPr>
        <w:spacing w:before="240" w:after="0" w:line="240" w:lineRule="auto"/>
        <w:ind w:right="-23"/>
        <w:jc w:val="center"/>
        <w:outlineLvl w:val="1"/>
        <w:rPr>
          <w:rFonts w:ascii="Times New Roman" w:hAnsi="Times New Roman"/>
          <w:b/>
          <w:bCs/>
          <w:sz w:val="30"/>
          <w:szCs w:val="30"/>
          <w:lang w:eastAsia="zh-CN"/>
        </w:rPr>
      </w:pPr>
      <w:r>
        <w:rPr>
          <w:rFonts w:ascii="Times New Roman" w:hAnsi="Times New Roman"/>
          <w:b/>
          <w:bCs/>
          <w:sz w:val="30"/>
          <w:szCs w:val="30"/>
          <w:highlight w:val="lightGray"/>
          <w:u w:val="single" w:color="000000"/>
          <w:lang w:eastAsia="zh-CN"/>
        </w:rPr>
        <w:t>4.3</w:t>
      </w:r>
      <w:r>
        <w:rPr>
          <w:rFonts w:ascii="Times New Roman" w:hAnsi="Times New Roman"/>
          <w:b/>
          <w:bCs/>
          <w:sz w:val="30"/>
          <w:szCs w:val="30"/>
          <w:u w:val="single" w:color="000000"/>
          <w:lang w:eastAsia="zh-CN"/>
        </w:rPr>
        <w:t xml:space="preserve">  </w:t>
      </w:r>
      <w:r>
        <w:rPr>
          <w:rFonts w:ascii="Times New Roman" w:hAnsi="Times New Roman"/>
          <w:b/>
          <w:bCs/>
          <w:sz w:val="30"/>
          <w:szCs w:val="30"/>
          <w:u w:val="single" w:color="000000"/>
          <w:lang w:eastAsia="zh-CN"/>
        </w:rPr>
        <w:t>分页存储管理</w:t>
      </w:r>
    </w:p>
    <w:p w14:paraId="7AA31374"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4.3.1  </w:t>
      </w:r>
      <w:r>
        <w:rPr>
          <w:rFonts w:ascii="Times New Roman" w:hAnsi="Times New Roman"/>
          <w:b/>
          <w:spacing w:val="-1"/>
          <w:sz w:val="24"/>
          <w:szCs w:val="24"/>
          <w:lang w:eastAsia="zh-CN"/>
        </w:rPr>
        <w:t>分页存储管理基本原理</w:t>
      </w:r>
    </w:p>
    <w:p w14:paraId="5D2E4C1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用分区方式管理存储器，每道程序要求占用内存的一个或多个连续存储区域，导致内存中产生</w:t>
      </w:r>
      <w:r>
        <w:rPr>
          <w:rFonts w:ascii="Times New Roman" w:hAnsi="Times New Roman"/>
          <w:spacing w:val="10"/>
          <w:sz w:val="21"/>
          <w:szCs w:val="21"/>
          <w:lang w:eastAsia="zh-CN"/>
        </w:rPr>
        <w:t>“</w:t>
      </w:r>
      <w:r>
        <w:rPr>
          <w:rFonts w:ascii="Times New Roman" w:hAnsi="Times New Roman"/>
          <w:spacing w:val="10"/>
          <w:sz w:val="21"/>
          <w:szCs w:val="21"/>
          <w:lang w:eastAsia="zh-CN"/>
        </w:rPr>
        <w:t>碎片</w:t>
      </w:r>
      <w:r>
        <w:rPr>
          <w:rFonts w:ascii="Times New Roman" w:hAnsi="Times New Roman"/>
          <w:spacing w:val="10"/>
          <w:sz w:val="21"/>
          <w:szCs w:val="21"/>
          <w:lang w:eastAsia="zh-CN"/>
        </w:rPr>
        <w:t>”</w:t>
      </w:r>
      <w:r>
        <w:rPr>
          <w:rFonts w:ascii="Times New Roman" w:hAnsi="Times New Roman"/>
          <w:spacing w:val="10"/>
          <w:sz w:val="21"/>
          <w:szCs w:val="21"/>
          <w:lang w:eastAsia="zh-CN"/>
        </w:rPr>
        <w:t>。有时为了接纳新作业，往往需要移动已在内存的信息，这样不仅不方便，而且处理器开销太大。采用分页存储管理允许程序存放到若干不相邻的空闲块中，既可免除移动信息工作，又可充分利用内存空间，消除动态分区法中的</w:t>
      </w:r>
      <w:r>
        <w:rPr>
          <w:rFonts w:ascii="Times New Roman" w:hAnsi="Times New Roman"/>
          <w:spacing w:val="10"/>
          <w:sz w:val="21"/>
          <w:szCs w:val="21"/>
          <w:lang w:eastAsia="zh-CN"/>
        </w:rPr>
        <w:t>“</w:t>
      </w:r>
      <w:r>
        <w:rPr>
          <w:rFonts w:ascii="Times New Roman" w:hAnsi="Times New Roman"/>
          <w:spacing w:val="10"/>
          <w:sz w:val="21"/>
          <w:szCs w:val="21"/>
          <w:lang w:eastAsia="zh-CN"/>
        </w:rPr>
        <w:t>碎片</w:t>
      </w:r>
      <w:r>
        <w:rPr>
          <w:rFonts w:ascii="Times New Roman" w:hAnsi="Times New Roman"/>
          <w:spacing w:val="10"/>
          <w:sz w:val="21"/>
          <w:szCs w:val="21"/>
          <w:lang w:eastAsia="zh-CN"/>
        </w:rPr>
        <w:t>”</w:t>
      </w:r>
      <w:r>
        <w:rPr>
          <w:rFonts w:ascii="Times New Roman" w:hAnsi="Times New Roman"/>
          <w:spacing w:val="10"/>
          <w:sz w:val="21"/>
          <w:szCs w:val="21"/>
          <w:lang w:eastAsia="zh-CN"/>
        </w:rPr>
        <w:t>问题，从而，提高内存空间利用率。分页存储管理涉及的基本概念如下。</w:t>
      </w:r>
    </w:p>
    <w:p w14:paraId="542AE1D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1. </w:t>
      </w:r>
      <w:r>
        <w:rPr>
          <w:rFonts w:ascii="Times New Roman" w:hAnsi="Times New Roman"/>
          <w:spacing w:val="10"/>
          <w:sz w:val="21"/>
          <w:szCs w:val="21"/>
          <w:lang w:eastAsia="zh-CN"/>
        </w:rPr>
        <w:t>页面。进程逻辑地址空间分成大小相等的区，每个区称为页面或页，页号从</w:t>
      </w:r>
      <w:r>
        <w:rPr>
          <w:rFonts w:ascii="Times New Roman" w:hAnsi="Times New Roman"/>
          <w:spacing w:val="10"/>
          <w:sz w:val="21"/>
          <w:szCs w:val="21"/>
          <w:lang w:eastAsia="zh-CN"/>
        </w:rPr>
        <w:t>0</w:t>
      </w:r>
      <w:r>
        <w:rPr>
          <w:rFonts w:ascii="Times New Roman" w:hAnsi="Times New Roman"/>
          <w:spacing w:val="10"/>
          <w:sz w:val="21"/>
          <w:szCs w:val="21"/>
          <w:lang w:eastAsia="zh-CN"/>
        </w:rPr>
        <w:t>开始依次编号。</w:t>
      </w:r>
    </w:p>
    <w:p w14:paraId="0C2768E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2. </w:t>
      </w:r>
      <w:r>
        <w:rPr>
          <w:rFonts w:ascii="Times New Roman" w:hAnsi="Times New Roman"/>
          <w:spacing w:val="10"/>
          <w:sz w:val="21"/>
          <w:szCs w:val="21"/>
          <w:lang w:eastAsia="zh-CN"/>
        </w:rPr>
        <w:t>页框。页框又称页帧，把内存物理地址空间分成大小相等的区，其大小与页面大小相等，每个区是一个页框（物理块），块号从</w:t>
      </w:r>
      <w:r>
        <w:rPr>
          <w:rFonts w:ascii="Times New Roman" w:hAnsi="Times New Roman"/>
          <w:spacing w:val="10"/>
          <w:sz w:val="21"/>
          <w:szCs w:val="21"/>
          <w:lang w:eastAsia="zh-CN"/>
        </w:rPr>
        <w:t>0</w:t>
      </w:r>
      <w:r>
        <w:rPr>
          <w:rFonts w:ascii="Times New Roman" w:hAnsi="Times New Roman"/>
          <w:spacing w:val="10"/>
          <w:sz w:val="21"/>
          <w:szCs w:val="21"/>
          <w:lang w:eastAsia="zh-CN"/>
        </w:rPr>
        <w:t>开始依次编号。</w:t>
      </w:r>
    </w:p>
    <w:p w14:paraId="5EF101D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3. </w:t>
      </w:r>
      <w:r>
        <w:rPr>
          <w:rFonts w:ascii="Times New Roman" w:hAnsi="Times New Roman"/>
          <w:spacing w:val="10"/>
          <w:sz w:val="21"/>
          <w:szCs w:val="21"/>
          <w:lang w:eastAsia="zh-CN"/>
        </w:rPr>
        <w:t>逻辑地址。与此对应，分页存储器的逻辑地址由两部分组成：页号和页内位移，格式如下：</w:t>
      </w:r>
    </w:p>
    <w:p w14:paraId="5EDFB831" w14:textId="77777777" w:rsidR="007319B1" w:rsidRDefault="007200B1">
      <w:pPr>
        <w:spacing w:before="3" w:after="0" w:line="110" w:lineRule="exact"/>
        <w:rPr>
          <w:rFonts w:ascii="Times New Roman" w:hAnsi="Times New Roman"/>
          <w:sz w:val="11"/>
          <w:szCs w:val="11"/>
          <w:lang w:eastAsia="zh-CN"/>
        </w:rPr>
      </w:pPr>
      <w:r>
        <w:rPr>
          <w:rFonts w:ascii="Times New Roman" w:hAnsi="Times New Roman"/>
          <w:noProof/>
        </w:rPr>
        <mc:AlternateContent>
          <mc:Choice Requires="wpg">
            <w:drawing>
              <wp:anchor distT="0" distB="0" distL="114300" distR="114300" simplePos="0" relativeHeight="251641344" behindDoc="1" locked="0" layoutInCell="1" allowOverlap="1" wp14:anchorId="525BE7D6" wp14:editId="0BE73EEA">
                <wp:simplePos x="0" y="0"/>
                <wp:positionH relativeFrom="page">
                  <wp:posOffset>3065780</wp:posOffset>
                </wp:positionH>
                <wp:positionV relativeFrom="paragraph">
                  <wp:posOffset>19050</wp:posOffset>
                </wp:positionV>
                <wp:extent cx="1479550" cy="229870"/>
                <wp:effectExtent l="8255" t="12700" r="7620" b="5080"/>
                <wp:wrapNone/>
                <wp:docPr id="462" name="组合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9550" cy="229870"/>
                          <a:chOff x="3671" y="13"/>
                          <a:chExt cx="2330" cy="362"/>
                        </a:xfrm>
                      </wpg:grpSpPr>
                      <wpg:grpSp>
                        <wpg:cNvPr id="463" name="组合 301"/>
                        <wpg:cNvGrpSpPr>
                          <a:grpSpLocks/>
                        </wpg:cNvGrpSpPr>
                        <wpg:grpSpPr bwMode="auto">
                          <a:xfrm>
                            <a:off x="3672" y="14"/>
                            <a:ext cx="2328" cy="2"/>
                            <a:chOff x="3672" y="14"/>
                            <a:chExt cx="2328" cy="2"/>
                          </a:xfrm>
                        </wpg:grpSpPr>
                        <wps:wsp>
                          <wps:cNvPr id="464" name="任意多边形 302"/>
                          <wps:cNvSpPr>
                            <a:spLocks/>
                          </wps:cNvSpPr>
                          <wps:spPr bwMode="auto">
                            <a:xfrm>
                              <a:off x="3672" y="14"/>
                              <a:ext cx="2328" cy="2"/>
                            </a:xfrm>
                            <a:custGeom>
                              <a:avLst/>
                              <a:gdLst>
                                <a:gd name="T0" fmla="+- 0 3672 3672"/>
                                <a:gd name="T1" fmla="*/ T0 w 2328"/>
                                <a:gd name="T2" fmla="+- 0 6000 3672"/>
                                <a:gd name="T3" fmla="*/ T2 w 2328"/>
                              </a:gdLst>
                              <a:ahLst/>
                              <a:cxnLst>
                                <a:cxn ang="0">
                                  <a:pos x="T1" y="0"/>
                                </a:cxn>
                                <a:cxn ang="0">
                                  <a:pos x="T3" y="0"/>
                                </a:cxn>
                              </a:cxnLst>
                              <a:rect l="0" t="0" r="r" b="b"/>
                              <a:pathLst>
                                <a:path w="2328">
                                  <a:moveTo>
                                    <a:pt x="0" y="0"/>
                                  </a:moveTo>
                                  <a:lnTo>
                                    <a:pt x="2328" y="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5" name="组合 303"/>
                        <wpg:cNvGrpSpPr>
                          <a:grpSpLocks/>
                        </wpg:cNvGrpSpPr>
                        <wpg:grpSpPr bwMode="auto">
                          <a:xfrm>
                            <a:off x="3672" y="14"/>
                            <a:ext cx="2" cy="360"/>
                            <a:chOff x="3672" y="14"/>
                            <a:chExt cx="2" cy="360"/>
                          </a:xfrm>
                        </wpg:grpSpPr>
                        <wps:wsp>
                          <wps:cNvPr id="466" name="任意多边形 304"/>
                          <wps:cNvSpPr>
                            <a:spLocks/>
                          </wps:cNvSpPr>
                          <wps:spPr bwMode="auto">
                            <a:xfrm>
                              <a:off x="3672" y="14"/>
                              <a:ext cx="2" cy="360"/>
                            </a:xfrm>
                            <a:custGeom>
                              <a:avLst/>
                              <a:gdLst>
                                <a:gd name="T0" fmla="+- 0 14 14"/>
                                <a:gd name="T1" fmla="*/ 14 h 360"/>
                                <a:gd name="T2" fmla="+- 0 374 14"/>
                                <a:gd name="T3" fmla="*/ 374 h 360"/>
                              </a:gdLst>
                              <a:ahLst/>
                              <a:cxnLst>
                                <a:cxn ang="0">
                                  <a:pos x="0" y="T1"/>
                                </a:cxn>
                                <a:cxn ang="0">
                                  <a:pos x="0" y="T3"/>
                                </a:cxn>
                              </a:cxnLst>
                              <a:rect l="0" t="0" r="r" b="b"/>
                              <a:pathLst>
                                <a:path h="360">
                                  <a:moveTo>
                                    <a:pt x="0" y="0"/>
                                  </a:moveTo>
                                  <a:lnTo>
                                    <a:pt x="0" y="36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7" name="组合 305"/>
                        <wpg:cNvGrpSpPr>
                          <a:grpSpLocks/>
                        </wpg:cNvGrpSpPr>
                        <wpg:grpSpPr bwMode="auto">
                          <a:xfrm>
                            <a:off x="4567" y="14"/>
                            <a:ext cx="2" cy="360"/>
                            <a:chOff x="4567" y="14"/>
                            <a:chExt cx="2" cy="360"/>
                          </a:xfrm>
                        </wpg:grpSpPr>
                        <wps:wsp>
                          <wps:cNvPr id="468" name="任意多边形 306"/>
                          <wps:cNvSpPr>
                            <a:spLocks/>
                          </wps:cNvSpPr>
                          <wps:spPr bwMode="auto">
                            <a:xfrm>
                              <a:off x="4567" y="14"/>
                              <a:ext cx="2" cy="360"/>
                            </a:xfrm>
                            <a:custGeom>
                              <a:avLst/>
                              <a:gdLst>
                                <a:gd name="T0" fmla="+- 0 14 14"/>
                                <a:gd name="T1" fmla="*/ 14 h 360"/>
                                <a:gd name="T2" fmla="+- 0 374 14"/>
                                <a:gd name="T3" fmla="*/ 374 h 360"/>
                              </a:gdLst>
                              <a:ahLst/>
                              <a:cxnLst>
                                <a:cxn ang="0">
                                  <a:pos x="0" y="T1"/>
                                </a:cxn>
                                <a:cxn ang="0">
                                  <a:pos x="0" y="T3"/>
                                </a:cxn>
                              </a:cxnLst>
                              <a:rect l="0" t="0" r="r" b="b"/>
                              <a:pathLst>
                                <a:path h="360">
                                  <a:moveTo>
                                    <a:pt x="0" y="0"/>
                                  </a:moveTo>
                                  <a:lnTo>
                                    <a:pt x="0" y="36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9" name="组合 307"/>
                        <wpg:cNvGrpSpPr>
                          <a:grpSpLocks/>
                        </wpg:cNvGrpSpPr>
                        <wpg:grpSpPr bwMode="auto">
                          <a:xfrm>
                            <a:off x="6000" y="14"/>
                            <a:ext cx="2" cy="360"/>
                            <a:chOff x="6000" y="14"/>
                            <a:chExt cx="2" cy="360"/>
                          </a:xfrm>
                        </wpg:grpSpPr>
                        <wps:wsp>
                          <wps:cNvPr id="470" name="任意多边形 308"/>
                          <wps:cNvSpPr>
                            <a:spLocks/>
                          </wps:cNvSpPr>
                          <wps:spPr bwMode="auto">
                            <a:xfrm>
                              <a:off x="6000" y="14"/>
                              <a:ext cx="2" cy="360"/>
                            </a:xfrm>
                            <a:custGeom>
                              <a:avLst/>
                              <a:gdLst>
                                <a:gd name="T0" fmla="+- 0 14 14"/>
                                <a:gd name="T1" fmla="*/ 14 h 360"/>
                                <a:gd name="T2" fmla="+- 0 374 14"/>
                                <a:gd name="T3" fmla="*/ 374 h 360"/>
                              </a:gdLst>
                              <a:ahLst/>
                              <a:cxnLst>
                                <a:cxn ang="0">
                                  <a:pos x="0" y="T1"/>
                                </a:cxn>
                                <a:cxn ang="0">
                                  <a:pos x="0" y="T3"/>
                                </a:cxn>
                              </a:cxnLst>
                              <a:rect l="0" t="0" r="r" b="b"/>
                              <a:pathLst>
                                <a:path h="360">
                                  <a:moveTo>
                                    <a:pt x="0" y="0"/>
                                  </a:moveTo>
                                  <a:lnTo>
                                    <a:pt x="0" y="36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1" name="组合 309"/>
                        <wpg:cNvGrpSpPr>
                          <a:grpSpLocks/>
                        </wpg:cNvGrpSpPr>
                        <wpg:grpSpPr bwMode="auto">
                          <a:xfrm>
                            <a:off x="3672" y="374"/>
                            <a:ext cx="2328" cy="2"/>
                            <a:chOff x="3672" y="374"/>
                            <a:chExt cx="2328" cy="2"/>
                          </a:xfrm>
                        </wpg:grpSpPr>
                        <wps:wsp>
                          <wps:cNvPr id="472" name="任意多边形 310"/>
                          <wps:cNvSpPr>
                            <a:spLocks/>
                          </wps:cNvSpPr>
                          <wps:spPr bwMode="auto">
                            <a:xfrm>
                              <a:off x="3672" y="374"/>
                              <a:ext cx="2328" cy="2"/>
                            </a:xfrm>
                            <a:custGeom>
                              <a:avLst/>
                              <a:gdLst>
                                <a:gd name="T0" fmla="+- 0 3672 3672"/>
                                <a:gd name="T1" fmla="*/ T0 w 2328"/>
                                <a:gd name="T2" fmla="+- 0 6000 3672"/>
                                <a:gd name="T3" fmla="*/ T2 w 2328"/>
                              </a:gdLst>
                              <a:ahLst/>
                              <a:cxnLst>
                                <a:cxn ang="0">
                                  <a:pos x="T1" y="0"/>
                                </a:cxn>
                                <a:cxn ang="0">
                                  <a:pos x="T3" y="0"/>
                                </a:cxn>
                              </a:cxnLst>
                              <a:rect l="0" t="0" r="r" b="b"/>
                              <a:pathLst>
                                <a:path w="2328">
                                  <a:moveTo>
                                    <a:pt x="0" y="0"/>
                                  </a:moveTo>
                                  <a:lnTo>
                                    <a:pt x="2328" y="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ED614A7" id="组合 300" o:spid="_x0000_s1026" style="position:absolute;left:0;text-align:left;margin-left:241.4pt;margin-top:1.5pt;width:116.5pt;height:18.1pt;z-index:-251675136;mso-position-horizontal-relative:page" coordorigin="3671,13" coordsize="2330,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">
                <v:group id="组合 301" o:spid="_x0000_s1027" style="position:absolute;left:3672;top:14;width:2328;height:2" coordorigin="3672,14" coordsize="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shape id="任意多边形 302" o:spid="_x0000_s1028" style="position:absolute;left:3672;top:14;width:2328;height:2;visibility:visible;mso-wrap-style:square;v-text-anchor:top" coordsize="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" path="m,l2328,e" filled="f" strokeweight=".12pt">
                    <v:path arrowok="t" o:connecttype="custom" o:connectlocs="0,0;2328,0" o:connectangles="0,0"/>
                  </v:shape>
                </v:group>
                <v:group id="组合 303" o:spid="_x0000_s1029" style="position:absolute;left:3672;top:14;width:2;height:360" coordorigin="3672,14"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shape id="任意多边形 304" o:spid="_x0000_s1030" style="position:absolute;left:3672;top:14;width:2;height:360;visibility:visible;mso-wrap-style:square;v-text-anchor:top"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" path="m,l,360e" filled="f" strokeweight=".12pt">
                    <v:path arrowok="t" o:connecttype="custom" o:connectlocs="0,14;0,374" o:connectangles="0,0"/>
                  </v:shape>
                </v:group>
                <v:group id="组合 305" o:spid="_x0000_s1031" style="position:absolute;left:4567;top:14;width:2;height:360" coordorigin="4567,14"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shape id="任意多边形 306" o:spid="_x0000_s1032" style="position:absolute;left:4567;top:14;width:2;height:360;visibility:visible;mso-wrap-style:square;v-text-anchor:top"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" path="m,l,360e" filled="f" strokeweight=".12pt">
                    <v:path arrowok="t" o:connecttype="custom" o:connectlocs="0,14;0,374" o:connectangles="0,0"/>
                  </v:shape>
                </v:group>
                <v:group id="组合 307" o:spid="_x0000_s1033" style="position:absolute;left:6000;top:14;width:2;height:360" coordorigin="6000,14"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shape id="任意多边形 308" o:spid="_x0000_s1034" style="position:absolute;left:6000;top:14;width:2;height:360;visibility:visible;mso-wrap-style:square;v-text-anchor:top"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" path="m,l,360e" filled="f" strokeweight=".12pt">
                    <v:path arrowok="t" o:connecttype="custom" o:connectlocs="0,14;0,374" o:connectangles="0,0"/>
                  </v:shape>
                </v:group>
                <v:group id="组合 309" o:spid="_x0000_s1035" style="position:absolute;left:3672;top:374;width:2328;height:2" coordorigin="3672,374" coordsize="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shape id="任意多边形 310" o:spid="_x0000_s1036" style="position:absolute;left:3672;top:374;width:2328;height:2;visibility:visible;mso-wrap-style:square;v-text-anchor:top" coordsize="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" path="m,l2328,e" filled="f" strokeweight=".12pt">
                    <v:path arrowok="t" o:connecttype="custom" o:connectlocs="0,0;2328,0" o:connectangles="0,0"/>
                  </v:shape>
                </v:group>
                <w10:wrap anchorx="page"/>
              </v:group>
            </w:pict>
          </mc:Fallback>
        </mc:AlternateContent>
      </w:r>
    </w:p>
    <w:p w14:paraId="47AA2703" w14:textId="77777777" w:rsidR="007319B1" w:rsidRDefault="007319B1">
      <w:pPr>
        <w:tabs>
          <w:tab w:val="left" w:pos="4440"/>
        </w:tabs>
        <w:spacing w:after="0" w:line="240" w:lineRule="auto"/>
        <w:ind w:right="91"/>
        <w:jc w:val="center"/>
        <w:rPr>
          <w:rFonts w:ascii="Times New Roman" w:hAnsi="Times New Roman"/>
          <w:sz w:val="18"/>
          <w:szCs w:val="18"/>
          <w:lang w:eastAsia="zh-CN"/>
        </w:rPr>
      </w:pPr>
      <w:r>
        <w:rPr>
          <w:rFonts w:ascii="Times New Roman" w:hAnsi="Times New Roman"/>
          <w:sz w:val="18"/>
          <w:szCs w:val="18"/>
          <w:lang w:eastAsia="zh-CN"/>
        </w:rPr>
        <w:t>页号</w:t>
      </w:r>
      <w:r>
        <w:rPr>
          <w:rFonts w:ascii="Times New Roman" w:hAnsi="Times New Roman"/>
          <w:sz w:val="18"/>
          <w:szCs w:val="18"/>
          <w:lang w:eastAsia="zh-CN"/>
        </w:rPr>
        <w:t xml:space="preserve">   </w:t>
      </w:r>
      <w:r>
        <w:rPr>
          <w:rFonts w:ascii="Times New Roman" w:hAnsi="Times New Roman"/>
          <w:sz w:val="18"/>
          <w:szCs w:val="18"/>
          <w:lang w:eastAsia="zh-CN"/>
        </w:rPr>
        <w:t>页内位移</w:t>
      </w:r>
    </w:p>
    <w:p w14:paraId="65A7778D" w14:textId="77777777" w:rsidR="007319B1" w:rsidRDefault="007319B1">
      <w:pPr>
        <w:spacing w:before="7" w:after="0" w:line="190" w:lineRule="exact"/>
        <w:rPr>
          <w:rFonts w:ascii="Times New Roman" w:hAnsi="Times New Roman"/>
          <w:sz w:val="19"/>
          <w:szCs w:val="19"/>
          <w:lang w:eastAsia="zh-CN"/>
        </w:rPr>
      </w:pPr>
    </w:p>
    <w:p w14:paraId="64A257C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前者表示地址所在页面的编号，后者表示页内位移。计算机地址总线通常是</w:t>
      </w:r>
      <w:r>
        <w:rPr>
          <w:rFonts w:ascii="Times New Roman" w:hAnsi="Times New Roman"/>
          <w:spacing w:val="10"/>
          <w:sz w:val="21"/>
          <w:szCs w:val="21"/>
          <w:lang w:eastAsia="zh-CN"/>
        </w:rPr>
        <w:t>32</w:t>
      </w:r>
      <w:r>
        <w:rPr>
          <w:rFonts w:ascii="Times New Roman" w:hAnsi="Times New Roman"/>
          <w:spacing w:val="10"/>
          <w:sz w:val="21"/>
          <w:szCs w:val="21"/>
          <w:lang w:eastAsia="zh-CN"/>
        </w:rPr>
        <w:t>位，页面尺寸若规定为</w:t>
      </w:r>
      <w:r>
        <w:rPr>
          <w:rFonts w:ascii="Times New Roman" w:hAnsi="Times New Roman"/>
          <w:spacing w:val="10"/>
          <w:sz w:val="21"/>
          <w:szCs w:val="21"/>
          <w:lang w:eastAsia="zh-CN"/>
        </w:rPr>
        <w:t>12</w:t>
      </w:r>
      <w:r>
        <w:rPr>
          <w:rFonts w:ascii="Times New Roman" w:hAnsi="Times New Roman"/>
          <w:spacing w:val="10"/>
          <w:sz w:val="21"/>
          <w:szCs w:val="21"/>
          <w:lang w:eastAsia="zh-CN"/>
        </w:rPr>
        <w:t>位（页长</w:t>
      </w:r>
      <w:r>
        <w:rPr>
          <w:rFonts w:ascii="Times New Roman" w:hAnsi="Times New Roman"/>
          <w:spacing w:val="10"/>
          <w:sz w:val="21"/>
          <w:szCs w:val="21"/>
          <w:lang w:eastAsia="zh-CN"/>
        </w:rPr>
        <w:t>4 KB</w:t>
      </w:r>
      <w:r>
        <w:rPr>
          <w:rFonts w:ascii="Times New Roman" w:hAnsi="Times New Roman"/>
          <w:spacing w:val="10"/>
          <w:sz w:val="21"/>
          <w:szCs w:val="21"/>
          <w:lang w:eastAsia="zh-CN"/>
        </w:rPr>
        <w:t>），那么，页号共</w:t>
      </w:r>
      <w:r>
        <w:rPr>
          <w:rFonts w:ascii="Times New Roman" w:hAnsi="Times New Roman"/>
          <w:spacing w:val="10"/>
          <w:sz w:val="21"/>
          <w:szCs w:val="21"/>
          <w:lang w:eastAsia="zh-CN"/>
        </w:rPr>
        <w:t>20</w:t>
      </w:r>
      <w:r>
        <w:rPr>
          <w:rFonts w:ascii="Times New Roman" w:hAnsi="Times New Roman"/>
          <w:spacing w:val="10"/>
          <w:sz w:val="21"/>
          <w:szCs w:val="21"/>
          <w:lang w:eastAsia="zh-CN"/>
        </w:rPr>
        <w:t>位，表示地址空间最多包含</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20</w:t>
      </w:r>
      <w:r>
        <w:rPr>
          <w:rFonts w:ascii="Times New Roman" w:hAnsi="Times New Roman"/>
          <w:spacing w:val="10"/>
          <w:sz w:val="21"/>
          <w:szCs w:val="21"/>
          <w:lang w:eastAsia="zh-CN"/>
        </w:rPr>
        <w:t>个页面。</w:t>
      </w:r>
    </w:p>
    <w:p w14:paraId="430E5B4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4. </w:t>
      </w:r>
      <w:r>
        <w:rPr>
          <w:rFonts w:ascii="Times New Roman" w:hAnsi="Times New Roman"/>
          <w:spacing w:val="10"/>
          <w:sz w:val="21"/>
          <w:szCs w:val="21"/>
          <w:lang w:eastAsia="zh-CN"/>
        </w:rPr>
        <w:t>内存页框表。该表长度取决于内存划分的物理块数，编号可与物理块号一致，页框表的表项给出物理块使用情况，</w:t>
      </w:r>
      <w:r>
        <w:rPr>
          <w:rFonts w:ascii="Times New Roman" w:hAnsi="Times New Roman"/>
          <w:spacing w:val="10"/>
          <w:sz w:val="21"/>
          <w:szCs w:val="21"/>
          <w:lang w:eastAsia="zh-CN"/>
        </w:rPr>
        <w:t>0</w:t>
      </w:r>
      <w:r>
        <w:rPr>
          <w:rFonts w:ascii="Times New Roman" w:hAnsi="Times New Roman"/>
          <w:spacing w:val="10"/>
          <w:sz w:val="21"/>
          <w:szCs w:val="21"/>
          <w:lang w:eastAsia="zh-CN"/>
        </w:rPr>
        <w:t>为空闲，</w:t>
      </w:r>
      <w:r>
        <w:rPr>
          <w:rFonts w:ascii="Times New Roman" w:hAnsi="Times New Roman"/>
          <w:spacing w:val="10"/>
          <w:sz w:val="21"/>
          <w:szCs w:val="21"/>
          <w:lang w:eastAsia="zh-CN"/>
        </w:rPr>
        <w:t>1</w:t>
      </w:r>
      <w:r>
        <w:rPr>
          <w:rFonts w:ascii="Times New Roman" w:hAnsi="Times New Roman"/>
          <w:spacing w:val="10"/>
          <w:sz w:val="21"/>
          <w:szCs w:val="21"/>
          <w:lang w:eastAsia="zh-CN"/>
        </w:rPr>
        <w:t>为占用。有的系统还会增加保护位。</w:t>
      </w:r>
    </w:p>
    <w:p w14:paraId="18D0F23D" w14:textId="77777777" w:rsidR="006375CA" w:rsidRDefault="007319B1" w:rsidP="006375CA">
      <w:pPr>
        <w:spacing w:after="0" w:line="360" w:lineRule="auto"/>
        <w:ind w:right="88" w:firstLine="415"/>
        <w:jc w:val="both"/>
        <w:rPr>
          <w:ins w:id="113" w:author="simeng zhao" w:date="2018-01-30T13:45:00Z"/>
          <w:rFonts w:ascii="Times New Roman" w:hAnsi="Times New Roman"/>
          <w:spacing w:val="10"/>
          <w:sz w:val="21"/>
          <w:szCs w:val="21"/>
          <w:lang w:eastAsia="zh-CN"/>
        </w:rPr>
      </w:pPr>
      <w:r>
        <w:rPr>
          <w:rFonts w:ascii="Times New Roman" w:hAnsi="Times New Roman"/>
          <w:spacing w:val="10"/>
          <w:sz w:val="21"/>
          <w:szCs w:val="21"/>
          <w:lang w:eastAsia="zh-CN"/>
        </w:rPr>
        <w:t xml:space="preserve">5. </w:t>
      </w:r>
      <w:r>
        <w:rPr>
          <w:rFonts w:ascii="Times New Roman" w:hAnsi="Times New Roman"/>
          <w:spacing w:val="10"/>
          <w:sz w:val="21"/>
          <w:szCs w:val="21"/>
          <w:lang w:eastAsia="zh-CN"/>
        </w:rPr>
        <w:t>页表。在进行内存分配时，以页框为单位，进程的信息有多少页，那么，把它装入内存时就分配多少页框，虽然进程的逻辑地址划分成编号连续的页面，但被装入内存后的相应页框未必紧邻，即进程的信息按页面分散存放在内存不相邻的页框中。那么，当进程的程序和数据被分散存放在内存中后，其页面与被分配的页框如何建立联系呢？逻辑地址（页面）如何转换成物理地址（页框）呢？进程被装入后的物理地址空间由连续变成分散后，如何保证程序正确执行呢？仍然采用动态地址重定位技术，让程序在执行时动态地进行地址变换，由于程序以页面为单位存储，</w:t>
      </w:r>
      <w:ins w:id="114" w:author="simeng zhao" w:date="2018-01-30T13:45:00Z">
        <w:r w:rsidR="006375CA">
          <w:rPr>
            <w:rFonts w:ascii="Times New Roman" w:hAnsi="Times New Roman" w:hint="eastAsia"/>
            <w:spacing w:val="10"/>
            <w:sz w:val="21"/>
            <w:szCs w:val="21"/>
            <w:lang w:eastAsia="zh-CN"/>
          </w:rPr>
          <w:t>所以，每个进程都会维护一个记录页信息的表格，其中，每一个页的信息由特殊的数据结构存储，这种数据结构叫做页表项（</w:t>
        </w:r>
        <w:r w:rsidR="006375CA">
          <w:rPr>
            <w:rFonts w:ascii="Times New Roman" w:hAnsi="Times New Roman" w:hint="eastAsia"/>
            <w:spacing w:val="10"/>
            <w:sz w:val="21"/>
            <w:szCs w:val="21"/>
            <w:lang w:eastAsia="zh-CN"/>
          </w:rPr>
          <w:t>page</w:t>
        </w:r>
        <w:r w:rsidR="006375CA">
          <w:rPr>
            <w:rFonts w:ascii="Times New Roman" w:hAnsi="Times New Roman"/>
            <w:spacing w:val="10"/>
            <w:sz w:val="21"/>
            <w:szCs w:val="21"/>
            <w:lang w:eastAsia="zh-CN"/>
          </w:rPr>
          <w:t xml:space="preserve"> </w:t>
        </w:r>
        <w:r w:rsidR="006375CA">
          <w:rPr>
            <w:rFonts w:ascii="Times New Roman" w:hAnsi="Times New Roman" w:hint="eastAsia"/>
            <w:spacing w:val="10"/>
            <w:sz w:val="21"/>
            <w:szCs w:val="21"/>
            <w:lang w:eastAsia="zh-CN"/>
          </w:rPr>
          <w:t>table</w:t>
        </w:r>
        <w:r w:rsidR="006375CA">
          <w:rPr>
            <w:rFonts w:ascii="Times New Roman" w:hAnsi="Times New Roman"/>
            <w:spacing w:val="10"/>
            <w:sz w:val="21"/>
            <w:szCs w:val="21"/>
            <w:lang w:eastAsia="zh-CN"/>
          </w:rPr>
          <w:t xml:space="preserve"> </w:t>
        </w:r>
        <w:r w:rsidR="006375CA">
          <w:rPr>
            <w:rFonts w:ascii="Times New Roman" w:hAnsi="Times New Roman" w:hint="eastAsia"/>
            <w:spacing w:val="10"/>
            <w:sz w:val="21"/>
            <w:szCs w:val="21"/>
            <w:lang w:eastAsia="zh-CN"/>
          </w:rPr>
          <w:t>entry</w:t>
        </w:r>
        <w:r w:rsidR="006375CA">
          <w:rPr>
            <w:rFonts w:ascii="Times New Roman" w:hAnsi="Times New Roman" w:hint="eastAsia"/>
            <w:spacing w:val="10"/>
            <w:sz w:val="21"/>
            <w:szCs w:val="21"/>
            <w:lang w:eastAsia="zh-CN"/>
          </w:rPr>
          <w:t>），这些页信息表格的整体则称为页表（</w:t>
        </w:r>
        <w:r w:rsidR="006375CA">
          <w:rPr>
            <w:rFonts w:ascii="Times New Roman" w:hAnsi="Times New Roman" w:hint="eastAsia"/>
            <w:spacing w:val="10"/>
            <w:sz w:val="21"/>
            <w:szCs w:val="21"/>
            <w:lang w:eastAsia="zh-CN"/>
          </w:rPr>
          <w:t>page</w:t>
        </w:r>
        <w:r w:rsidR="006375CA">
          <w:rPr>
            <w:rFonts w:ascii="Times New Roman" w:hAnsi="Times New Roman"/>
            <w:spacing w:val="10"/>
            <w:sz w:val="21"/>
            <w:szCs w:val="21"/>
            <w:lang w:eastAsia="zh-CN"/>
          </w:rPr>
          <w:t xml:space="preserve"> </w:t>
        </w:r>
        <w:r w:rsidR="006375CA">
          <w:rPr>
            <w:rFonts w:ascii="Times New Roman" w:hAnsi="Times New Roman" w:hint="eastAsia"/>
            <w:spacing w:val="10"/>
            <w:sz w:val="21"/>
            <w:szCs w:val="21"/>
            <w:lang w:eastAsia="zh-CN"/>
          </w:rPr>
          <w:t>table</w:t>
        </w:r>
        <w:r w:rsidR="006375CA">
          <w:rPr>
            <w:rFonts w:ascii="Times New Roman" w:hAnsi="Times New Roman" w:hint="eastAsia"/>
            <w:spacing w:val="10"/>
            <w:sz w:val="21"/>
            <w:szCs w:val="21"/>
            <w:lang w:eastAsia="zh-CN"/>
          </w:rPr>
          <w:t>）</w:t>
        </w:r>
      </w:ins>
      <w:ins w:id="115" w:author="simeng zhao" w:date="2018-01-30T13:46:00Z">
        <w:r w:rsidR="006375CA">
          <w:rPr>
            <w:rFonts w:ascii="Times New Roman" w:hAnsi="Times New Roman" w:hint="eastAsia"/>
            <w:spacing w:val="10"/>
            <w:sz w:val="21"/>
            <w:szCs w:val="21"/>
            <w:lang w:eastAsia="zh-CN"/>
          </w:rPr>
          <w:t>。</w:t>
        </w:r>
      </w:ins>
    </w:p>
    <w:p w14:paraId="22E9C529" w14:textId="77777777" w:rsidR="006375CA" w:rsidRDefault="007319B1">
      <w:pPr>
        <w:spacing w:after="0" w:line="360" w:lineRule="auto"/>
        <w:ind w:right="88" w:firstLine="415"/>
        <w:jc w:val="both"/>
        <w:rPr>
          <w:ins w:id="116" w:author="simeng zhao" w:date="2018-01-30T13:46:00Z"/>
          <w:rFonts w:ascii="Times New Roman" w:hAnsi="Times New Roman"/>
          <w:spacing w:val="10"/>
          <w:sz w:val="21"/>
          <w:szCs w:val="21"/>
          <w:lang w:eastAsia="zh-CN"/>
        </w:rPr>
      </w:pPr>
      <w:del w:id="117" w:author="simeng zhao" w:date="2018-01-30T13:45:00Z">
        <w:r w:rsidDel="006375CA">
          <w:rPr>
            <w:rFonts w:ascii="Times New Roman" w:hAnsi="Times New Roman"/>
            <w:spacing w:val="10"/>
            <w:sz w:val="21"/>
            <w:szCs w:val="21"/>
            <w:lang w:eastAsia="zh-CN"/>
          </w:rPr>
          <w:delText>所以，为每个页面设立一个重定位寄存器，这些重定位寄存器的集合称为页表（</w:delText>
        </w:r>
        <w:r w:rsidDel="006375CA">
          <w:rPr>
            <w:rFonts w:ascii="Times New Roman" w:hAnsi="Times New Roman"/>
            <w:spacing w:val="10"/>
            <w:sz w:val="21"/>
            <w:szCs w:val="21"/>
            <w:lang w:eastAsia="zh-CN"/>
          </w:rPr>
          <w:delText>page table</w:delText>
        </w:r>
        <w:r w:rsidDel="006375CA">
          <w:rPr>
            <w:rFonts w:ascii="Times New Roman" w:hAnsi="Times New Roman"/>
            <w:spacing w:val="10"/>
            <w:sz w:val="21"/>
            <w:szCs w:val="21"/>
            <w:lang w:eastAsia="zh-CN"/>
          </w:rPr>
          <w:delText>）。</w:delText>
        </w:r>
      </w:del>
    </w:p>
    <w:p w14:paraId="7D3D75CE" w14:textId="462FE420" w:rsidR="006375CA" w:rsidRDefault="006375CA">
      <w:pPr>
        <w:spacing w:after="0" w:line="360" w:lineRule="auto"/>
        <w:ind w:right="88" w:firstLine="415"/>
        <w:jc w:val="both"/>
        <w:rPr>
          <w:ins w:id="118" w:author="simeng zhao" w:date="2018-01-30T13:46:00Z"/>
          <w:rFonts w:ascii="Times New Roman" w:hAnsi="Times New Roman"/>
          <w:spacing w:val="10"/>
          <w:sz w:val="21"/>
          <w:szCs w:val="21"/>
          <w:lang w:eastAsia="zh-CN"/>
        </w:rPr>
      </w:pPr>
      <w:ins w:id="119" w:author="simeng zhao" w:date="2018-01-30T13:46:00Z">
        <w:r w:rsidRPr="005D5798">
          <w:rPr>
            <w:rFonts w:ascii="宋体" w:hAnsi="宋体" w:cs="宋体"/>
            <w:sz w:val="24"/>
            <w:szCs w:val="24"/>
            <w:lang w:eastAsia="zh-CN"/>
          </w:rPr>
          <w:lastRenderedPageBreak/>
          <w:fldChar w:fldCharType="begin"/>
        </w:r>
        <w:r w:rsidRPr="005D5798">
          <w:rPr>
            <w:rFonts w:ascii="宋体" w:hAnsi="宋体" w:cs="宋体"/>
            <w:sz w:val="24"/>
            <w:szCs w:val="24"/>
            <w:lang w:eastAsia="zh-CN"/>
          </w:rPr>
          <w:instrText xml:space="preserve"> INCLUDEPICTURE "C:\\Users\\Dell\\Documents\\Tencent Files\\2130975534\\Image\\C2C\\{96CE7233-BEF3-E5A7-A3AE-69AB7163D028}.jpg" \* MERGEFORMATINET </w:instrText>
        </w:r>
        <w:r w:rsidRPr="005D5798">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"C:\\Users\\Gigabyte\\Documents\\Tencent Files\\2130975534\\Image\\C2C\\{96CE7233-BEF3-E5A7-A3AE-69AB7163D028}.jpg"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"C:\\Users\\Gigabyte\\Documents\\Tencent Files\\2130975534\\Image\\C2C\\{96CE7233-BEF3-E5A7-A3AE-69AB7163D028}.jpg"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"C:\\Users\\Dell\\Documents\\tencent files\\2130975534\\Documents\\Tencent Files\\2130975534\\Image\\C2C\\{96CE7233-BEF3-E5A7-A3AE-69AB7163D028}.jpg"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ins>
      <w:r w:rsidR="00811D6D">
        <w:rPr>
          <w:rFonts w:ascii="宋体" w:hAnsi="宋体" w:cs="宋体"/>
          <w:sz w:val="24"/>
          <w:szCs w:val="24"/>
          <w:lang w:eastAsia="zh-CN"/>
        </w:rPr>
        <w:instrText xml:space="preserve"> INCLUDEPICTURE "C:\\Users\\simengzhao\\Documents\\Tencent Files\\2130975534\\Image\\C2C\\{96CE7233-BEF3-E5A7-A3AE-69AB7163D028}.jpg" \* MERGEFORMAT </w:instrText>
      </w:r>
      <w:ins w:id="120" w:author="simeng zhao" w:date="2018-01-30T13:46:00Z">
        <w:r>
          <w:rPr>
            <w:rFonts w:ascii="宋体" w:hAnsi="宋体" w:cs="宋体"/>
            <w:sz w:val="24"/>
            <w:szCs w:val="24"/>
            <w:lang w:eastAsia="zh-CN"/>
          </w:rPr>
          <w:fldChar w:fldCharType="separate"/>
        </w:r>
        <w:r>
          <w:rPr>
            <w:rFonts w:ascii="宋体" w:hAnsi="宋体" w:cs="宋体"/>
            <w:sz w:val="24"/>
            <w:szCs w:val="24"/>
            <w:lang w:eastAsia="zh-CN"/>
          </w:rPr>
          <w:fldChar w:fldCharType="begin"/>
        </w:r>
      </w:ins>
      <w:r w:rsidR="00811D6D">
        <w:rPr>
          <w:rFonts w:ascii="宋体" w:hAnsi="宋体" w:cs="宋体"/>
          <w:sz w:val="24"/>
          <w:szCs w:val="24"/>
          <w:lang w:eastAsia="zh-CN"/>
        </w:rPr>
        <w:instrText xml:space="preserve"> INCLUDEPICTURE "C:\\Users\\simengzhao\\Documents\\Tencent Files\\2130975534\\Image\\C2C\\{96CE7233-BEF3-E5A7-A3AE-69AB7163D028}.jpg" \* MERGEFORMAT </w:instrText>
      </w:r>
      <w:ins w:id="121" w:author="simeng zhao" w:date="2018-01-30T13:46:00Z">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"C:\\Users\\Dell\\Desktop\\Documents\\Tencent Files\\2130975534\\Image\\C2C\\{96CE7233-BEF3-E5A7-A3AE-69AB7163D028}.jpg"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"C:\\Users\\Dell\\Desktop\\Documents\\Tencent Files\\2130975534\\Image\\C2C\\{96CE7233-BEF3-E5A7-A3AE-69AB7163D028}.jpg"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"C:\\Users\\Dell\\Desktop\\Documents\\Tencent Files\\2130975534\\Image\\C2C\\{96CE7233-BEF3-E5A7-A3AE-69AB7163D028}.jpg"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"C:\\Users\\Dell\\Desktop\\Documents\\Tencent Files\\2130975534\\Image\\C2C\\{96CE7233-BEF3-E5A7-A3AE-69AB7163D028}.jpg" \* MERGEFORMATINET </w:instrText>
        </w:r>
        <w:r>
          <w:rPr>
            <w:rFonts w:ascii="宋体" w:hAnsi="宋体" w:cs="宋体"/>
            <w:sz w:val="24"/>
            <w:szCs w:val="24"/>
            <w:lang w:eastAsia="zh-CN"/>
          </w:rPr>
          <w:fldChar w:fldCharType="separate"/>
        </w:r>
        <w:r w:rsidR="00C87B5F">
          <w:rPr>
            <w:rFonts w:ascii="宋体" w:hAnsi="宋体" w:cs="宋体"/>
            <w:sz w:val="24"/>
            <w:szCs w:val="24"/>
            <w:lang w:eastAsia="zh-CN"/>
          </w:rPr>
          <w:fldChar w:fldCharType="begin"/>
        </w:r>
        <w:r w:rsidR="00C87B5F">
          <w:rPr>
            <w:rFonts w:ascii="宋体" w:hAnsi="宋体" w:cs="宋体"/>
            <w:sz w:val="24"/>
            <w:szCs w:val="24"/>
            <w:lang w:eastAsia="zh-CN"/>
          </w:rPr>
          <w:instrText xml:space="preserve"> INCLUDEPICTURE  "C:\\Users\\Dell\\Desktop\\Documents\\Tencent Files\\2130975534\\Image\\C2C\\{96CE7233-BEF3-E5A7-A3AE-69AB7163D028}.jpg" \* MERGEFORMATINET </w:instrText>
        </w:r>
        <w:r w:rsidR="00C87B5F">
          <w:rPr>
            <w:rFonts w:ascii="宋体" w:hAnsi="宋体" w:cs="宋体"/>
            <w:sz w:val="24"/>
            <w:szCs w:val="24"/>
            <w:lang w:eastAsia="zh-CN"/>
          </w:rPr>
          <w:fldChar w:fldCharType="separate"/>
        </w:r>
        <w:r w:rsidR="009F1ACE">
          <w:rPr>
            <w:rFonts w:ascii="宋体" w:hAnsi="宋体" w:cs="宋体"/>
            <w:sz w:val="24"/>
            <w:szCs w:val="24"/>
            <w:lang w:eastAsia="zh-CN"/>
          </w:rPr>
          <w:fldChar w:fldCharType="begin"/>
        </w:r>
        <w:r w:rsidR="009F1ACE">
          <w:rPr>
            <w:rFonts w:ascii="宋体" w:hAnsi="宋体" w:cs="宋体"/>
            <w:sz w:val="24"/>
            <w:szCs w:val="24"/>
            <w:lang w:eastAsia="zh-CN"/>
          </w:rPr>
          <w:instrText xml:space="preserve"> INCLUDEPICTURE  "C:\\Users\\Dell\\Desktop\\Documents\\Tencent Files\\2130975534\\Image\\C2C\\{96CE7233-BEF3-E5A7-A3AE-69AB7163D028}.jpg" \* MERGEFORMATINET </w:instrText>
        </w:r>
        <w:r w:rsidR="009F1ACE">
          <w:rPr>
            <w:rFonts w:ascii="宋体" w:hAnsi="宋体" w:cs="宋体"/>
            <w:sz w:val="24"/>
            <w:szCs w:val="24"/>
            <w:lang w:eastAsia="zh-CN"/>
          </w:rPr>
          <w:fldChar w:fldCharType="separate"/>
        </w:r>
        <w:r w:rsidR="009F1ACE">
          <w:rPr>
            <w:rFonts w:ascii="宋体" w:hAnsi="宋体" w:cs="宋体"/>
            <w:sz w:val="24"/>
            <w:szCs w:val="24"/>
            <w:lang w:eastAsia="zh-CN"/>
          </w:rPr>
          <w:pict w14:anchorId="03CA4F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8.25pt;height:513pt">
              <v:imagedata r:id="rId13" r:href="rId14"/>
            </v:shape>
          </w:pict>
        </w:r>
        <w:r w:rsidR="009F1ACE">
          <w:rPr>
            <w:rFonts w:ascii="宋体" w:hAnsi="宋体" w:cs="宋体"/>
            <w:sz w:val="24"/>
            <w:szCs w:val="24"/>
            <w:lang w:eastAsia="zh-CN"/>
          </w:rPr>
          <w:fldChar w:fldCharType="end"/>
        </w:r>
        <w:r w:rsidR="00C87B5F">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sidRPr="005D5798">
          <w:rPr>
            <w:rFonts w:ascii="宋体" w:hAnsi="宋体" w:cs="宋体"/>
            <w:sz w:val="24"/>
            <w:szCs w:val="24"/>
            <w:lang w:eastAsia="zh-CN"/>
          </w:rPr>
          <w:fldChar w:fldCharType="end"/>
        </w:r>
      </w:ins>
    </w:p>
    <w:p w14:paraId="39DD5DB7" w14:textId="77777777" w:rsidR="006375CA" w:rsidRPr="00B546C6" w:rsidRDefault="006375CA" w:rsidP="006375CA">
      <w:pPr>
        <w:spacing w:after="0" w:line="360" w:lineRule="auto"/>
        <w:ind w:right="88" w:firstLine="420"/>
        <w:jc w:val="both"/>
        <w:rPr>
          <w:ins w:id="122" w:author="simeng zhao" w:date="2018-01-30T13:46:00Z"/>
          <w:rFonts w:ascii="Times New Roman" w:hAnsi="Times New Roman"/>
          <w:strike/>
          <w:spacing w:val="10"/>
          <w:sz w:val="21"/>
          <w:szCs w:val="21"/>
          <w:lang w:eastAsia="zh-CN"/>
        </w:rPr>
      </w:pPr>
      <w:ins w:id="123" w:author="simeng zhao" w:date="2018-01-30T13:46:00Z">
        <w:r>
          <w:rPr>
            <w:rFonts w:ascii="Times New Roman" w:hAnsi="Times New Roman" w:hint="eastAsia"/>
            <w:b/>
            <w:color w:val="2E74B5" w:themeColor="accent5" w:themeShade="BF"/>
            <w:spacing w:val="10"/>
            <w:sz w:val="21"/>
            <w:szCs w:val="21"/>
            <w:lang w:eastAsia="zh-CN"/>
          </w:rPr>
          <w:t>6</w:t>
        </w:r>
        <w:r>
          <w:rPr>
            <w:rFonts w:ascii="Times New Roman" w:hAnsi="Times New Roman"/>
            <w:b/>
            <w:color w:val="2E74B5" w:themeColor="accent5" w:themeShade="BF"/>
            <w:spacing w:val="10"/>
            <w:sz w:val="21"/>
            <w:szCs w:val="21"/>
            <w:lang w:eastAsia="zh-CN"/>
          </w:rPr>
          <w:t>.</w:t>
        </w:r>
        <w:r w:rsidRPr="00B546C6">
          <w:rPr>
            <w:rFonts w:ascii="Times New Roman" w:hAnsi="Times New Roman" w:hint="eastAsia"/>
            <w:b/>
            <w:color w:val="2E74B5" w:themeColor="accent5" w:themeShade="BF"/>
            <w:spacing w:val="10"/>
            <w:sz w:val="21"/>
            <w:szCs w:val="21"/>
            <w:lang w:eastAsia="zh-CN"/>
          </w:rPr>
          <w:t>页表项：</w:t>
        </w:r>
        <w:r w:rsidRPr="00B546C6">
          <w:rPr>
            <w:rFonts w:ascii="Times New Roman" w:hAnsi="Times New Roman"/>
            <w:b/>
            <w:color w:val="2E74B5" w:themeColor="accent5" w:themeShade="BF"/>
            <w:spacing w:val="10"/>
            <w:sz w:val="21"/>
            <w:szCs w:val="21"/>
            <w:lang w:eastAsia="zh-CN"/>
          </w:rPr>
          <w:t xml:space="preserve"> </w:t>
        </w:r>
      </w:ins>
    </w:p>
    <w:p w14:paraId="7C61154F" w14:textId="21C9C00A" w:rsidR="006375CA" w:rsidRPr="005D5798" w:rsidRDefault="006375CA" w:rsidP="006375CA">
      <w:pPr>
        <w:widowControl/>
        <w:spacing w:after="0" w:line="240" w:lineRule="auto"/>
        <w:rPr>
          <w:ins w:id="124" w:author="simeng zhao" w:date="2018-01-30T13:46:00Z"/>
          <w:rFonts w:ascii="宋体" w:hAnsi="宋体" w:cs="宋体"/>
          <w:sz w:val="24"/>
          <w:szCs w:val="24"/>
          <w:lang w:eastAsia="zh-CN"/>
        </w:rPr>
      </w:pPr>
      <w:ins w:id="125" w:author="simeng zhao" w:date="2018-01-30T13:46:00Z">
        <w:r w:rsidRPr="005D5798">
          <w:rPr>
            <w:rFonts w:ascii="宋体" w:hAnsi="宋体" w:cs="宋体"/>
            <w:sz w:val="24"/>
            <w:szCs w:val="24"/>
            <w:lang w:eastAsia="zh-CN"/>
          </w:rPr>
          <w:lastRenderedPageBreak/>
          <w:fldChar w:fldCharType="begin"/>
        </w:r>
        <w:r w:rsidRPr="005D5798">
          <w:rPr>
            <w:rFonts w:ascii="宋体" w:hAnsi="宋体" w:cs="宋体"/>
            <w:sz w:val="24"/>
            <w:szCs w:val="24"/>
            <w:lang w:eastAsia="zh-CN"/>
          </w:rPr>
          <w:instrText xml:space="preserve"> INCLUDEPICTURE "C:\\Users\\Dell\\Documents\\Tencent Files\\2130975534\\Image\\C2C\\{F7DA9DF2-170F-A448-BD52-5E3FDFF37E4A}.jpg" \* MERGEFORMATINET </w:instrText>
        </w:r>
        <w:r w:rsidRPr="005D5798">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"C:\\Users\\Gigabyte\\Documents\\Tencent Files\\2130975534\\Image\\C2C\\{F7DA9DF2-170F-A448-BD52-5E3FDFF37E4A}.jpg"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"C:\\Users\\Gigabyte\\Documents\\Tencent Files\\2130975534\\Image\\C2C\\{F7DA9DF2-170F-A448-BD52-5E3FDFF37E4A}.jpg"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"C:\\Users\\Dell\\Documents\\tencent files\\2130975534\\Documents\\Tencent Files\\2130975534\\Image\\C2C\\{F7DA9DF2-170F-A448-BD52-5E3FDFF37E4A}.jpg"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ins>
      <w:r w:rsidR="00811D6D">
        <w:rPr>
          <w:rFonts w:ascii="宋体" w:hAnsi="宋体" w:cs="宋体"/>
          <w:sz w:val="24"/>
          <w:szCs w:val="24"/>
          <w:lang w:eastAsia="zh-CN"/>
        </w:rPr>
        <w:instrText xml:space="preserve"> INCLUDEPICTURE "C:\\Users\\simengzhao\\Documents\\Tencent Files\\2130975534\\Image\\C2C\\{F7DA9DF2-170F-A448-BD52-5E3FDFF37E4A}.jpg" \* MERGEFORMAT </w:instrText>
      </w:r>
      <w:ins w:id="126" w:author="simeng zhao" w:date="2018-01-30T13:46:00Z">
        <w:r>
          <w:rPr>
            <w:rFonts w:ascii="宋体" w:hAnsi="宋体" w:cs="宋体"/>
            <w:sz w:val="24"/>
            <w:szCs w:val="24"/>
            <w:lang w:eastAsia="zh-CN"/>
          </w:rPr>
          <w:fldChar w:fldCharType="separate"/>
        </w:r>
        <w:r>
          <w:rPr>
            <w:rFonts w:ascii="宋体" w:hAnsi="宋体" w:cs="宋体"/>
            <w:sz w:val="24"/>
            <w:szCs w:val="24"/>
            <w:lang w:eastAsia="zh-CN"/>
          </w:rPr>
          <w:fldChar w:fldCharType="begin"/>
        </w:r>
      </w:ins>
      <w:r w:rsidR="00811D6D">
        <w:rPr>
          <w:rFonts w:ascii="宋体" w:hAnsi="宋体" w:cs="宋体"/>
          <w:sz w:val="24"/>
          <w:szCs w:val="24"/>
          <w:lang w:eastAsia="zh-CN"/>
        </w:rPr>
        <w:instrText xml:space="preserve"> INCLUDEPICTURE "C:\\Users\\simengzhao\\Documents\\Tencent Files\\2130975534\\Image\\C2C\\{F7DA9DF2-170F-A448-BD52-5E3FDFF37E4A}.jpg" \* MERGEFORMAT </w:instrText>
      </w:r>
      <w:ins w:id="127" w:author="simeng zhao" w:date="2018-01-30T13:46:00Z">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"C:\\Users\\Dell\\Desktop\\Documents\\Tencent Files\\2130975534\\Image\\C2C\\{F7DA9DF2-170F-A448-BD52-5E3FDFF37E4A}.jpg"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"C:\\Users\\Dell\\Desktop\\Documents\\Tencent Files\\2130975534\\Image\\C2C\\{F7DA9DF2-170F-A448-BD52-5E3FDFF37E4A}.jpg"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"C:\\Users\\Dell\\Desktop\\Documents\\Tencent Files\\2130975534\\Image\\C2C\\{F7DA9DF2-170F-A448-BD52-5E3FDFF37E4A}.jpg"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"C:\\Users\\Dell\\Desktop\\Documents\\Tencent Files\\2130975534\\Image\\C2C\\{F7DA9DF2-170F-A448-BD52-5E3FDFF37E4A}.jpg" \* MERGEFORMATINET </w:instrText>
        </w:r>
        <w:r>
          <w:rPr>
            <w:rFonts w:ascii="宋体" w:hAnsi="宋体" w:cs="宋体"/>
            <w:sz w:val="24"/>
            <w:szCs w:val="24"/>
            <w:lang w:eastAsia="zh-CN"/>
          </w:rPr>
          <w:fldChar w:fldCharType="separate"/>
        </w:r>
        <w:r w:rsidR="00C87B5F">
          <w:rPr>
            <w:rFonts w:ascii="宋体" w:hAnsi="宋体" w:cs="宋体"/>
            <w:sz w:val="24"/>
            <w:szCs w:val="24"/>
            <w:lang w:eastAsia="zh-CN"/>
          </w:rPr>
          <w:fldChar w:fldCharType="begin"/>
        </w:r>
        <w:r w:rsidR="00C87B5F">
          <w:rPr>
            <w:rFonts w:ascii="宋体" w:hAnsi="宋体" w:cs="宋体"/>
            <w:sz w:val="24"/>
            <w:szCs w:val="24"/>
            <w:lang w:eastAsia="zh-CN"/>
          </w:rPr>
          <w:instrText xml:space="preserve"> INCLUDEPICTURE  "C:\\Users\\Dell\\Desktop\\Documents\\Tencent Files\\2130975534\\Image\\C2C\\{F7DA9DF2-170F-A448-BD52-5E3FDFF37E4A}.jpg" \* MERGEFORMATINET </w:instrText>
        </w:r>
        <w:r w:rsidR="00C87B5F">
          <w:rPr>
            <w:rFonts w:ascii="宋体" w:hAnsi="宋体" w:cs="宋体"/>
            <w:sz w:val="24"/>
            <w:szCs w:val="24"/>
            <w:lang w:eastAsia="zh-CN"/>
          </w:rPr>
          <w:fldChar w:fldCharType="separate"/>
        </w:r>
        <w:r w:rsidR="009F1ACE">
          <w:rPr>
            <w:rFonts w:ascii="宋体" w:hAnsi="宋体" w:cs="宋体"/>
            <w:sz w:val="24"/>
            <w:szCs w:val="24"/>
            <w:lang w:eastAsia="zh-CN"/>
          </w:rPr>
          <w:fldChar w:fldCharType="begin"/>
        </w:r>
        <w:r w:rsidR="009F1ACE">
          <w:rPr>
            <w:rFonts w:ascii="宋体" w:hAnsi="宋体" w:cs="宋体"/>
            <w:sz w:val="24"/>
            <w:szCs w:val="24"/>
            <w:lang w:eastAsia="zh-CN"/>
          </w:rPr>
          <w:instrText xml:space="preserve"> INCLUDEPICTURE  "C:\\Users\\Dell\\Desktop\\Documents\\Tencent Files\\2130975534\\Image\\C2C\\{F7DA9DF2-170F-A448-BD52-5E3FDFF37E4A}.jpg" \* MERGEFORMATINET </w:instrText>
        </w:r>
        <w:r w:rsidR="009F1ACE">
          <w:rPr>
            <w:rFonts w:ascii="宋体" w:hAnsi="宋体" w:cs="宋体"/>
            <w:sz w:val="24"/>
            <w:szCs w:val="24"/>
            <w:lang w:eastAsia="zh-CN"/>
          </w:rPr>
          <w:fldChar w:fldCharType="separate"/>
        </w:r>
        <w:r w:rsidR="009F1ACE">
          <w:rPr>
            <w:rFonts w:ascii="宋体" w:hAnsi="宋体" w:cs="宋体"/>
            <w:sz w:val="24"/>
            <w:szCs w:val="24"/>
            <w:lang w:eastAsia="zh-CN"/>
          </w:rPr>
          <w:pict w14:anchorId="035D8FCF">
            <v:shape id="_x0000_i1026" type="#_x0000_t75" alt="" style="width:413.25pt;height:286.5pt">
              <v:imagedata r:id="rId15" r:href="rId16"/>
            </v:shape>
          </w:pict>
        </w:r>
        <w:r w:rsidR="009F1ACE">
          <w:rPr>
            <w:rFonts w:ascii="宋体" w:hAnsi="宋体" w:cs="宋体"/>
            <w:sz w:val="24"/>
            <w:szCs w:val="24"/>
            <w:lang w:eastAsia="zh-CN"/>
          </w:rPr>
          <w:fldChar w:fldCharType="end"/>
        </w:r>
        <w:r w:rsidR="00C87B5F">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sidRPr="005D5798">
          <w:rPr>
            <w:rFonts w:ascii="宋体" w:hAnsi="宋体" w:cs="宋体"/>
            <w:sz w:val="24"/>
            <w:szCs w:val="24"/>
            <w:lang w:eastAsia="zh-CN"/>
          </w:rPr>
          <w:fldChar w:fldCharType="end"/>
        </w:r>
      </w:ins>
    </w:p>
    <w:p w14:paraId="337B841E" w14:textId="77777777" w:rsidR="006375CA" w:rsidRPr="00B546C6" w:rsidRDefault="006375CA" w:rsidP="006375CA">
      <w:pPr>
        <w:spacing w:after="0" w:line="360" w:lineRule="auto"/>
        <w:ind w:leftChars="82" w:left="180" w:rightChars="40" w:right="88" w:firstLine="415"/>
        <w:jc w:val="both"/>
        <w:rPr>
          <w:ins w:id="128" w:author="simeng zhao" w:date="2018-01-30T13:46:00Z"/>
          <w:rFonts w:ascii="Times New Roman" w:hAnsi="Times New Roman"/>
          <w:b/>
          <w:color w:val="2E74B5" w:themeColor="accent5" w:themeShade="BF"/>
          <w:spacing w:val="10"/>
          <w:sz w:val="21"/>
          <w:szCs w:val="21"/>
          <w:lang w:eastAsia="zh-CN"/>
        </w:rPr>
      </w:pPr>
      <w:ins w:id="129" w:author="simeng zhao" w:date="2018-01-30T13:46:00Z">
        <w:r w:rsidRPr="00B546C6">
          <w:rPr>
            <w:rFonts w:ascii="Times New Roman" w:hAnsi="Times New Roman" w:hint="eastAsia"/>
            <w:b/>
            <w:color w:val="2E74B5" w:themeColor="accent5" w:themeShade="BF"/>
            <w:spacing w:val="10"/>
            <w:sz w:val="21"/>
            <w:szCs w:val="21"/>
            <w:lang w:eastAsia="zh-CN"/>
          </w:rPr>
          <w:t>页表项是页表中所存储的数据单元，不同的硬件架构下，页表项的格式也各不相同，但是页表项所提供的信息基本相似。如下表所示，页表项中最重要的部分就是页框号部分，因为页表项最基本的作用就是在请求页的时候返回这个值。</w:t>
        </w:r>
      </w:ins>
    </w:p>
    <w:p w14:paraId="248835A9" w14:textId="77777777" w:rsidR="006375CA" w:rsidRPr="00B546C6" w:rsidRDefault="006375CA" w:rsidP="006375CA">
      <w:pPr>
        <w:spacing w:after="0" w:line="360" w:lineRule="auto"/>
        <w:ind w:leftChars="82" w:left="180" w:rightChars="40" w:right="88" w:firstLine="415"/>
        <w:jc w:val="both"/>
        <w:rPr>
          <w:ins w:id="130" w:author="simeng zhao" w:date="2018-01-30T13:46:00Z"/>
          <w:rFonts w:ascii="Times New Roman" w:hAnsi="Times New Roman"/>
          <w:b/>
          <w:color w:val="2E74B5" w:themeColor="accent5" w:themeShade="BF"/>
          <w:spacing w:val="10"/>
          <w:sz w:val="21"/>
          <w:szCs w:val="21"/>
          <w:lang w:eastAsia="zh-CN"/>
        </w:rPr>
      </w:pPr>
      <w:ins w:id="131" w:author="simeng zhao" w:date="2018-01-30T13:46:00Z">
        <w:r>
          <w:rPr>
            <w:rFonts w:ascii="Times New Roman" w:hAnsi="Times New Roman" w:hint="eastAsia"/>
            <w:b/>
            <w:color w:val="2E74B5" w:themeColor="accent5" w:themeShade="BF"/>
            <w:spacing w:val="10"/>
            <w:sz w:val="21"/>
            <w:szCs w:val="21"/>
            <w:lang w:eastAsia="zh-CN"/>
          </w:rPr>
          <w:t>驻留标志位</w:t>
        </w:r>
        <w:r w:rsidRPr="00B546C6">
          <w:rPr>
            <w:rFonts w:ascii="Times New Roman" w:hAnsi="Times New Roman" w:hint="eastAsia"/>
            <w:b/>
            <w:color w:val="2E74B5" w:themeColor="accent5" w:themeShade="BF"/>
            <w:spacing w:val="10"/>
            <w:sz w:val="21"/>
            <w:szCs w:val="21"/>
            <w:lang w:eastAsia="zh-CN"/>
          </w:rPr>
          <w:t>表示的是该页是否在内存中，为</w:t>
        </w:r>
        <w:r w:rsidRPr="00B546C6">
          <w:rPr>
            <w:rFonts w:ascii="Times New Roman" w:hAnsi="Times New Roman" w:hint="eastAsia"/>
            <w:b/>
            <w:color w:val="2E74B5" w:themeColor="accent5" w:themeShade="BF"/>
            <w:spacing w:val="10"/>
            <w:sz w:val="21"/>
            <w:szCs w:val="21"/>
            <w:lang w:eastAsia="zh-CN"/>
          </w:rPr>
          <w:t>1</w:t>
        </w:r>
        <w:r w:rsidRPr="00B546C6">
          <w:rPr>
            <w:rFonts w:ascii="Times New Roman" w:hAnsi="Times New Roman" w:hint="eastAsia"/>
            <w:b/>
            <w:color w:val="2E74B5" w:themeColor="accent5" w:themeShade="BF"/>
            <w:spacing w:val="10"/>
            <w:sz w:val="21"/>
            <w:szCs w:val="21"/>
            <w:lang w:eastAsia="zh-CN"/>
          </w:rPr>
          <w:t>表</w:t>
        </w:r>
        <w:r w:rsidRPr="00B546C6">
          <w:rPr>
            <w:rFonts w:ascii="Times New Roman" w:hAnsi="Times New Roman" w:hint="eastAsia"/>
            <w:b/>
            <w:color w:val="2E74B5" w:themeColor="accent5" w:themeShade="BF"/>
            <w:spacing w:val="10"/>
            <w:sz w:val="21"/>
            <w:szCs w:val="21"/>
            <w:lang w:eastAsia="zh-CN"/>
          </w:rPr>
          <w:t xml:space="preserve"> </w:t>
        </w:r>
        <w:r w:rsidRPr="00B546C6">
          <w:rPr>
            <w:rFonts w:ascii="Times New Roman" w:hAnsi="Times New Roman" w:hint="eastAsia"/>
            <w:b/>
            <w:color w:val="2E74B5" w:themeColor="accent5" w:themeShade="BF"/>
            <w:spacing w:val="10"/>
            <w:sz w:val="21"/>
            <w:szCs w:val="21"/>
            <w:lang w:eastAsia="zh-CN"/>
          </w:rPr>
          <w:t>示该页在内存中，可用，为</w:t>
        </w:r>
        <w:r w:rsidRPr="00B546C6">
          <w:rPr>
            <w:rFonts w:ascii="Times New Roman" w:hAnsi="Times New Roman" w:hint="eastAsia"/>
            <w:b/>
            <w:color w:val="2E74B5" w:themeColor="accent5" w:themeShade="BF"/>
            <w:spacing w:val="10"/>
            <w:sz w:val="21"/>
            <w:szCs w:val="21"/>
            <w:lang w:eastAsia="zh-CN"/>
          </w:rPr>
          <w:t>0</w:t>
        </w:r>
        <w:r w:rsidRPr="00B546C6">
          <w:rPr>
            <w:rFonts w:ascii="Times New Roman" w:hAnsi="Times New Roman" w:hint="eastAsia"/>
            <w:b/>
            <w:color w:val="2E74B5" w:themeColor="accent5" w:themeShade="BF"/>
            <w:spacing w:val="10"/>
            <w:sz w:val="21"/>
            <w:szCs w:val="21"/>
            <w:lang w:eastAsia="zh-CN"/>
          </w:rPr>
          <w:t>表示该虚拟页地址不在内存中，访问一个可用位为</w:t>
        </w:r>
        <w:r w:rsidRPr="00B546C6">
          <w:rPr>
            <w:rFonts w:ascii="Times New Roman" w:hAnsi="Times New Roman" w:hint="eastAsia"/>
            <w:b/>
            <w:color w:val="2E74B5" w:themeColor="accent5" w:themeShade="BF"/>
            <w:spacing w:val="10"/>
            <w:sz w:val="21"/>
            <w:szCs w:val="21"/>
            <w:lang w:eastAsia="zh-CN"/>
          </w:rPr>
          <w:t>0</w:t>
        </w:r>
        <w:r w:rsidRPr="00B546C6">
          <w:rPr>
            <w:rFonts w:ascii="Times New Roman" w:hAnsi="Times New Roman" w:hint="eastAsia"/>
            <w:b/>
            <w:color w:val="2E74B5" w:themeColor="accent5" w:themeShade="BF"/>
            <w:spacing w:val="10"/>
            <w:sz w:val="21"/>
            <w:szCs w:val="21"/>
            <w:lang w:eastAsia="zh-CN"/>
          </w:rPr>
          <w:t>的页会引起缺页错误。</w:t>
        </w:r>
      </w:ins>
    </w:p>
    <w:p w14:paraId="187F682B" w14:textId="77777777" w:rsidR="006375CA" w:rsidRPr="00B546C6" w:rsidRDefault="006375CA" w:rsidP="006375CA">
      <w:pPr>
        <w:spacing w:after="0" w:line="360" w:lineRule="auto"/>
        <w:ind w:leftChars="82" w:left="180" w:rightChars="40" w:right="88" w:firstLine="415"/>
        <w:jc w:val="both"/>
        <w:rPr>
          <w:ins w:id="132" w:author="simeng zhao" w:date="2018-01-30T13:46:00Z"/>
          <w:rFonts w:ascii="Times New Roman" w:hAnsi="Times New Roman"/>
          <w:b/>
          <w:color w:val="2E74B5" w:themeColor="accent5" w:themeShade="BF"/>
          <w:spacing w:val="10"/>
          <w:sz w:val="21"/>
          <w:szCs w:val="21"/>
          <w:lang w:eastAsia="zh-CN"/>
        </w:rPr>
      </w:pPr>
      <w:ins w:id="133" w:author="simeng zhao" w:date="2018-01-30T13:46:00Z">
        <w:r w:rsidRPr="00B546C6">
          <w:rPr>
            <w:rFonts w:ascii="Times New Roman" w:hAnsi="Times New Roman" w:hint="eastAsia"/>
            <w:b/>
            <w:color w:val="2E74B5" w:themeColor="accent5" w:themeShade="BF"/>
            <w:spacing w:val="10"/>
            <w:sz w:val="21"/>
            <w:szCs w:val="21"/>
            <w:lang w:eastAsia="zh-CN"/>
          </w:rPr>
          <w:t>保护位的作用是声明对该页可用的访问的类型，最简单的情况是只有一位来表示，</w:t>
        </w:r>
        <w:r w:rsidRPr="00B546C6">
          <w:rPr>
            <w:rFonts w:ascii="Times New Roman" w:hAnsi="Times New Roman" w:hint="eastAsia"/>
            <w:b/>
            <w:color w:val="2E74B5" w:themeColor="accent5" w:themeShade="BF"/>
            <w:spacing w:val="10"/>
            <w:sz w:val="21"/>
            <w:szCs w:val="21"/>
            <w:lang w:eastAsia="zh-CN"/>
          </w:rPr>
          <w:t>0</w:t>
        </w:r>
        <w:r w:rsidRPr="00B546C6">
          <w:rPr>
            <w:rFonts w:ascii="Times New Roman" w:hAnsi="Times New Roman" w:hint="eastAsia"/>
            <w:b/>
            <w:color w:val="2E74B5" w:themeColor="accent5" w:themeShade="BF"/>
            <w:spacing w:val="10"/>
            <w:sz w:val="21"/>
            <w:szCs w:val="21"/>
            <w:lang w:eastAsia="zh-CN"/>
          </w:rPr>
          <w:t>表示可读可写，</w:t>
        </w:r>
        <w:r w:rsidRPr="00B546C6">
          <w:rPr>
            <w:rFonts w:ascii="Times New Roman" w:hAnsi="Times New Roman" w:hint="eastAsia"/>
            <w:b/>
            <w:color w:val="2E74B5" w:themeColor="accent5" w:themeShade="BF"/>
            <w:spacing w:val="10"/>
            <w:sz w:val="21"/>
            <w:szCs w:val="21"/>
            <w:lang w:eastAsia="zh-CN"/>
          </w:rPr>
          <w:t>1</w:t>
        </w:r>
        <w:r w:rsidRPr="00B546C6">
          <w:rPr>
            <w:rFonts w:ascii="Times New Roman" w:hAnsi="Times New Roman" w:hint="eastAsia"/>
            <w:b/>
            <w:color w:val="2E74B5" w:themeColor="accent5" w:themeShade="BF"/>
            <w:spacing w:val="10"/>
            <w:sz w:val="21"/>
            <w:szCs w:val="21"/>
            <w:lang w:eastAsia="zh-CN"/>
          </w:rPr>
          <w:t>表示只读。更为复杂的情况则是用三个位来分别表示是否可读，是否可写和是否在运行。</w:t>
        </w:r>
      </w:ins>
    </w:p>
    <w:p w14:paraId="6ACBEFF1" w14:textId="77777777" w:rsidR="006375CA" w:rsidRPr="00B546C6" w:rsidRDefault="006375CA" w:rsidP="006375CA">
      <w:pPr>
        <w:spacing w:after="0" w:line="360" w:lineRule="auto"/>
        <w:ind w:leftChars="82" w:left="180" w:rightChars="40" w:right="88" w:firstLine="415"/>
        <w:jc w:val="both"/>
        <w:rPr>
          <w:ins w:id="134" w:author="simeng zhao" w:date="2018-01-30T13:46:00Z"/>
          <w:rFonts w:ascii="Times New Roman" w:hAnsi="Times New Roman"/>
          <w:b/>
          <w:color w:val="2E74B5" w:themeColor="accent5" w:themeShade="BF"/>
          <w:spacing w:val="10"/>
          <w:sz w:val="21"/>
          <w:szCs w:val="21"/>
          <w:lang w:eastAsia="zh-CN"/>
        </w:rPr>
      </w:pPr>
      <w:ins w:id="135" w:author="simeng zhao" w:date="2018-01-30T13:46:00Z">
        <w:r w:rsidRPr="00B546C6">
          <w:rPr>
            <w:rFonts w:ascii="Times New Roman" w:hAnsi="Times New Roman" w:hint="eastAsia"/>
            <w:b/>
            <w:color w:val="2E74B5" w:themeColor="accent5" w:themeShade="BF"/>
            <w:spacing w:val="10"/>
            <w:sz w:val="21"/>
            <w:szCs w:val="21"/>
            <w:lang w:eastAsia="zh-CN"/>
          </w:rPr>
          <w:t>修改和引用位用于跟踪页面的使用。当页面发生了写入，硬件会自动更新页表项中的修改位。修改位的作用主要体现在操作系统要替换页框的时候，如果页面是已经被修改过的（“脏页”），就需要被写回到磁盘中，不然的话就没有被写回的必要了。</w:t>
        </w:r>
      </w:ins>
    </w:p>
    <w:p w14:paraId="2CC0E4D7" w14:textId="77777777" w:rsidR="006375CA" w:rsidRPr="00B546C6" w:rsidRDefault="006375CA" w:rsidP="006375CA">
      <w:pPr>
        <w:spacing w:after="0" w:line="360" w:lineRule="auto"/>
        <w:ind w:leftChars="82" w:left="180" w:rightChars="40" w:right="88" w:firstLine="415"/>
        <w:jc w:val="both"/>
        <w:rPr>
          <w:ins w:id="136" w:author="simeng zhao" w:date="2018-01-30T13:46:00Z"/>
          <w:rFonts w:ascii="Times New Roman" w:hAnsi="Times New Roman"/>
          <w:b/>
          <w:color w:val="2E74B5" w:themeColor="accent5" w:themeShade="BF"/>
          <w:spacing w:val="10"/>
          <w:sz w:val="21"/>
          <w:szCs w:val="21"/>
          <w:lang w:eastAsia="zh-CN"/>
        </w:rPr>
      </w:pPr>
      <w:ins w:id="137" w:author="simeng zhao" w:date="2018-01-30T13:46:00Z">
        <w:r w:rsidRPr="00B546C6">
          <w:rPr>
            <w:rFonts w:ascii="Times New Roman" w:hAnsi="Times New Roman" w:hint="eastAsia"/>
            <w:b/>
            <w:color w:val="2E74B5" w:themeColor="accent5" w:themeShade="BF"/>
            <w:spacing w:val="10"/>
            <w:sz w:val="21"/>
            <w:szCs w:val="21"/>
            <w:lang w:eastAsia="zh-CN"/>
          </w:rPr>
          <w:t>引用位用于标志页面是否被引用，引用的方式分为读和写两种。引用位的主要作用在于帮助操作系统决定在发生缺页错误的时候应该把哪些页替换出去。那些从来没有被使用过的页显然更适合被替换出去。许多页面替换算法都会使用到引用位。</w:t>
        </w:r>
      </w:ins>
    </w:p>
    <w:p w14:paraId="7F17E258" w14:textId="77777777" w:rsidR="007319B1" w:rsidRDefault="007319B1">
      <w:pPr>
        <w:spacing w:after="0" w:line="360" w:lineRule="auto"/>
        <w:ind w:right="88" w:firstLine="415"/>
        <w:jc w:val="both"/>
        <w:rPr>
          <w:rFonts w:ascii="Times New Roman" w:hAnsi="Times New Roman"/>
          <w:spacing w:val="10"/>
          <w:sz w:val="21"/>
          <w:szCs w:val="21"/>
          <w:lang w:eastAsia="zh-CN"/>
        </w:rPr>
      </w:pPr>
      <w:del w:id="138" w:author="simeng zhao" w:date="2018-01-30T13:45:00Z">
        <w:r w:rsidDel="006375CA">
          <w:rPr>
            <w:rFonts w:ascii="Times New Roman" w:hAnsi="Times New Roman"/>
            <w:spacing w:val="10"/>
            <w:sz w:val="21"/>
            <w:szCs w:val="21"/>
            <w:lang w:eastAsia="zh-CN"/>
          </w:rPr>
          <w:delText xml:space="preserve"> </w:delText>
        </w:r>
      </w:del>
      <w:r>
        <w:rPr>
          <w:rFonts w:ascii="Times New Roman" w:hAnsi="Times New Roman"/>
          <w:spacing w:val="10"/>
          <w:sz w:val="21"/>
          <w:szCs w:val="21"/>
          <w:lang w:eastAsia="zh-CN"/>
        </w:rPr>
        <w:t xml:space="preserve"> </w:t>
      </w:r>
    </w:p>
    <w:p w14:paraId="52534CC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页表是操作系统为进程建立的，是程序页面和内存页框的对照表，页表中的每一栏指明程序中的一个页面和分得页框之间的对应关系。使用页表的目的是把页面映射为页框，从数学角度而言，页表是一个函数，其变量是页面号，函数值为页框号，通过页表可以把逻辑地址中的逻辑页面域替换成物理地址中的页框域。为了减少系统开销，不用硬件而是在内存中开辟存储区以存放进程页表，系统另设置专用硬件</w:t>
      </w:r>
      <w:r>
        <w:rPr>
          <w:rFonts w:ascii="Times New Roman" w:hAnsi="Times New Roman"/>
          <w:spacing w:val="10"/>
          <w:sz w:val="21"/>
          <w:szCs w:val="21"/>
          <w:lang w:eastAsia="zh-CN"/>
        </w:rPr>
        <w:t>--</w:t>
      </w:r>
      <w:r>
        <w:rPr>
          <w:rFonts w:ascii="Times New Roman" w:hAnsi="Times New Roman"/>
          <w:spacing w:val="10"/>
          <w:sz w:val="21"/>
          <w:szCs w:val="21"/>
          <w:lang w:eastAsia="zh-CN"/>
        </w:rPr>
        <w:t>页表基址寄存器，存放当前运行进程的页表起始地址，以加快地址转换速度。系统应为内存中的进程进行存储分配并建立页表，页表长度随进程大小而定。采用分页存储管理时，逻辑地址是连续的，用户在编制程序时仍使用相对地址，不必考虑如何分页，由硬件地址转换机构</w:t>
      </w:r>
      <w:r>
        <w:rPr>
          <w:rFonts w:ascii="Times New Roman" w:hAnsi="Times New Roman"/>
          <w:spacing w:val="10"/>
          <w:sz w:val="21"/>
          <w:szCs w:val="21"/>
          <w:lang w:eastAsia="zh-CN"/>
        </w:rPr>
        <w:lastRenderedPageBreak/>
        <w:t>和操作系统的管理需要来决定页面尺寸，从而，确定内存分块大小。进程在内存中的每个页框内的地址是连续的，但页框之间的地址可以不连续，进程映象在内存的存放地址由连续到离散的变化为虚拟存储器的实现奠定了基础。</w:t>
      </w:r>
    </w:p>
    <w:p w14:paraId="60B5E74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进程运行前由系统把它的页表基地址送入页表基址寄存器，运行时借助于硬件地址转换机构，按页面动态地址重定位，当</w:t>
      </w:r>
      <w:r>
        <w:rPr>
          <w:rFonts w:ascii="Times New Roman" w:hAnsi="Times New Roman"/>
          <w:spacing w:val="10"/>
          <w:sz w:val="21"/>
          <w:szCs w:val="21"/>
          <w:lang w:eastAsia="zh-CN"/>
        </w:rPr>
        <w:t>CPU</w:t>
      </w:r>
      <w:r>
        <w:rPr>
          <w:rFonts w:ascii="Times New Roman" w:hAnsi="Times New Roman"/>
          <w:spacing w:val="10"/>
          <w:sz w:val="21"/>
          <w:szCs w:val="21"/>
          <w:lang w:eastAsia="zh-CN"/>
        </w:rPr>
        <w:t>获得逻辑地址后，由硬件自动按设定的页面尺寸分成两部分：页号</w:t>
      </w:r>
      <w:r>
        <w:rPr>
          <w:rFonts w:ascii="Times New Roman" w:hAnsi="Times New Roman"/>
          <w:spacing w:val="10"/>
          <w:sz w:val="21"/>
          <w:szCs w:val="21"/>
          <w:lang w:eastAsia="zh-CN"/>
        </w:rPr>
        <w:t>p</w:t>
      </w:r>
      <w:r>
        <w:rPr>
          <w:rFonts w:ascii="Times New Roman" w:hAnsi="Times New Roman"/>
          <w:spacing w:val="10"/>
          <w:sz w:val="21"/>
          <w:szCs w:val="21"/>
          <w:lang w:eastAsia="zh-CN"/>
        </w:rPr>
        <w:t>和页内位移</w:t>
      </w:r>
      <w:r>
        <w:rPr>
          <w:rFonts w:ascii="Times New Roman" w:hAnsi="Times New Roman"/>
          <w:spacing w:val="10"/>
          <w:sz w:val="21"/>
          <w:szCs w:val="21"/>
          <w:lang w:eastAsia="zh-CN"/>
        </w:rPr>
        <w:t>d</w:t>
      </w:r>
      <w:r>
        <w:rPr>
          <w:rFonts w:ascii="Times New Roman" w:hAnsi="Times New Roman"/>
          <w:spacing w:val="10"/>
          <w:sz w:val="21"/>
          <w:szCs w:val="21"/>
          <w:lang w:eastAsia="zh-CN"/>
        </w:rPr>
        <w:t>，先从页表基址寄存器找到页表基地址，再用页号</w:t>
      </w:r>
      <w:r>
        <w:rPr>
          <w:rFonts w:ascii="Times New Roman" w:hAnsi="Times New Roman"/>
          <w:spacing w:val="10"/>
          <w:sz w:val="21"/>
          <w:szCs w:val="21"/>
          <w:lang w:eastAsia="zh-CN"/>
        </w:rPr>
        <w:t>p</w:t>
      </w:r>
      <w:r>
        <w:rPr>
          <w:rFonts w:ascii="Times New Roman" w:hAnsi="Times New Roman"/>
          <w:spacing w:val="10"/>
          <w:sz w:val="21"/>
          <w:szCs w:val="21"/>
          <w:lang w:eastAsia="zh-CN"/>
        </w:rPr>
        <w:t>作为索引查页表，得到对应的页框号，根据关系式：</w:t>
      </w:r>
    </w:p>
    <w:p w14:paraId="3D767F56" w14:textId="77777777" w:rsidR="007319B1" w:rsidRDefault="007319B1">
      <w:pPr>
        <w:spacing w:after="0" w:line="360" w:lineRule="auto"/>
        <w:ind w:right="88"/>
        <w:jc w:val="center"/>
        <w:rPr>
          <w:rFonts w:ascii="Times New Roman" w:hAnsi="Times New Roman"/>
          <w:spacing w:val="10"/>
          <w:sz w:val="21"/>
          <w:szCs w:val="21"/>
          <w:lang w:eastAsia="zh-CN"/>
        </w:rPr>
      </w:pPr>
      <w:r>
        <w:rPr>
          <w:rFonts w:ascii="Times New Roman" w:hAnsi="Times New Roman"/>
          <w:spacing w:val="10"/>
          <w:sz w:val="21"/>
          <w:szCs w:val="21"/>
          <w:lang w:eastAsia="zh-CN"/>
        </w:rPr>
        <w:t>物理地址＝页框号</w:t>
      </w:r>
      <w:r>
        <w:rPr>
          <w:rFonts w:ascii="Times New Roman" w:hAnsi="Times New Roman"/>
          <w:spacing w:val="10"/>
          <w:sz w:val="21"/>
          <w:szCs w:val="21"/>
          <w:lang w:eastAsia="zh-CN"/>
        </w:rPr>
        <w:t xml:space="preserve"> × </w:t>
      </w:r>
      <w:r>
        <w:rPr>
          <w:rFonts w:ascii="Times New Roman" w:hAnsi="Times New Roman"/>
          <w:spacing w:val="10"/>
          <w:sz w:val="21"/>
          <w:szCs w:val="21"/>
          <w:lang w:eastAsia="zh-CN"/>
        </w:rPr>
        <w:t>块长＋页内位移</w:t>
      </w:r>
    </w:p>
    <w:p w14:paraId="05FFD95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计算出欲访问的内存单元地址。因此，虽然进程存放在若干不连续的页框中，但在执行过程中总能按正确物理地址进行存取。</w:t>
      </w:r>
      <w:del w:id="139" w:author="simeng zhao" w:date="2018-01-30T13:47:00Z">
        <w:r w:rsidDel="006375CA">
          <w:rPr>
            <w:rFonts w:ascii="Times New Roman" w:hAnsi="Times New Roman" w:hint="eastAsia"/>
            <w:spacing w:val="10"/>
            <w:sz w:val="21"/>
            <w:szCs w:val="21"/>
            <w:lang w:eastAsia="zh-CN"/>
          </w:rPr>
          <w:delText>如图</w:delText>
        </w:r>
        <w:r w:rsidDel="006375CA">
          <w:rPr>
            <w:rFonts w:ascii="Times New Roman" w:hAnsi="Times New Roman" w:hint="eastAsia"/>
            <w:spacing w:val="10"/>
            <w:sz w:val="21"/>
            <w:szCs w:val="21"/>
            <w:lang w:eastAsia="zh-CN"/>
          </w:rPr>
          <w:delText>4-7</w:delText>
        </w:r>
        <w:r w:rsidDel="006375CA">
          <w:rPr>
            <w:rFonts w:ascii="Times New Roman" w:hAnsi="Times New Roman" w:hint="eastAsia"/>
            <w:spacing w:val="10"/>
            <w:sz w:val="21"/>
            <w:szCs w:val="21"/>
            <w:lang w:eastAsia="zh-CN"/>
          </w:rPr>
          <w:delText>所示是分页存储管理的地址转换，在实际进行地址转换时，只要把逻辑地址中的页内位移</w:delText>
        </w:r>
        <w:r w:rsidDel="006375CA">
          <w:rPr>
            <w:rFonts w:ascii="Times New Roman" w:hAnsi="Times New Roman" w:hint="eastAsia"/>
            <w:spacing w:val="10"/>
            <w:sz w:val="21"/>
            <w:szCs w:val="21"/>
            <w:lang w:eastAsia="zh-CN"/>
          </w:rPr>
          <w:delText>d</w:delText>
        </w:r>
        <w:r w:rsidDel="006375CA">
          <w:rPr>
            <w:rFonts w:ascii="Times New Roman" w:hAnsi="Times New Roman" w:hint="eastAsia"/>
            <w:spacing w:val="10"/>
            <w:sz w:val="21"/>
            <w:szCs w:val="21"/>
            <w:lang w:eastAsia="zh-CN"/>
          </w:rPr>
          <w:delText>作为绝对地址中的低地址，根据页号</w:delText>
        </w:r>
        <w:r w:rsidDel="006375CA">
          <w:rPr>
            <w:rFonts w:ascii="Times New Roman" w:hAnsi="Times New Roman" w:hint="eastAsia"/>
            <w:spacing w:val="10"/>
            <w:sz w:val="21"/>
            <w:szCs w:val="21"/>
            <w:lang w:eastAsia="zh-CN"/>
          </w:rPr>
          <w:delText>p</w:delText>
        </w:r>
        <w:r w:rsidDel="006375CA">
          <w:rPr>
            <w:rFonts w:ascii="Times New Roman" w:hAnsi="Times New Roman" w:hint="eastAsia"/>
            <w:spacing w:val="10"/>
            <w:sz w:val="21"/>
            <w:szCs w:val="21"/>
            <w:lang w:eastAsia="zh-CN"/>
          </w:rPr>
          <w:delText>从页表中查得页框号</w:delText>
        </w:r>
        <w:r w:rsidDel="006375CA">
          <w:rPr>
            <w:rFonts w:ascii="Times New Roman" w:hAnsi="Times New Roman" w:hint="eastAsia"/>
            <w:spacing w:val="10"/>
            <w:sz w:val="21"/>
            <w:szCs w:val="21"/>
            <w:lang w:eastAsia="zh-CN"/>
          </w:rPr>
          <w:delText>b</w:delText>
        </w:r>
        <w:r w:rsidDel="006375CA">
          <w:rPr>
            <w:rFonts w:ascii="Times New Roman" w:hAnsi="Times New Roman" w:hint="eastAsia"/>
            <w:spacing w:val="10"/>
            <w:sz w:val="21"/>
            <w:szCs w:val="21"/>
            <w:lang w:eastAsia="zh-CN"/>
          </w:rPr>
          <w:delText>作为绝对地址中的高地址，拼接后就组成访问内存的绝对地址。</w:delText>
        </w:r>
      </w:del>
      <w:ins w:id="140" w:author="simeng zhao" w:date="2018-01-30T13:47:00Z">
        <w:r w:rsidR="006375CA">
          <w:rPr>
            <w:rFonts w:ascii="Times New Roman" w:hAnsi="Times New Roman" w:hint="eastAsia"/>
            <w:spacing w:val="10"/>
            <w:sz w:val="21"/>
            <w:szCs w:val="21"/>
            <w:lang w:eastAsia="zh-CN"/>
          </w:rPr>
          <w:t>、</w:t>
        </w:r>
      </w:ins>
    </w:p>
    <w:p w14:paraId="4341A2F1" w14:textId="77777777" w:rsidR="007319B1" w:rsidRDefault="007319B1">
      <w:pPr>
        <w:spacing w:after="0" w:line="360" w:lineRule="auto"/>
        <w:ind w:right="88" w:firstLine="415"/>
        <w:jc w:val="both"/>
        <w:rPr>
          <w:ins w:id="141" w:author="simeng zhao" w:date="2018-01-30T13:47:00Z"/>
          <w:rFonts w:ascii="Times New Roman" w:hAnsi="Times New Roman"/>
          <w:spacing w:val="10"/>
          <w:sz w:val="21"/>
          <w:szCs w:val="21"/>
          <w:lang w:eastAsia="zh-CN"/>
        </w:rPr>
      </w:pPr>
      <w:r>
        <w:rPr>
          <w:rFonts w:ascii="Times New Roman" w:hAnsi="Times New Roman"/>
          <w:spacing w:val="10"/>
          <w:sz w:val="21"/>
          <w:szCs w:val="21"/>
          <w:lang w:eastAsia="zh-CN"/>
        </w:rPr>
        <w:t>整个系统只有一个页表基址寄存器，只有占用</w:t>
      </w:r>
      <w:r>
        <w:rPr>
          <w:rFonts w:ascii="Times New Roman" w:hAnsi="Times New Roman"/>
          <w:spacing w:val="10"/>
          <w:sz w:val="21"/>
          <w:szCs w:val="21"/>
          <w:lang w:eastAsia="zh-CN"/>
        </w:rPr>
        <w:t>CPU</w:t>
      </w:r>
      <w:r>
        <w:rPr>
          <w:rFonts w:ascii="Times New Roman" w:hAnsi="Times New Roman"/>
          <w:spacing w:val="10"/>
          <w:sz w:val="21"/>
          <w:szCs w:val="21"/>
          <w:lang w:eastAsia="zh-CN"/>
        </w:rPr>
        <w:t>的进程才占有它。在多道程序中，当某道程序让出处理器时，应同时让出此寄存器供其他进程使用。</w:t>
      </w:r>
    </w:p>
    <w:p w14:paraId="4814C434" w14:textId="77777777" w:rsidR="006375CA" w:rsidRPr="00B01C05" w:rsidRDefault="006375CA" w:rsidP="006375CA">
      <w:pPr>
        <w:spacing w:after="0" w:line="360" w:lineRule="auto"/>
        <w:ind w:right="88" w:firstLine="415"/>
        <w:jc w:val="both"/>
        <w:rPr>
          <w:ins w:id="142" w:author="simeng zhao" w:date="2018-01-30T13:47:00Z"/>
          <w:rFonts w:ascii="Times New Roman" w:hAnsi="Times New Roman"/>
          <w:b/>
          <w:color w:val="2E74B5" w:themeColor="accent5" w:themeShade="BF"/>
          <w:spacing w:val="10"/>
          <w:sz w:val="21"/>
          <w:szCs w:val="21"/>
          <w:lang w:eastAsia="zh-CN"/>
        </w:rPr>
      </w:pPr>
      <w:ins w:id="143" w:author="simeng zhao" w:date="2018-01-30T13:47:00Z">
        <w:r w:rsidRPr="00B01C05">
          <w:rPr>
            <w:rFonts w:ascii="Times New Roman" w:hAnsi="Times New Roman" w:hint="eastAsia"/>
            <w:b/>
            <w:color w:val="2E74B5" w:themeColor="accent5" w:themeShade="BF"/>
            <w:spacing w:val="10"/>
            <w:sz w:val="21"/>
            <w:szCs w:val="21"/>
            <w:lang w:eastAsia="zh-CN"/>
          </w:rPr>
          <w:t>当一个处理器核心生成一个虚拟地址的时候，</w:t>
        </w:r>
        <w:r w:rsidRPr="00B01C05">
          <w:rPr>
            <w:rFonts w:ascii="Times New Roman" w:hAnsi="Times New Roman" w:hint="eastAsia"/>
            <w:b/>
            <w:color w:val="2E74B5" w:themeColor="accent5" w:themeShade="BF"/>
            <w:spacing w:val="10"/>
            <w:sz w:val="21"/>
            <w:szCs w:val="21"/>
            <w:lang w:eastAsia="zh-CN"/>
          </w:rPr>
          <w:t>MMU</w:t>
        </w:r>
        <w:r w:rsidRPr="00B01C05">
          <w:rPr>
            <w:rFonts w:ascii="Times New Roman" w:hAnsi="Times New Roman" w:hint="eastAsia"/>
            <w:b/>
            <w:color w:val="2E74B5" w:themeColor="accent5" w:themeShade="BF"/>
            <w:spacing w:val="10"/>
            <w:sz w:val="21"/>
            <w:szCs w:val="21"/>
            <w:lang w:eastAsia="zh-CN"/>
          </w:rPr>
          <w:t>会取得他的顶部位，并用重定向寄存器中存储的物理基址代替，虚拟地址的地位则表示的是偏移，用来进一步定位在物理内存中的位置。</w:t>
        </w:r>
      </w:ins>
    </w:p>
    <w:p w14:paraId="5FB7D1C2" w14:textId="77777777" w:rsidR="006375CA" w:rsidRPr="00B01C05" w:rsidRDefault="006375CA" w:rsidP="006375CA">
      <w:pPr>
        <w:spacing w:after="0" w:line="360" w:lineRule="auto"/>
        <w:ind w:right="88" w:firstLine="415"/>
        <w:jc w:val="both"/>
        <w:rPr>
          <w:ins w:id="144" w:author="simeng zhao" w:date="2018-01-30T13:47:00Z"/>
          <w:rFonts w:ascii="Times New Roman" w:hAnsi="Times New Roman"/>
          <w:b/>
          <w:color w:val="2E74B5" w:themeColor="accent5" w:themeShade="BF"/>
          <w:spacing w:val="10"/>
          <w:sz w:val="21"/>
          <w:szCs w:val="21"/>
          <w:lang w:eastAsia="zh-CN"/>
        </w:rPr>
      </w:pPr>
      <w:ins w:id="145" w:author="simeng zhao" w:date="2018-01-30T13:47:00Z">
        <w:r>
          <w:rPr>
            <w:rFonts w:ascii="Times New Roman" w:hAnsi="Times New Roman" w:hint="eastAsia"/>
            <w:b/>
            <w:color w:val="2E74B5" w:themeColor="accent5" w:themeShade="BF"/>
            <w:spacing w:val="10"/>
            <w:sz w:val="21"/>
            <w:szCs w:val="21"/>
            <w:lang w:eastAsia="zh-CN"/>
          </w:rPr>
          <w:t>下图</w:t>
        </w:r>
        <w:r w:rsidRPr="00B01C05">
          <w:rPr>
            <w:rFonts w:ascii="Times New Roman" w:hAnsi="Times New Roman" w:hint="eastAsia"/>
            <w:b/>
            <w:color w:val="2E74B5" w:themeColor="accent5" w:themeShade="BF"/>
            <w:spacing w:val="10"/>
            <w:sz w:val="21"/>
            <w:szCs w:val="21"/>
            <w:lang w:eastAsia="zh-CN"/>
          </w:rPr>
          <w:t>展示了</w:t>
        </w:r>
        <w:r>
          <w:rPr>
            <w:rFonts w:ascii="Times New Roman" w:hAnsi="Times New Roman" w:hint="eastAsia"/>
            <w:b/>
            <w:color w:val="2E74B5" w:themeColor="accent5" w:themeShade="BF"/>
            <w:spacing w:val="10"/>
            <w:sz w:val="21"/>
            <w:szCs w:val="21"/>
            <w:lang w:eastAsia="zh-CN"/>
          </w:rPr>
          <w:t>ARM</w:t>
        </w:r>
        <w:r>
          <w:rPr>
            <w:rFonts w:ascii="Times New Roman" w:hAnsi="Times New Roman" w:hint="eastAsia"/>
            <w:b/>
            <w:color w:val="2E74B5" w:themeColor="accent5" w:themeShade="BF"/>
            <w:spacing w:val="10"/>
            <w:sz w:val="21"/>
            <w:szCs w:val="21"/>
            <w:lang w:eastAsia="zh-CN"/>
          </w:rPr>
          <w:t>架构的计算机中将</w:t>
        </w:r>
        <w:r w:rsidRPr="00B01C05">
          <w:rPr>
            <w:rFonts w:ascii="Times New Roman" w:hAnsi="Times New Roman" w:hint="eastAsia"/>
            <w:b/>
            <w:color w:val="2E74B5" w:themeColor="accent5" w:themeShade="BF"/>
            <w:spacing w:val="10"/>
            <w:sz w:val="21"/>
            <w:szCs w:val="21"/>
            <w:lang w:eastAsia="zh-CN"/>
          </w:rPr>
          <w:t>虚拟内存中地址为</w:t>
        </w:r>
        <w:r w:rsidRPr="00B01C05">
          <w:rPr>
            <w:rFonts w:ascii="Times New Roman" w:hAnsi="Times New Roman"/>
            <w:b/>
            <w:color w:val="2E74B5" w:themeColor="accent5" w:themeShade="BF"/>
            <w:spacing w:val="10"/>
            <w:sz w:val="21"/>
            <w:szCs w:val="21"/>
            <w:lang w:eastAsia="zh-CN"/>
          </w:rPr>
          <w:t>0x400000</w:t>
        </w:r>
        <w:r w:rsidRPr="00B01C05">
          <w:rPr>
            <w:rFonts w:ascii="Times New Roman" w:hAnsi="Times New Roman" w:hint="eastAsia"/>
            <w:b/>
            <w:color w:val="2E74B5" w:themeColor="accent5" w:themeShade="BF"/>
            <w:spacing w:val="10"/>
            <w:sz w:val="21"/>
            <w:szCs w:val="21"/>
            <w:lang w:eastAsia="zh-CN"/>
          </w:rPr>
          <w:t>的任务被编译运行的过程，重定向寄存器把这个虚拟地址映射到</w:t>
        </w:r>
        <w:r w:rsidRPr="00B01C05">
          <w:rPr>
            <w:rFonts w:ascii="Times New Roman" w:hAnsi="Times New Roman"/>
            <w:b/>
            <w:color w:val="2E74B5" w:themeColor="accent5" w:themeShade="BF"/>
            <w:spacing w:val="10"/>
            <w:sz w:val="21"/>
            <w:szCs w:val="21"/>
            <w:lang w:eastAsia="zh-CN"/>
          </w:rPr>
          <w:t>0x800000</w:t>
        </w:r>
        <w:r w:rsidRPr="00B01C05">
          <w:rPr>
            <w:rFonts w:ascii="Times New Roman" w:hAnsi="Times New Roman" w:hint="eastAsia"/>
            <w:b/>
            <w:color w:val="2E74B5" w:themeColor="accent5" w:themeShade="BF"/>
            <w:spacing w:val="10"/>
            <w:sz w:val="21"/>
            <w:szCs w:val="21"/>
            <w:lang w:eastAsia="zh-CN"/>
          </w:rPr>
          <w:t>的物理地址</w:t>
        </w:r>
      </w:ins>
    </w:p>
    <w:p w14:paraId="29F6FBA2" w14:textId="77777777" w:rsidR="006375CA" w:rsidRPr="00B01C05" w:rsidRDefault="006375CA" w:rsidP="006375CA">
      <w:pPr>
        <w:spacing w:after="0" w:line="360" w:lineRule="auto"/>
        <w:ind w:right="88" w:firstLine="415"/>
        <w:jc w:val="both"/>
        <w:rPr>
          <w:ins w:id="146" w:author="simeng zhao" w:date="2018-01-30T13:47:00Z"/>
          <w:rFonts w:ascii="Times New Roman" w:hAnsi="Times New Roman"/>
          <w:b/>
          <w:color w:val="2E74B5" w:themeColor="accent5" w:themeShade="BF"/>
          <w:spacing w:val="10"/>
          <w:sz w:val="21"/>
          <w:szCs w:val="21"/>
          <w:lang w:eastAsia="zh-CN"/>
        </w:rPr>
      </w:pPr>
      <w:ins w:id="147" w:author="simeng zhao" w:date="2018-01-30T13:47:00Z">
        <w:r>
          <w:rPr>
            <w:rFonts w:ascii="Times New Roman" w:hAnsi="Times New Roman" w:hint="eastAsia"/>
            <w:b/>
            <w:color w:val="2E74B5" w:themeColor="accent5" w:themeShade="BF"/>
            <w:spacing w:val="10"/>
            <w:sz w:val="21"/>
            <w:szCs w:val="21"/>
            <w:lang w:eastAsia="zh-CN"/>
          </w:rPr>
          <w:t>假如有</w:t>
        </w:r>
        <w:r w:rsidRPr="00B01C05">
          <w:rPr>
            <w:rFonts w:ascii="Times New Roman" w:hAnsi="Times New Roman" w:hint="eastAsia"/>
            <w:b/>
            <w:color w:val="2E74B5" w:themeColor="accent5" w:themeShade="BF"/>
            <w:spacing w:val="10"/>
            <w:sz w:val="21"/>
            <w:szCs w:val="21"/>
            <w:lang w:eastAsia="zh-CN"/>
          </w:rPr>
          <w:t>另一个</w:t>
        </w:r>
        <w:r>
          <w:rPr>
            <w:rFonts w:ascii="Times New Roman" w:hAnsi="Times New Roman" w:hint="eastAsia"/>
            <w:b/>
            <w:color w:val="2E74B5" w:themeColor="accent5" w:themeShade="BF"/>
            <w:spacing w:val="10"/>
            <w:sz w:val="21"/>
            <w:szCs w:val="21"/>
            <w:lang w:eastAsia="zh-CN"/>
          </w:rPr>
          <w:t>任务，</w:t>
        </w:r>
        <w:r w:rsidRPr="00B01C05">
          <w:rPr>
            <w:rFonts w:ascii="Times New Roman" w:hAnsi="Times New Roman" w:hint="eastAsia"/>
            <w:b/>
            <w:color w:val="2E74B5" w:themeColor="accent5" w:themeShade="BF"/>
            <w:spacing w:val="10"/>
            <w:sz w:val="21"/>
            <w:szCs w:val="21"/>
            <w:lang w:eastAsia="zh-CN"/>
          </w:rPr>
          <w:t>编译运行在同一个虚拟地址</w:t>
        </w:r>
        <w:r w:rsidRPr="00B01C05">
          <w:rPr>
            <w:rFonts w:ascii="Times New Roman" w:hAnsi="Times New Roman"/>
            <w:b/>
            <w:color w:val="2E74B5" w:themeColor="accent5" w:themeShade="BF"/>
            <w:spacing w:val="10"/>
            <w:sz w:val="21"/>
            <w:szCs w:val="21"/>
            <w:lang w:eastAsia="zh-CN"/>
          </w:rPr>
          <w:t>0x400000</w:t>
        </w:r>
        <w:r w:rsidRPr="00B01C05">
          <w:rPr>
            <w:rFonts w:ascii="Times New Roman" w:hAnsi="Times New Roman" w:hint="eastAsia"/>
            <w:b/>
            <w:color w:val="2E74B5" w:themeColor="accent5" w:themeShade="BF"/>
            <w:spacing w:val="10"/>
            <w:sz w:val="21"/>
            <w:szCs w:val="21"/>
            <w:lang w:eastAsia="zh-CN"/>
          </w:rPr>
          <w:t>，</w:t>
        </w:r>
        <w:r>
          <w:rPr>
            <w:rFonts w:ascii="Times New Roman" w:hAnsi="Times New Roman" w:hint="eastAsia"/>
            <w:b/>
            <w:color w:val="2E74B5" w:themeColor="accent5" w:themeShade="BF"/>
            <w:spacing w:val="10"/>
            <w:sz w:val="21"/>
            <w:szCs w:val="21"/>
            <w:lang w:eastAsia="zh-CN"/>
          </w:rPr>
          <w:t>并不会产生冲突，因为分页的起始地址不同，所存在的物理地址就不同。</w:t>
        </w:r>
        <w:r w:rsidRPr="00B01C05">
          <w:rPr>
            <w:rFonts w:ascii="Times New Roman" w:hAnsi="Times New Roman" w:hint="eastAsia"/>
            <w:b/>
            <w:color w:val="2E74B5" w:themeColor="accent5" w:themeShade="BF"/>
            <w:spacing w:val="10"/>
            <w:sz w:val="21"/>
            <w:szCs w:val="21"/>
            <w:lang w:eastAsia="zh-CN"/>
          </w:rPr>
          <w:t>只要存储的位置是</w:t>
        </w:r>
        <w:r w:rsidRPr="00B01C05">
          <w:rPr>
            <w:rFonts w:ascii="Times New Roman" w:hAnsi="Times New Roman"/>
            <w:b/>
            <w:color w:val="2E74B5" w:themeColor="accent5" w:themeShade="BF"/>
            <w:spacing w:val="10"/>
            <w:sz w:val="21"/>
            <w:szCs w:val="21"/>
            <w:lang w:eastAsia="zh-CN"/>
          </w:rPr>
          <w:t>0x10000 64kb</w:t>
        </w:r>
        <w:r w:rsidRPr="00B01C05">
          <w:rPr>
            <w:rFonts w:ascii="Times New Roman" w:hAnsi="Times New Roman" w:hint="eastAsia"/>
            <w:b/>
            <w:color w:val="2E74B5" w:themeColor="accent5" w:themeShade="BF"/>
            <w:spacing w:val="10"/>
            <w:sz w:val="21"/>
            <w:szCs w:val="21"/>
            <w:lang w:eastAsia="zh-CN"/>
          </w:rPr>
          <w:t>的倍数。都可以通过更改重定向寄存器的内容进行访问。</w:t>
        </w:r>
      </w:ins>
    </w:p>
    <w:p w14:paraId="03204EDF" w14:textId="1C44EC5C" w:rsidR="006375CA" w:rsidRPr="006375CA" w:rsidRDefault="006375CA">
      <w:pPr>
        <w:spacing w:after="0" w:line="360" w:lineRule="auto"/>
        <w:ind w:right="88" w:firstLine="415"/>
        <w:jc w:val="both"/>
        <w:rPr>
          <w:rFonts w:ascii="Times New Roman" w:hAnsi="Times New Roman"/>
          <w:spacing w:val="10"/>
          <w:sz w:val="21"/>
          <w:szCs w:val="21"/>
          <w:lang w:eastAsia="zh-CN"/>
        </w:rPr>
      </w:pPr>
      <w:ins w:id="148" w:author="simeng zhao" w:date="2018-01-30T13:48:00Z">
        <w:r w:rsidRPr="00EA2B90">
          <w:rPr>
            <w:rFonts w:eastAsia="等线"/>
            <w:lang w:eastAsia="zh-CN"/>
          </w:rPr>
          <w:fldChar w:fldCharType="begin" w:fldLock="1"/>
        </w:r>
      </w:ins>
      <w:r w:rsidR="00811D6D">
        <w:rPr>
          <w:rFonts w:eastAsia="等线"/>
          <w:lang w:eastAsia="zh-CN"/>
        </w:rPr>
        <w:instrText xml:space="preserve"> INCLUDEPICTURE "C:\\Users\\simengzhao\\Library\\Group Containers\\UBF8T346G9.Office\\msoclip1\\01\\4F812332-AF89-1540-9EF3-E3B88171295F.png" \* MERGEFORMAT </w:instrText>
      </w:r>
      <w:ins w:id="149" w:author="simeng zhao" w:date="2018-01-30T13:48:00Z">
        <w:r w:rsidRPr="00EA2B90">
          <w:rPr>
            <w:rFonts w:eastAsia="等线"/>
            <w:lang w:eastAsia="zh-CN"/>
          </w:rPr>
          <w:fldChar w:fldCharType="separate"/>
        </w:r>
        <w:r>
          <w:rPr>
            <w:rFonts w:eastAsia="等线"/>
            <w:lang w:eastAsia="zh-CN"/>
          </w:rPr>
          <w:fldChar w:fldCharType="begin"/>
        </w:r>
        <w:r>
          <w:rPr>
            <w:rFonts w:eastAsia="等线"/>
            <w:lang w:eastAsia="zh-CN"/>
          </w:rPr>
          <w:instrText xml:space="preserve"> INCLUDEPICTURE  "C:\\Users\\simengzhao\\Library\\Group Containers\\UBF8T346G9.Office\\msoclip1\\01\\4F812332-AF89-1540-9EF3-E3B88171295F.png" \* MERGEFORMATINET </w:instrText>
        </w:r>
        <w:r>
          <w:rPr>
            <w:rFonts w:eastAsia="等线"/>
            <w:lang w:eastAsia="zh-CN"/>
          </w:rPr>
          <w:fldChar w:fldCharType="separate"/>
        </w:r>
        <w:r>
          <w:rPr>
            <w:rFonts w:eastAsia="等线"/>
            <w:lang w:eastAsia="zh-CN"/>
          </w:rPr>
          <w:fldChar w:fldCharType="begin"/>
        </w:r>
        <w:r>
          <w:rPr>
            <w:rFonts w:eastAsia="等线"/>
            <w:lang w:eastAsia="zh-CN"/>
          </w:rPr>
          <w:instrText xml:space="preserve"> INCLUDEPICTURE  "C:\\Users\\simengzhao\\Library\\Group Containers\\UBF8T346G9.Office\\msoclip1\\01\\4F812332-AF89-1540-9EF3-E3B88171295F.png" \* MERGEFORMATINET </w:instrText>
        </w:r>
        <w:r>
          <w:rPr>
            <w:rFonts w:eastAsia="等线"/>
            <w:lang w:eastAsia="zh-CN"/>
          </w:rPr>
          <w:fldChar w:fldCharType="separate"/>
        </w:r>
        <w:r>
          <w:rPr>
            <w:rFonts w:eastAsia="等线"/>
            <w:lang w:eastAsia="zh-CN"/>
          </w:rPr>
          <w:fldChar w:fldCharType="begin"/>
        </w:r>
        <w:r>
          <w:rPr>
            <w:rFonts w:eastAsia="等线"/>
            <w:lang w:eastAsia="zh-CN"/>
          </w:rPr>
          <w:instrText xml:space="preserve"> INCLUDEPICTURE  "C:\\Users\\Dell\\Documents\\tencent files\\simengzhao\\Library\\Group Containers\\UBF8T346G9.Office\\msoclip1\\01\\4F812332-AF89-1540-9EF3-E3B88171295F.png" \* MERGEFORMATINET </w:instrText>
        </w:r>
        <w:r>
          <w:rPr>
            <w:rFonts w:eastAsia="等线"/>
            <w:lang w:eastAsia="zh-CN"/>
          </w:rPr>
          <w:fldChar w:fldCharType="separate"/>
        </w:r>
        <w:r>
          <w:rPr>
            <w:rFonts w:eastAsia="等线"/>
            <w:lang w:eastAsia="zh-CN"/>
          </w:rPr>
          <w:fldChar w:fldCharType="begin"/>
        </w:r>
      </w:ins>
      <w:r w:rsidR="00811D6D">
        <w:rPr>
          <w:rFonts w:eastAsia="等线"/>
          <w:lang w:eastAsia="zh-CN"/>
        </w:rPr>
        <w:instrText xml:space="preserve"> INCLUDEPICTURE "C:\\Users\\simengzhao\\Library\\Group Containers\\UBF8T346G9.Office\\msoclip1\\01\\4F812332-AF89-1540-9EF3-E3B88171295F.png" \* MERGEFORMAT </w:instrText>
      </w:r>
      <w:ins w:id="150" w:author="simeng zhao" w:date="2018-01-30T13:48:00Z">
        <w:r>
          <w:rPr>
            <w:rFonts w:eastAsia="等线"/>
            <w:lang w:eastAsia="zh-CN"/>
          </w:rPr>
          <w:fldChar w:fldCharType="separate"/>
        </w:r>
        <w:r>
          <w:rPr>
            <w:rFonts w:eastAsia="等线"/>
            <w:lang w:eastAsia="zh-CN"/>
          </w:rPr>
          <w:fldChar w:fldCharType="begin"/>
        </w:r>
      </w:ins>
      <w:r w:rsidR="00811D6D">
        <w:rPr>
          <w:rFonts w:eastAsia="等线"/>
          <w:lang w:eastAsia="zh-CN"/>
        </w:rPr>
        <w:instrText xml:space="preserve"> INCLUDEPICTURE "C:\\Users\\simengzhao\\Library\\Group Containers\\UBF8T346G9.Office\\msoclip1\\01\\4F812332-AF89-1540-9EF3-E3B88171295F.png" \* MERGEFORMAT </w:instrText>
      </w:r>
      <w:ins w:id="151" w:author="simeng zhao" w:date="2018-01-30T13:48:00Z">
        <w:r>
          <w:rPr>
            <w:rFonts w:eastAsia="等线"/>
            <w:lang w:eastAsia="zh-CN"/>
          </w:rPr>
          <w:fldChar w:fldCharType="separate"/>
        </w:r>
        <w:r>
          <w:rPr>
            <w:rFonts w:eastAsia="等线"/>
            <w:lang w:eastAsia="zh-CN"/>
          </w:rPr>
          <w:fldChar w:fldCharType="begin"/>
        </w:r>
        <w:r>
          <w:rPr>
            <w:rFonts w:eastAsia="等线"/>
            <w:lang w:eastAsia="zh-CN"/>
          </w:rPr>
          <w:instrText xml:space="preserve"> INCLUDEPICTURE  "C:\\Users\\Dell\\Desktop\\Library\\Group Containers\\UBF8T346G9.Office\\msoclip1\\01\\4F812332-AF89-1540-9EF3-E3B88171295F.png" \* MERGEFORMATINET </w:instrText>
        </w:r>
        <w:r>
          <w:rPr>
            <w:rFonts w:eastAsia="等线"/>
            <w:lang w:eastAsia="zh-CN"/>
          </w:rPr>
          <w:fldChar w:fldCharType="separate"/>
        </w:r>
        <w:r>
          <w:rPr>
            <w:rFonts w:eastAsia="等线"/>
            <w:lang w:eastAsia="zh-CN"/>
          </w:rPr>
          <w:fldChar w:fldCharType="begin"/>
        </w:r>
        <w:r>
          <w:rPr>
            <w:rFonts w:eastAsia="等线"/>
            <w:lang w:eastAsia="zh-CN"/>
          </w:rPr>
          <w:instrText xml:space="preserve"> INCLUDEPICTURE  "C:\\Users\\Dell\\Desktop\\Library\\Group Containers\\UBF8T346G9.Office\\msoclip1\\01\\4F812332-AF89-1540-9EF3-E3B88171295F.png" \* MERGEFORMATINET </w:instrText>
        </w:r>
        <w:r>
          <w:rPr>
            <w:rFonts w:eastAsia="等线"/>
            <w:lang w:eastAsia="zh-CN"/>
          </w:rPr>
          <w:fldChar w:fldCharType="separate"/>
        </w:r>
        <w:r>
          <w:rPr>
            <w:rFonts w:eastAsia="等线"/>
            <w:lang w:eastAsia="zh-CN"/>
          </w:rPr>
          <w:fldChar w:fldCharType="begin"/>
        </w:r>
        <w:r>
          <w:rPr>
            <w:rFonts w:eastAsia="等线"/>
            <w:lang w:eastAsia="zh-CN"/>
          </w:rPr>
          <w:instrText xml:space="preserve"> INCLUDEPICTURE  "C:\\Users\\Dell\\Desktop\\Library\\Group Containers\\UBF8T346G9.Office\\msoclip1\\01\\4F812332-AF89-1540-9EF3-E3B88171295F.png" \* MERGEFORMATINET </w:instrText>
        </w:r>
        <w:r>
          <w:rPr>
            <w:rFonts w:eastAsia="等线"/>
            <w:lang w:eastAsia="zh-CN"/>
          </w:rPr>
          <w:fldChar w:fldCharType="separate"/>
        </w:r>
        <w:r>
          <w:rPr>
            <w:rFonts w:eastAsia="等线"/>
            <w:lang w:eastAsia="zh-CN"/>
          </w:rPr>
          <w:fldChar w:fldCharType="begin"/>
        </w:r>
        <w:r>
          <w:rPr>
            <w:rFonts w:eastAsia="等线"/>
            <w:lang w:eastAsia="zh-CN"/>
          </w:rPr>
          <w:instrText xml:space="preserve"> INCLUDEPICTURE  "C:\\Users\\Dell\\Desktop\\Library\\Group Containers\\UBF8T346G9.Office\\msoclip1\\01\\4F812332-AF89-1540-9EF3-E3B88171295F.png" \* MERGEFORMATINET </w:instrText>
        </w:r>
        <w:r>
          <w:rPr>
            <w:rFonts w:eastAsia="等线"/>
            <w:lang w:eastAsia="zh-CN"/>
          </w:rPr>
          <w:fldChar w:fldCharType="separate"/>
        </w:r>
        <w:r w:rsidR="00C87B5F">
          <w:rPr>
            <w:rFonts w:eastAsia="等线"/>
            <w:lang w:eastAsia="zh-CN"/>
          </w:rPr>
          <w:fldChar w:fldCharType="begin"/>
        </w:r>
        <w:r w:rsidR="00C87B5F">
          <w:rPr>
            <w:rFonts w:eastAsia="等线"/>
            <w:lang w:eastAsia="zh-CN"/>
          </w:rPr>
          <w:instrText xml:space="preserve"> INCLUDEPICTURE  "C:\\Users\\Dell\\Desktop\\Library\\Group Containers\\UBF8T346G9.Office\\msoclip1\\01\\4F812332-AF89-1540-9EF3-E3B88171295F.png" \* MERGEFORMATINET </w:instrText>
        </w:r>
        <w:r w:rsidR="00C87B5F">
          <w:rPr>
            <w:rFonts w:eastAsia="等线"/>
            <w:lang w:eastAsia="zh-CN"/>
          </w:rPr>
          <w:fldChar w:fldCharType="separate"/>
        </w:r>
        <w:r w:rsidR="009F1ACE">
          <w:rPr>
            <w:rFonts w:eastAsia="等线"/>
            <w:lang w:eastAsia="zh-CN"/>
          </w:rPr>
          <w:fldChar w:fldCharType="begin"/>
        </w:r>
        <w:r w:rsidR="009F1ACE">
          <w:rPr>
            <w:rFonts w:eastAsia="等线"/>
            <w:lang w:eastAsia="zh-CN"/>
          </w:rPr>
          <w:instrText xml:space="preserve"> INCLUDEPICTURE  "C:\\Users\\Dell\\Desktop\\Library\\Group Containers\\UBF8T346G9.Office\\msoclip1\\01\\4F812332-AF89-1540-9EF3-E3B88171295F.png" \* MERGEFORMATINET </w:instrText>
        </w:r>
        <w:r w:rsidR="009F1ACE">
          <w:rPr>
            <w:rFonts w:eastAsia="等线"/>
            <w:lang w:eastAsia="zh-CN"/>
          </w:rPr>
          <w:fldChar w:fldCharType="separate"/>
        </w:r>
        <w:r w:rsidR="009F1ACE">
          <w:rPr>
            <w:rFonts w:eastAsia="等线"/>
            <w:lang w:eastAsia="zh-CN"/>
          </w:rPr>
          <w:pict w14:anchorId="3762B425">
            <v:shape id="_x0000_i1027" type="#_x0000_t75" alt="irtual &#10;Base &#10;ox0400 &#10;Virtual &#10;address &#10;relocation &#10;Task 1 &#10;Offset &#10;ooe3 &#10;Oxonooooo &#10;o" style="width:480pt;height:226.5pt">
              <v:imagedata r:id="rId17" r:href="rId18"/>
            </v:shape>
          </w:pict>
        </w:r>
        <w:r w:rsidR="009F1ACE">
          <w:rPr>
            <w:rFonts w:eastAsia="等线"/>
            <w:lang w:eastAsia="zh-CN"/>
          </w:rPr>
          <w:fldChar w:fldCharType="end"/>
        </w:r>
        <w:r w:rsidR="00C87B5F">
          <w:rPr>
            <w:rFonts w:eastAsia="等线"/>
            <w:lang w:eastAsia="zh-CN"/>
          </w:rPr>
          <w:fldChar w:fldCharType="end"/>
        </w:r>
        <w:r>
          <w:rPr>
            <w:rFonts w:eastAsia="等线"/>
            <w:lang w:eastAsia="zh-CN"/>
          </w:rPr>
          <w:fldChar w:fldCharType="end"/>
        </w:r>
        <w:r>
          <w:rPr>
            <w:rFonts w:eastAsia="等线"/>
            <w:lang w:eastAsia="zh-CN"/>
          </w:rPr>
          <w:fldChar w:fldCharType="end"/>
        </w:r>
        <w:r>
          <w:rPr>
            <w:rFonts w:eastAsia="等线"/>
            <w:lang w:eastAsia="zh-CN"/>
          </w:rPr>
          <w:fldChar w:fldCharType="end"/>
        </w:r>
        <w:r>
          <w:rPr>
            <w:rFonts w:eastAsia="等线"/>
            <w:lang w:eastAsia="zh-CN"/>
          </w:rPr>
          <w:fldChar w:fldCharType="end"/>
        </w:r>
        <w:r>
          <w:rPr>
            <w:rFonts w:eastAsia="等线"/>
            <w:lang w:eastAsia="zh-CN"/>
          </w:rPr>
          <w:fldChar w:fldCharType="end"/>
        </w:r>
        <w:r>
          <w:rPr>
            <w:rFonts w:eastAsia="等线"/>
            <w:lang w:eastAsia="zh-CN"/>
          </w:rPr>
          <w:fldChar w:fldCharType="end"/>
        </w:r>
        <w:r>
          <w:rPr>
            <w:rFonts w:eastAsia="等线"/>
            <w:lang w:eastAsia="zh-CN"/>
          </w:rPr>
          <w:fldChar w:fldCharType="end"/>
        </w:r>
        <w:r>
          <w:rPr>
            <w:rFonts w:eastAsia="等线"/>
            <w:lang w:eastAsia="zh-CN"/>
          </w:rPr>
          <w:fldChar w:fldCharType="end"/>
        </w:r>
        <w:r>
          <w:rPr>
            <w:rFonts w:eastAsia="等线"/>
            <w:lang w:eastAsia="zh-CN"/>
          </w:rPr>
          <w:fldChar w:fldCharType="end"/>
        </w:r>
        <w:r w:rsidRPr="00EA2B90">
          <w:rPr>
            <w:rFonts w:eastAsia="等线"/>
            <w:lang w:eastAsia="zh-CN"/>
          </w:rPr>
          <w:fldChar w:fldCharType="end"/>
        </w:r>
      </w:ins>
    </w:p>
    <w:p w14:paraId="097E6C66" w14:textId="77777777" w:rsidR="007319B1" w:rsidDel="006375CA" w:rsidRDefault="007319B1">
      <w:pPr>
        <w:spacing w:after="0" w:line="217" w:lineRule="auto"/>
        <w:ind w:left="106" w:right="48" w:firstLine="415"/>
        <w:jc w:val="both"/>
        <w:rPr>
          <w:del w:id="152" w:author="simeng zhao" w:date="2018-01-30T13:47:00Z"/>
          <w:rFonts w:ascii="Times New Roman" w:hAnsi="Times New Roman"/>
          <w:spacing w:val="10"/>
          <w:sz w:val="21"/>
          <w:szCs w:val="21"/>
          <w:lang w:eastAsia="zh-CN"/>
        </w:rPr>
      </w:pPr>
    </w:p>
    <w:p w14:paraId="52113F0D" w14:textId="77777777" w:rsidR="007319B1" w:rsidDel="006375CA" w:rsidRDefault="007319B1">
      <w:pPr>
        <w:spacing w:after="0" w:line="217" w:lineRule="auto"/>
        <w:ind w:left="106" w:right="48" w:firstLine="415"/>
        <w:jc w:val="both"/>
        <w:rPr>
          <w:del w:id="153" w:author="simeng zhao" w:date="2018-01-30T13:47:00Z"/>
          <w:rFonts w:ascii="Times New Roman" w:hAnsi="Times New Roman"/>
          <w:spacing w:val="10"/>
          <w:sz w:val="21"/>
          <w:szCs w:val="21"/>
          <w:lang w:eastAsia="zh-CN"/>
        </w:rPr>
      </w:pPr>
    </w:p>
    <w:p w14:paraId="7AACB6D1" w14:textId="77777777" w:rsidR="007319B1" w:rsidDel="006375CA" w:rsidRDefault="007319B1">
      <w:pPr>
        <w:spacing w:after="0" w:line="217" w:lineRule="auto"/>
        <w:ind w:right="48"/>
        <w:jc w:val="both"/>
        <w:rPr>
          <w:del w:id="154" w:author="simeng zhao" w:date="2018-01-30T13:47:00Z"/>
          <w:rFonts w:ascii="Times New Roman" w:hAnsi="Times New Roman"/>
          <w:spacing w:val="10"/>
          <w:sz w:val="21"/>
          <w:szCs w:val="21"/>
          <w:lang w:eastAsia="zh-CN"/>
        </w:rPr>
      </w:pPr>
    </w:p>
    <w:p w14:paraId="4EEE706D" w14:textId="77777777" w:rsidR="007319B1" w:rsidDel="006375CA" w:rsidRDefault="007319B1">
      <w:pPr>
        <w:spacing w:after="0" w:line="217" w:lineRule="auto"/>
        <w:ind w:right="48"/>
        <w:jc w:val="both"/>
        <w:rPr>
          <w:del w:id="155" w:author="simeng zhao" w:date="2018-01-30T13:47:00Z"/>
          <w:rFonts w:ascii="Times New Roman" w:hAnsi="Times New Roman"/>
          <w:spacing w:val="10"/>
          <w:sz w:val="21"/>
          <w:szCs w:val="21"/>
          <w:lang w:eastAsia="zh-CN"/>
        </w:rPr>
      </w:pPr>
    </w:p>
    <w:p w14:paraId="2C5BF338" w14:textId="77777777" w:rsidR="007319B1" w:rsidRDefault="007319B1">
      <w:pPr>
        <w:spacing w:before="9" w:after="0" w:line="140" w:lineRule="exact"/>
        <w:rPr>
          <w:rFonts w:ascii="Times New Roman" w:hAnsi="Times New Roman"/>
          <w:sz w:val="14"/>
          <w:szCs w:val="14"/>
          <w:lang w:eastAsia="zh-CN"/>
        </w:rPr>
      </w:pPr>
    </w:p>
    <w:p w14:paraId="5E8E7B37" w14:textId="77777777" w:rsidR="007319B1" w:rsidRDefault="007319B1">
      <w:pPr>
        <w:spacing w:before="9" w:after="0" w:line="140" w:lineRule="exact"/>
        <w:rPr>
          <w:rFonts w:ascii="Times New Roman" w:hAnsi="Times New Roman"/>
          <w:sz w:val="14"/>
          <w:szCs w:val="14"/>
          <w:lang w:eastAsia="zh-CN"/>
        </w:rPr>
      </w:pPr>
    </w:p>
    <w:p w14:paraId="1B19DEF3" w14:textId="77777777" w:rsidR="007319B1" w:rsidDel="006375CA" w:rsidRDefault="007200B1">
      <w:pPr>
        <w:spacing w:after="0" w:line="240" w:lineRule="auto"/>
        <w:ind w:left="1554" w:right="-20"/>
        <w:rPr>
          <w:del w:id="156" w:author="simeng zhao" w:date="2018-01-30T13:47:00Z"/>
          <w:rFonts w:ascii="Times New Roman" w:hAnsi="Times New Roman"/>
          <w:sz w:val="20"/>
          <w:szCs w:val="20"/>
        </w:rPr>
      </w:pPr>
      <w:del w:id="157" w:author="simeng zhao" w:date="2018-01-30T13:47:00Z">
        <w:r w:rsidDel="006375CA">
          <w:rPr>
            <w:rFonts w:ascii="Times New Roman" w:hAnsi="Times New Roman"/>
            <w:noProof/>
          </w:rPr>
          <w:lastRenderedPageBreak/>
          <w:drawing>
            <wp:inline distT="0" distB="0" distL="0" distR="0" wp14:anchorId="5B539A94" wp14:editId="416541DE">
              <wp:extent cx="3602990" cy="2402205"/>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2990" cy="2402205"/>
                      </a:xfrm>
                      <a:prstGeom prst="rect">
                        <a:avLst/>
                      </a:prstGeom>
                      <a:noFill/>
                      <a:ln>
                        <a:noFill/>
                      </a:ln>
                    </pic:spPr>
                  </pic:pic>
                </a:graphicData>
              </a:graphic>
            </wp:inline>
          </w:drawing>
        </w:r>
      </w:del>
    </w:p>
    <w:p w14:paraId="4A8ACE51" w14:textId="77777777" w:rsidR="007319B1" w:rsidDel="006375CA" w:rsidRDefault="007319B1">
      <w:pPr>
        <w:spacing w:before="3" w:after="0" w:line="110" w:lineRule="exact"/>
        <w:rPr>
          <w:del w:id="158" w:author="simeng zhao" w:date="2018-01-30T13:47:00Z"/>
          <w:rFonts w:ascii="Times New Roman" w:hAnsi="Times New Roman"/>
          <w:sz w:val="11"/>
          <w:szCs w:val="11"/>
        </w:rPr>
      </w:pPr>
    </w:p>
    <w:p w14:paraId="4A19E28D" w14:textId="77777777" w:rsidR="007319B1" w:rsidDel="006375CA" w:rsidRDefault="007319B1">
      <w:pPr>
        <w:ind w:firstLineChars="1000" w:firstLine="2200"/>
        <w:outlineLvl w:val="4"/>
        <w:rPr>
          <w:del w:id="159" w:author="simeng zhao" w:date="2018-01-30T13:47:00Z"/>
          <w:rFonts w:ascii="Times New Roman" w:hAnsi="Times New Roman"/>
          <w:lang w:eastAsia="zh-CN"/>
        </w:rPr>
      </w:pPr>
      <w:del w:id="160" w:author="simeng zhao" w:date="2018-01-30T13:47:00Z">
        <w:r w:rsidDel="006375CA">
          <w:rPr>
            <w:rFonts w:ascii="Times New Roman" w:hAnsi="Times New Roman"/>
            <w:lang w:eastAsia="zh-CN"/>
          </w:rPr>
          <w:delText>图</w:delText>
        </w:r>
        <w:r w:rsidDel="006375CA">
          <w:rPr>
            <w:rFonts w:ascii="Times New Roman" w:hAnsi="Times New Roman"/>
            <w:lang w:eastAsia="zh-CN"/>
          </w:rPr>
          <w:delText xml:space="preserve">4-7  </w:delText>
        </w:r>
        <w:r w:rsidDel="006375CA">
          <w:rPr>
            <w:rFonts w:ascii="Times New Roman" w:hAnsi="Times New Roman"/>
            <w:lang w:eastAsia="zh-CN"/>
          </w:rPr>
          <w:delText>分页存储管理的地址转换</w:delText>
        </w:r>
      </w:del>
    </w:p>
    <w:p w14:paraId="5E150EFE" w14:textId="77777777" w:rsidR="006375CA" w:rsidRDefault="006375CA">
      <w:pPr>
        <w:ind w:firstLineChars="1000" w:firstLine="2100"/>
        <w:outlineLvl w:val="4"/>
        <w:rPr>
          <w:ins w:id="161" w:author="simeng zhao" w:date="2018-01-30T13:49:00Z"/>
          <w:rFonts w:ascii="Times New Roman" w:hAnsi="Times New Roman"/>
          <w:lang w:eastAsia="zh-CN"/>
        </w:rPr>
      </w:pPr>
      <w:ins w:id="162" w:author="simeng zhao" w:date="2018-01-30T13:49:00Z">
        <w:r w:rsidRPr="00261581">
          <w:rPr>
            <w:rFonts w:ascii="Times New Roman" w:hAnsi="Times New Roman"/>
            <w:noProof/>
            <w:spacing w:val="10"/>
            <w:sz w:val="21"/>
            <w:szCs w:val="21"/>
            <w:lang w:eastAsia="zh-CN"/>
          </w:rPr>
          <w:drawing>
            <wp:inline distT="0" distB="0" distL="0" distR="0" wp14:anchorId="118024E5" wp14:editId="649CB797">
              <wp:extent cx="3832860" cy="4140200"/>
              <wp:effectExtent l="0" t="0" r="0" b="0"/>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2860" cy="4140200"/>
                      </a:xfrm>
                      <a:prstGeom prst="rect">
                        <a:avLst/>
                      </a:prstGeom>
                      <a:noFill/>
                      <a:ln>
                        <a:noFill/>
                      </a:ln>
                    </pic:spPr>
                  </pic:pic>
                </a:graphicData>
              </a:graphic>
            </wp:inline>
          </w:drawing>
        </w:r>
      </w:ins>
    </w:p>
    <w:p w14:paraId="68ED02F5" w14:textId="77777777" w:rsidR="006375CA" w:rsidRDefault="006375CA" w:rsidP="006375CA">
      <w:pPr>
        <w:spacing w:after="0" w:line="360" w:lineRule="auto"/>
        <w:ind w:leftChars="82" w:left="180" w:rightChars="40" w:right="88" w:firstLine="415"/>
        <w:jc w:val="both"/>
        <w:rPr>
          <w:ins w:id="163" w:author="simeng zhao" w:date="2018-01-30T13:49:00Z"/>
          <w:rFonts w:ascii="Times New Roman" w:hAnsi="Times New Roman"/>
          <w:noProof/>
          <w:spacing w:val="10"/>
          <w:sz w:val="21"/>
          <w:szCs w:val="21"/>
          <w:lang w:eastAsia="zh-CN"/>
        </w:rPr>
      </w:pPr>
      <w:ins w:id="164" w:author="simeng zhao" w:date="2018-01-30T13:49:00Z">
        <w:r>
          <w:rPr>
            <w:rFonts w:ascii="Times New Roman" w:hAnsi="Times New Roman" w:hint="eastAsia"/>
            <w:noProof/>
            <w:spacing w:val="10"/>
            <w:sz w:val="21"/>
            <w:szCs w:val="21"/>
            <w:lang w:eastAsia="zh-CN"/>
          </w:rPr>
          <w:t>每一个操作系统对于存储页表都以自己的方法，有的操作系统为每一个进程分配一个页表，并在其他的寄存器中存储这个页表的指针，这个寄存器的值就存储在</w:t>
        </w:r>
        <w:r>
          <w:rPr>
            <w:rFonts w:ascii="Times New Roman" w:hAnsi="Times New Roman" w:hint="eastAsia"/>
            <w:noProof/>
            <w:spacing w:val="10"/>
            <w:sz w:val="21"/>
            <w:szCs w:val="21"/>
            <w:lang w:eastAsia="zh-CN"/>
          </w:rPr>
          <w:t>PCB</w:t>
        </w:r>
        <w:r>
          <w:rPr>
            <w:rFonts w:ascii="Times New Roman" w:hAnsi="Times New Roman" w:hint="eastAsia"/>
            <w:noProof/>
            <w:spacing w:val="10"/>
            <w:sz w:val="21"/>
            <w:szCs w:val="21"/>
            <w:lang w:eastAsia="zh-CN"/>
          </w:rPr>
          <w:t>中，当有调度器来唤起这个进程的时候，他就会重新装载用户的寄存器并且从存储好的用户页表中正确的设置页表有关的硬件，其他的操作系统提供一个或者少量的几个页表，从而减少上下文切换带来的消耗。</w:t>
        </w:r>
      </w:ins>
    </w:p>
    <w:p w14:paraId="6797654A" w14:textId="77777777" w:rsidR="006375CA" w:rsidRDefault="006375CA" w:rsidP="006375CA">
      <w:pPr>
        <w:spacing w:after="0" w:line="360" w:lineRule="auto"/>
        <w:ind w:leftChars="82" w:left="180" w:rightChars="40" w:right="88" w:firstLine="415"/>
        <w:jc w:val="both"/>
        <w:rPr>
          <w:ins w:id="165" w:author="simeng zhao" w:date="2018-01-30T13:50:00Z"/>
          <w:rFonts w:ascii="Times New Roman" w:hAnsi="Times New Roman"/>
          <w:noProof/>
          <w:spacing w:val="10"/>
          <w:sz w:val="21"/>
          <w:szCs w:val="21"/>
          <w:lang w:eastAsia="zh-CN"/>
        </w:rPr>
      </w:pPr>
      <w:ins w:id="166" w:author="simeng zhao" w:date="2018-01-30T13:50:00Z">
        <w:r>
          <w:rPr>
            <w:rFonts w:ascii="Times New Roman" w:hAnsi="Times New Roman" w:hint="eastAsia"/>
            <w:noProof/>
            <w:spacing w:val="10"/>
            <w:sz w:val="21"/>
            <w:szCs w:val="21"/>
            <w:lang w:eastAsia="zh-CN"/>
          </w:rPr>
          <w:t>硬件实现可以若干方式实现，最简单的方式就是把页表用若干的专用的寄存器存储，这些寄存器必须要用很快的硬件逻辑实现，从而使得页地址转换的效率足够高，对内存的每一个访问都必须经过地址映射，所以转换的效率就是第一位要考虑的问题，</w:t>
        </w:r>
        <w:r>
          <w:rPr>
            <w:rFonts w:ascii="Times New Roman" w:hAnsi="Times New Roman" w:hint="eastAsia"/>
            <w:noProof/>
            <w:spacing w:val="10"/>
            <w:sz w:val="21"/>
            <w:szCs w:val="21"/>
            <w:lang w:eastAsia="zh-CN"/>
          </w:rPr>
          <w:t>CPU</w:t>
        </w:r>
        <w:r>
          <w:rPr>
            <w:rFonts w:ascii="Times New Roman" w:hAnsi="Times New Roman" w:hint="eastAsia"/>
            <w:noProof/>
            <w:spacing w:val="10"/>
            <w:sz w:val="21"/>
            <w:szCs w:val="21"/>
            <w:lang w:eastAsia="zh-CN"/>
          </w:rPr>
          <w:t>调度器像重载其他寄存器一样重载这些寄存器，修改页表寄存器的指令必须在保护模式下运行，所以只用操作系统才可以修改地址映射。</w:t>
        </w:r>
      </w:ins>
    </w:p>
    <w:p w14:paraId="3615C47D" w14:textId="77777777" w:rsidR="006375CA" w:rsidRDefault="006375CA" w:rsidP="006375CA">
      <w:pPr>
        <w:spacing w:after="0" w:line="360" w:lineRule="auto"/>
        <w:ind w:leftChars="82" w:left="180" w:rightChars="40" w:right="88" w:firstLine="415"/>
        <w:jc w:val="both"/>
        <w:rPr>
          <w:ins w:id="167" w:author="simeng zhao" w:date="2018-01-30T13:50:00Z"/>
          <w:rFonts w:ascii="Times New Roman" w:hAnsi="Times New Roman"/>
          <w:noProof/>
          <w:spacing w:val="10"/>
          <w:sz w:val="21"/>
          <w:szCs w:val="21"/>
          <w:lang w:eastAsia="zh-CN"/>
        </w:rPr>
      </w:pPr>
      <w:ins w:id="168" w:author="simeng zhao" w:date="2018-01-30T13:50:00Z">
        <w:r>
          <w:rPr>
            <w:rFonts w:ascii="Times New Roman" w:hAnsi="Times New Roman" w:hint="eastAsia"/>
            <w:noProof/>
            <w:spacing w:val="10"/>
            <w:sz w:val="21"/>
            <w:szCs w:val="21"/>
            <w:lang w:eastAsia="zh-CN"/>
          </w:rPr>
          <w:t>但是使用寄存器存储的方式仅仅可以满足小体量的程序的要求，面对占用大量内存的程序，一般采用的方式是用一个寄存器指向这个进程的页表的起地址，（</w:t>
        </w:r>
        <w:r>
          <w:rPr>
            <w:rFonts w:ascii="Times New Roman" w:hAnsi="Times New Roman" w:hint="eastAsia"/>
            <w:noProof/>
            <w:spacing w:val="10"/>
            <w:sz w:val="21"/>
            <w:szCs w:val="21"/>
            <w:lang w:eastAsia="zh-CN"/>
          </w:rPr>
          <w:t>PTBR</w:t>
        </w:r>
        <w:r>
          <w:rPr>
            <w:rFonts w:ascii="Times New Roman" w:hAnsi="Times New Roman" w:hint="eastAsia"/>
            <w:noProof/>
            <w:spacing w:val="10"/>
            <w:sz w:val="21"/>
            <w:szCs w:val="21"/>
            <w:lang w:eastAsia="zh-CN"/>
          </w:rPr>
          <w:t>），这样做的另一个好处就是在上下文切换的时候只需要改变一个寄存器的值就可以了，减少切换的时间。</w:t>
        </w:r>
      </w:ins>
    </w:p>
    <w:p w14:paraId="7C1FCBDE" w14:textId="77777777" w:rsidR="006375CA" w:rsidRPr="006375CA" w:rsidRDefault="006375CA">
      <w:pPr>
        <w:spacing w:after="0" w:line="360" w:lineRule="auto"/>
        <w:ind w:leftChars="82" w:left="180" w:rightChars="40" w:right="88" w:firstLine="415"/>
        <w:jc w:val="both"/>
        <w:rPr>
          <w:ins w:id="169" w:author="simeng zhao" w:date="2018-01-30T13:49:00Z"/>
          <w:rFonts w:ascii="Times New Roman" w:hAnsi="Times New Roman"/>
          <w:noProof/>
          <w:spacing w:val="10"/>
          <w:sz w:val="21"/>
          <w:szCs w:val="21"/>
          <w:lang w:eastAsia="zh-CN"/>
          <w:rPrChange w:id="170" w:author="simeng zhao" w:date="2018-01-30T13:50:00Z">
            <w:rPr>
              <w:ins w:id="171" w:author="simeng zhao" w:date="2018-01-30T13:49:00Z"/>
              <w:rFonts w:ascii="Times New Roman" w:hAnsi="Times New Roman"/>
              <w:lang w:eastAsia="zh-CN"/>
            </w:rPr>
          </w:rPrChange>
        </w:rPr>
        <w:pPrChange w:id="172" w:author="simeng zhao" w:date="2018-01-30T13:50:00Z">
          <w:pPr>
            <w:ind w:firstLineChars="1000" w:firstLine="2200"/>
            <w:outlineLvl w:val="4"/>
          </w:pPr>
        </w:pPrChange>
      </w:pPr>
      <w:ins w:id="173" w:author="simeng zhao" w:date="2018-01-30T13:50:00Z">
        <w:r>
          <w:rPr>
            <w:rFonts w:ascii="Times New Roman" w:hAnsi="Times New Roman" w:hint="eastAsia"/>
            <w:noProof/>
            <w:spacing w:val="10"/>
            <w:sz w:val="21"/>
            <w:szCs w:val="21"/>
            <w:lang w:eastAsia="zh-CN"/>
          </w:rPr>
          <w:t>虽然减少了切换的时间，但是这种设计获取用户所需要的数据的效率很低，因为要取得一个数据必须要首先根据页表号从内存中的页表得到页号，再根据页号得到需要的数据。这整个过程进行了两次内存访问，很多情况下这样做产生的时延是巨大的。</w:t>
        </w:r>
      </w:ins>
    </w:p>
    <w:p w14:paraId="6ADD0965"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4.3.2  </w:t>
      </w:r>
      <w:r>
        <w:rPr>
          <w:rFonts w:ascii="Times New Roman" w:hAnsi="Times New Roman"/>
          <w:b/>
          <w:spacing w:val="-1"/>
          <w:sz w:val="24"/>
          <w:szCs w:val="24"/>
          <w:lang w:eastAsia="zh-CN"/>
        </w:rPr>
        <w:t>翻译快表</w:t>
      </w:r>
    </w:p>
    <w:p w14:paraId="3CBE4A5F" w14:textId="77777777" w:rsidR="007319B1" w:rsidRDefault="007319B1">
      <w:pPr>
        <w:spacing w:before="1" w:after="0" w:line="110" w:lineRule="exact"/>
        <w:rPr>
          <w:rFonts w:ascii="Times New Roman" w:hAnsi="Times New Roman"/>
          <w:sz w:val="11"/>
          <w:szCs w:val="11"/>
          <w:lang w:eastAsia="zh-CN"/>
        </w:rPr>
      </w:pPr>
    </w:p>
    <w:p w14:paraId="6B3800E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页表可存放在一组寄存器中，地址转换时只要从相应寄存器中取值就可得到页框号，这样做虽</w:t>
      </w:r>
      <w:r>
        <w:rPr>
          <w:rFonts w:ascii="Times New Roman" w:hAnsi="Times New Roman"/>
          <w:spacing w:val="10"/>
          <w:sz w:val="21"/>
          <w:szCs w:val="21"/>
          <w:lang w:eastAsia="zh-CN"/>
        </w:rPr>
        <w:lastRenderedPageBreak/>
        <w:t>然能加快地址转换，但硬件代价太高；页表也可存放在内存中，这样做可以降低系统开销，但是按照给定逻辑地址进行读写操作时，至少访问内存两次：一次访问页表，另一次访问指令或存取数据，这将降低运算速度，比</w:t>
      </w:r>
      <w:del w:id="174" w:author="simeng zhao" w:date="2018-01-30T13:51:00Z">
        <w:r w:rsidDel="006375CA">
          <w:rPr>
            <w:rFonts w:ascii="Times New Roman" w:hAnsi="Times New Roman" w:hint="eastAsia"/>
            <w:spacing w:val="10"/>
            <w:sz w:val="21"/>
            <w:szCs w:val="21"/>
            <w:lang w:eastAsia="zh-CN"/>
          </w:rPr>
          <w:delText>通常执行指令</w:delText>
        </w:r>
      </w:del>
      <w:ins w:id="175" w:author="simeng zhao" w:date="2018-01-30T13:51:00Z">
        <w:r w:rsidR="006375CA">
          <w:rPr>
            <w:rFonts w:ascii="Times New Roman" w:hAnsi="Times New Roman" w:hint="eastAsia"/>
            <w:spacing w:val="10"/>
            <w:sz w:val="21"/>
            <w:szCs w:val="21"/>
            <w:lang w:eastAsia="zh-CN"/>
          </w:rPr>
          <w:t>不采用分页方式</w:t>
        </w:r>
      </w:ins>
      <w:r>
        <w:rPr>
          <w:rFonts w:ascii="Times New Roman" w:hAnsi="Times New Roman"/>
          <w:spacing w:val="10"/>
          <w:sz w:val="21"/>
          <w:szCs w:val="21"/>
          <w:lang w:eastAsia="zh-CN"/>
        </w:rPr>
        <w:t>时的速度慢一半。</w:t>
      </w:r>
    </w:p>
    <w:p w14:paraId="5E87179F" w14:textId="77777777" w:rsidR="006375CA" w:rsidRDefault="007319B1" w:rsidP="006375CA">
      <w:pPr>
        <w:spacing w:after="0" w:line="360" w:lineRule="auto"/>
        <w:ind w:right="88" w:firstLine="415"/>
        <w:jc w:val="both"/>
        <w:rPr>
          <w:ins w:id="176" w:author="simeng zhao" w:date="2018-01-30T13:51:00Z"/>
          <w:rFonts w:ascii="Times New Roman" w:hAnsi="Times New Roman"/>
          <w:b/>
          <w:color w:val="2E74B5" w:themeColor="accent5" w:themeShade="BF"/>
          <w:spacing w:val="10"/>
          <w:sz w:val="21"/>
          <w:szCs w:val="21"/>
          <w:lang w:eastAsia="zh-CN"/>
        </w:rPr>
      </w:pPr>
      <w:r>
        <w:rPr>
          <w:rFonts w:ascii="Times New Roman" w:hAnsi="Times New Roman"/>
          <w:spacing w:val="10"/>
          <w:sz w:val="21"/>
          <w:szCs w:val="21"/>
          <w:lang w:eastAsia="zh-CN"/>
        </w:rPr>
        <w:t>为了提高运算速度，在硬件中设置相联存储器，用来存放进程最近访问的部分页表项，也称</w:t>
      </w:r>
      <w:del w:id="177" w:author="simeng zhao" w:date="2018-01-30T13:50:00Z">
        <w:r w:rsidDel="006375CA">
          <w:rPr>
            <w:rFonts w:ascii="Times New Roman" w:hAnsi="Times New Roman"/>
            <w:spacing w:val="10"/>
            <w:sz w:val="21"/>
            <w:szCs w:val="21"/>
            <w:lang w:eastAsia="zh-CN"/>
          </w:rPr>
          <w:delText>转换后援缓冲</w:delText>
        </w:r>
      </w:del>
      <w:ins w:id="178" w:author="simeng zhao" w:date="2018-01-30T13:50:00Z">
        <w:r w:rsidR="006375CA">
          <w:rPr>
            <w:rFonts w:ascii="Times New Roman" w:hAnsi="Times New Roman" w:hint="eastAsia"/>
            <w:spacing w:val="10"/>
            <w:sz w:val="21"/>
            <w:szCs w:val="21"/>
            <w:lang w:eastAsia="zh-CN"/>
          </w:rPr>
          <w:t>旁路缓冲寄存器</w:t>
        </w:r>
      </w:ins>
      <w:r>
        <w:rPr>
          <w:rFonts w:ascii="Times New Roman" w:hAnsi="Times New Roman"/>
          <w:spacing w:val="10"/>
          <w:sz w:val="21"/>
          <w:szCs w:val="21"/>
          <w:lang w:eastAsia="zh-CN"/>
        </w:rPr>
        <w:t>（</w:t>
      </w:r>
      <w:r>
        <w:rPr>
          <w:rFonts w:ascii="Times New Roman" w:hAnsi="Times New Roman"/>
          <w:spacing w:val="10"/>
          <w:sz w:val="21"/>
          <w:szCs w:val="21"/>
          <w:lang w:eastAsia="zh-CN"/>
        </w:rPr>
        <w:t>Translation Look_aside Buffer</w:t>
      </w:r>
      <w:r>
        <w:rPr>
          <w:rFonts w:ascii="Times New Roman" w:hAnsi="Times New Roman"/>
          <w:spacing w:val="10"/>
          <w:sz w:val="21"/>
          <w:szCs w:val="21"/>
          <w:lang w:eastAsia="zh-CN"/>
        </w:rPr>
        <w:t>，</w:t>
      </w:r>
      <w:r>
        <w:rPr>
          <w:rFonts w:ascii="Times New Roman" w:hAnsi="Times New Roman"/>
          <w:spacing w:val="10"/>
          <w:sz w:val="21"/>
          <w:szCs w:val="21"/>
          <w:lang w:eastAsia="zh-CN"/>
        </w:rPr>
        <w:t>TLB</w:t>
      </w:r>
      <w:r>
        <w:rPr>
          <w:rFonts w:ascii="Times New Roman" w:hAnsi="Times New Roman"/>
          <w:spacing w:val="10"/>
          <w:sz w:val="21"/>
          <w:szCs w:val="21"/>
          <w:lang w:eastAsia="zh-CN"/>
        </w:rPr>
        <w:t>）或翻译快表，它是分页存储管理的重要组成部分。</w:t>
      </w:r>
      <w:ins w:id="179" w:author="simeng zhao" w:date="2018-01-30T13:51:00Z">
        <w:r w:rsidR="006375CA" w:rsidRPr="000576FD">
          <w:rPr>
            <w:rFonts w:ascii="Times New Roman" w:hAnsi="Times New Roman" w:hint="eastAsia"/>
            <w:b/>
            <w:color w:val="2E74B5" w:themeColor="accent5" w:themeShade="BF"/>
            <w:spacing w:val="10"/>
            <w:sz w:val="21"/>
            <w:szCs w:val="21"/>
            <w:lang w:eastAsia="zh-CN"/>
          </w:rPr>
          <w:t>TLB</w:t>
        </w:r>
        <w:r w:rsidR="006375CA" w:rsidRPr="000576FD">
          <w:rPr>
            <w:rFonts w:ascii="Times New Roman" w:hAnsi="Times New Roman" w:hint="eastAsia"/>
            <w:b/>
            <w:color w:val="2E74B5" w:themeColor="accent5" w:themeShade="BF"/>
            <w:spacing w:val="10"/>
            <w:sz w:val="21"/>
            <w:szCs w:val="21"/>
            <w:lang w:eastAsia="zh-CN"/>
          </w:rPr>
          <w:t>是一组高速的关联存储区，</w:t>
        </w:r>
        <w:r w:rsidR="006375CA" w:rsidRPr="000576FD">
          <w:rPr>
            <w:rFonts w:ascii="Times New Roman" w:hAnsi="Times New Roman" w:hint="eastAsia"/>
            <w:b/>
            <w:color w:val="2E74B5" w:themeColor="accent5" w:themeShade="BF"/>
            <w:spacing w:val="10"/>
            <w:sz w:val="21"/>
            <w:szCs w:val="21"/>
            <w:lang w:eastAsia="zh-CN"/>
          </w:rPr>
          <w:t>TLB</w:t>
        </w:r>
        <w:r w:rsidR="006375CA" w:rsidRPr="000576FD">
          <w:rPr>
            <w:rFonts w:ascii="Times New Roman" w:hAnsi="Times New Roman" w:hint="eastAsia"/>
            <w:b/>
            <w:color w:val="2E74B5" w:themeColor="accent5" w:themeShade="BF"/>
            <w:spacing w:val="10"/>
            <w:sz w:val="21"/>
            <w:szCs w:val="21"/>
            <w:lang w:eastAsia="zh-CN"/>
          </w:rPr>
          <w:t>中的每一个表项都是一个键值对。当接收到一个地址的时候，关联存储器会同时比较所有的键，如果发现了对应的键，就会返回对应的值。这个搜索过程是非常迅速的，在现代的硬件架构中，</w:t>
        </w:r>
        <w:r w:rsidR="006375CA" w:rsidRPr="000576FD">
          <w:rPr>
            <w:rFonts w:ascii="Times New Roman" w:hAnsi="Times New Roman" w:hint="eastAsia"/>
            <w:b/>
            <w:color w:val="2E74B5" w:themeColor="accent5" w:themeShade="BF"/>
            <w:spacing w:val="10"/>
            <w:sz w:val="21"/>
            <w:szCs w:val="21"/>
            <w:lang w:eastAsia="zh-CN"/>
          </w:rPr>
          <w:t>TLB</w:t>
        </w:r>
        <w:r w:rsidR="006375CA" w:rsidRPr="000576FD">
          <w:rPr>
            <w:rFonts w:ascii="Times New Roman" w:hAnsi="Times New Roman" w:hint="eastAsia"/>
            <w:b/>
            <w:color w:val="2E74B5" w:themeColor="accent5" w:themeShade="BF"/>
            <w:spacing w:val="10"/>
            <w:sz w:val="21"/>
            <w:szCs w:val="21"/>
            <w:lang w:eastAsia="zh-CN"/>
          </w:rPr>
          <w:t>查找是作为流水线的一个部分，本质上不会产生任何的性能损失。为了保证</w:t>
        </w:r>
        <w:r w:rsidR="006375CA" w:rsidRPr="000576FD">
          <w:rPr>
            <w:rFonts w:ascii="Times New Roman" w:hAnsi="Times New Roman" w:hint="eastAsia"/>
            <w:b/>
            <w:color w:val="2E74B5" w:themeColor="accent5" w:themeShade="BF"/>
            <w:spacing w:val="10"/>
            <w:sz w:val="21"/>
            <w:szCs w:val="21"/>
            <w:lang w:eastAsia="zh-CN"/>
          </w:rPr>
          <w:t>TLB</w:t>
        </w:r>
        <w:r w:rsidR="006375CA" w:rsidRPr="000576FD">
          <w:rPr>
            <w:rFonts w:ascii="Times New Roman" w:hAnsi="Times New Roman" w:hint="eastAsia"/>
            <w:b/>
            <w:color w:val="2E74B5" w:themeColor="accent5" w:themeShade="BF"/>
            <w:spacing w:val="10"/>
            <w:sz w:val="21"/>
            <w:szCs w:val="21"/>
            <w:lang w:eastAsia="zh-CN"/>
          </w:rPr>
          <w:t>查找能在一个流水线阶段中完成，</w:t>
        </w:r>
        <w:r w:rsidR="006375CA" w:rsidRPr="000576FD">
          <w:rPr>
            <w:rFonts w:ascii="Times New Roman" w:hAnsi="Times New Roman" w:hint="eastAsia"/>
            <w:b/>
            <w:color w:val="2E74B5" w:themeColor="accent5" w:themeShade="BF"/>
            <w:spacing w:val="10"/>
            <w:sz w:val="21"/>
            <w:szCs w:val="21"/>
            <w:lang w:eastAsia="zh-CN"/>
          </w:rPr>
          <w:t>T</w:t>
        </w:r>
        <w:r w:rsidR="006375CA" w:rsidRPr="000576FD">
          <w:rPr>
            <w:rFonts w:ascii="Times New Roman" w:hAnsi="Times New Roman"/>
            <w:b/>
            <w:color w:val="2E74B5" w:themeColor="accent5" w:themeShade="BF"/>
            <w:spacing w:val="10"/>
            <w:sz w:val="21"/>
            <w:szCs w:val="21"/>
            <w:lang w:eastAsia="zh-CN"/>
          </w:rPr>
          <w:t>LB</w:t>
        </w:r>
        <w:r w:rsidR="006375CA" w:rsidRPr="000576FD">
          <w:rPr>
            <w:rFonts w:ascii="Times New Roman" w:hAnsi="Times New Roman" w:hint="eastAsia"/>
            <w:b/>
            <w:color w:val="2E74B5" w:themeColor="accent5" w:themeShade="BF"/>
            <w:spacing w:val="10"/>
            <w:sz w:val="21"/>
            <w:szCs w:val="21"/>
            <w:lang w:eastAsia="zh-CN"/>
          </w:rPr>
          <w:t>的大小一般都在</w:t>
        </w:r>
        <w:r w:rsidR="006375CA" w:rsidRPr="000576FD">
          <w:rPr>
            <w:rFonts w:ascii="Times New Roman" w:hAnsi="Times New Roman" w:hint="eastAsia"/>
            <w:b/>
            <w:color w:val="2E74B5" w:themeColor="accent5" w:themeShade="BF"/>
            <w:spacing w:val="10"/>
            <w:sz w:val="21"/>
            <w:szCs w:val="21"/>
            <w:lang w:eastAsia="zh-CN"/>
          </w:rPr>
          <w:t>3</w:t>
        </w:r>
        <w:r w:rsidR="006375CA" w:rsidRPr="000576FD">
          <w:rPr>
            <w:rFonts w:ascii="Times New Roman" w:hAnsi="Times New Roman"/>
            <w:b/>
            <w:color w:val="2E74B5" w:themeColor="accent5" w:themeShade="BF"/>
            <w:spacing w:val="10"/>
            <w:sz w:val="21"/>
            <w:szCs w:val="21"/>
            <w:lang w:eastAsia="zh-CN"/>
          </w:rPr>
          <w:t>2</w:t>
        </w:r>
        <w:r w:rsidR="006375CA" w:rsidRPr="000576FD">
          <w:rPr>
            <w:rFonts w:ascii="Times New Roman" w:hAnsi="Times New Roman" w:hint="eastAsia"/>
            <w:b/>
            <w:color w:val="2E74B5" w:themeColor="accent5" w:themeShade="BF"/>
            <w:spacing w:val="10"/>
            <w:sz w:val="21"/>
            <w:szCs w:val="21"/>
            <w:lang w:eastAsia="zh-CN"/>
          </w:rPr>
          <w:t>-</w:t>
        </w:r>
        <w:r w:rsidR="006375CA" w:rsidRPr="000576FD">
          <w:rPr>
            <w:rFonts w:ascii="Times New Roman" w:hAnsi="Times New Roman"/>
            <w:b/>
            <w:color w:val="2E74B5" w:themeColor="accent5" w:themeShade="BF"/>
            <w:spacing w:val="10"/>
            <w:sz w:val="21"/>
            <w:szCs w:val="21"/>
            <w:lang w:eastAsia="zh-CN"/>
          </w:rPr>
          <w:t>1024</w:t>
        </w:r>
        <w:r w:rsidR="006375CA" w:rsidRPr="000576FD">
          <w:rPr>
            <w:rFonts w:ascii="Times New Roman" w:hAnsi="Times New Roman" w:hint="eastAsia"/>
            <w:b/>
            <w:color w:val="2E74B5" w:themeColor="accent5" w:themeShade="BF"/>
            <w:spacing w:val="10"/>
            <w:sz w:val="21"/>
            <w:szCs w:val="21"/>
            <w:lang w:eastAsia="zh-CN"/>
          </w:rPr>
          <w:t>个表项之间。</w:t>
        </w:r>
      </w:ins>
    </w:p>
    <w:p w14:paraId="7FA22512" w14:textId="77777777" w:rsidR="006375CA" w:rsidRDefault="006375CA" w:rsidP="006375CA">
      <w:pPr>
        <w:spacing w:after="0" w:line="360" w:lineRule="auto"/>
        <w:ind w:right="88" w:firstLine="415"/>
        <w:jc w:val="both"/>
        <w:rPr>
          <w:ins w:id="180" w:author="simeng zhao" w:date="2018-01-30T13:51:00Z"/>
          <w:rFonts w:ascii="Times New Roman" w:hAnsi="Times New Roman"/>
          <w:b/>
          <w:color w:val="2E74B5" w:themeColor="accent5" w:themeShade="BF"/>
          <w:spacing w:val="10"/>
          <w:sz w:val="21"/>
          <w:szCs w:val="21"/>
          <w:lang w:eastAsia="zh-CN"/>
        </w:rPr>
      </w:pPr>
      <w:ins w:id="181" w:author="simeng zhao" w:date="2018-01-30T13:51:00Z">
        <w:r>
          <w:rPr>
            <w:rFonts w:ascii="Times New Roman" w:hAnsi="Times New Roman" w:hint="eastAsia"/>
            <w:b/>
            <w:color w:val="2E74B5" w:themeColor="accent5" w:themeShade="BF"/>
            <w:spacing w:val="10"/>
            <w:sz w:val="21"/>
            <w:szCs w:val="21"/>
            <w:lang w:eastAsia="zh-CN"/>
          </w:rPr>
          <w:t>TLB</w:t>
        </w:r>
        <w:r>
          <w:rPr>
            <w:rFonts w:ascii="Times New Roman" w:hAnsi="Times New Roman" w:hint="eastAsia"/>
            <w:b/>
            <w:color w:val="2E74B5" w:themeColor="accent5" w:themeShade="BF"/>
            <w:spacing w:val="10"/>
            <w:sz w:val="21"/>
            <w:szCs w:val="21"/>
            <w:lang w:eastAsia="zh-CN"/>
          </w:rPr>
          <w:t>和页表是按照如下方式运行的，</w:t>
        </w:r>
        <w:r>
          <w:rPr>
            <w:rFonts w:ascii="Times New Roman" w:hAnsi="Times New Roman" w:hint="eastAsia"/>
            <w:b/>
            <w:color w:val="2E74B5" w:themeColor="accent5" w:themeShade="BF"/>
            <w:spacing w:val="10"/>
            <w:sz w:val="21"/>
            <w:szCs w:val="21"/>
            <w:lang w:eastAsia="zh-CN"/>
          </w:rPr>
          <w:t>TLB</w:t>
        </w:r>
        <w:r>
          <w:rPr>
            <w:rFonts w:ascii="Times New Roman" w:hAnsi="Times New Roman" w:hint="eastAsia"/>
            <w:b/>
            <w:color w:val="2E74B5" w:themeColor="accent5" w:themeShade="BF"/>
            <w:spacing w:val="10"/>
            <w:sz w:val="21"/>
            <w:szCs w:val="21"/>
            <w:lang w:eastAsia="zh-CN"/>
          </w:rPr>
          <w:t>中包含了一部分的页表项，当</w:t>
        </w:r>
        <w:r>
          <w:rPr>
            <w:rFonts w:ascii="Times New Roman" w:hAnsi="Times New Roman"/>
            <w:b/>
            <w:color w:val="2E74B5" w:themeColor="accent5" w:themeShade="BF"/>
            <w:spacing w:val="10"/>
            <w:sz w:val="21"/>
            <w:szCs w:val="21"/>
            <w:lang w:eastAsia="zh-CN"/>
          </w:rPr>
          <w:t>CPU</w:t>
        </w:r>
        <w:r>
          <w:rPr>
            <w:rFonts w:ascii="Times New Roman" w:hAnsi="Times New Roman" w:hint="eastAsia"/>
            <w:b/>
            <w:color w:val="2E74B5" w:themeColor="accent5" w:themeShade="BF"/>
            <w:spacing w:val="10"/>
            <w:sz w:val="21"/>
            <w:szCs w:val="21"/>
            <w:lang w:eastAsia="zh-CN"/>
          </w:rPr>
          <w:t>产生了一个逻辑地址之后，逻辑上的也好就会被交给</w:t>
        </w:r>
        <w:r>
          <w:rPr>
            <w:rFonts w:ascii="Times New Roman" w:hAnsi="Times New Roman" w:hint="eastAsia"/>
            <w:b/>
            <w:color w:val="2E74B5" w:themeColor="accent5" w:themeShade="BF"/>
            <w:spacing w:val="10"/>
            <w:sz w:val="21"/>
            <w:szCs w:val="21"/>
            <w:lang w:eastAsia="zh-CN"/>
          </w:rPr>
          <w:t>TLB</w:t>
        </w:r>
        <w:r>
          <w:rPr>
            <w:rFonts w:ascii="Times New Roman" w:hAnsi="Times New Roman" w:hint="eastAsia"/>
            <w:b/>
            <w:color w:val="2E74B5" w:themeColor="accent5" w:themeShade="BF"/>
            <w:spacing w:val="10"/>
            <w:sz w:val="21"/>
            <w:szCs w:val="21"/>
            <w:lang w:eastAsia="zh-CN"/>
          </w:rPr>
          <w:t>，如果在</w:t>
        </w:r>
        <w:r>
          <w:rPr>
            <w:rFonts w:ascii="Times New Roman" w:hAnsi="Times New Roman" w:hint="eastAsia"/>
            <w:b/>
            <w:color w:val="2E74B5" w:themeColor="accent5" w:themeShade="BF"/>
            <w:spacing w:val="10"/>
            <w:sz w:val="21"/>
            <w:szCs w:val="21"/>
            <w:lang w:eastAsia="zh-CN"/>
          </w:rPr>
          <w:t>TLB</w:t>
        </w:r>
        <w:r>
          <w:rPr>
            <w:rFonts w:ascii="Times New Roman" w:hAnsi="Times New Roman" w:hint="eastAsia"/>
            <w:b/>
            <w:color w:val="2E74B5" w:themeColor="accent5" w:themeShade="BF"/>
            <w:spacing w:val="10"/>
            <w:sz w:val="21"/>
            <w:szCs w:val="21"/>
            <w:lang w:eastAsia="zh-CN"/>
          </w:rPr>
          <w:t>中发现了该页，这个页的页框号就会被返回并用于访问主存，就像上文中提到的，这些步骤都是在一个处理器流水线中完成的，相比于没有采用分页机制的系统，不会产生任何的时间损耗。如果</w:t>
        </w:r>
        <w:r>
          <w:rPr>
            <w:rFonts w:ascii="Times New Roman" w:hAnsi="Times New Roman" w:hint="eastAsia"/>
            <w:b/>
            <w:color w:val="2E74B5" w:themeColor="accent5" w:themeShade="BF"/>
            <w:spacing w:val="10"/>
            <w:sz w:val="21"/>
            <w:szCs w:val="21"/>
            <w:lang w:eastAsia="zh-CN"/>
          </w:rPr>
          <w:t>TLB</w:t>
        </w:r>
        <w:r>
          <w:rPr>
            <w:rFonts w:ascii="Times New Roman" w:hAnsi="Times New Roman" w:hint="eastAsia"/>
            <w:b/>
            <w:color w:val="2E74B5" w:themeColor="accent5" w:themeShade="BF"/>
            <w:spacing w:val="10"/>
            <w:sz w:val="21"/>
            <w:szCs w:val="21"/>
            <w:lang w:eastAsia="zh-CN"/>
          </w:rPr>
          <w:t>没有包含对应的页号（也被称作快表未命中），这时就需要对内存中的页表进行一次访问，这也可以通过硬件中断来实现。在得到了页框号之后，系统就可以访问对应的内存了，除此之外，系统还会把这次未命中的页表项添加到</w:t>
        </w:r>
        <w:r>
          <w:rPr>
            <w:rFonts w:ascii="Times New Roman" w:hAnsi="Times New Roman" w:hint="eastAsia"/>
            <w:b/>
            <w:color w:val="2E74B5" w:themeColor="accent5" w:themeShade="BF"/>
            <w:spacing w:val="10"/>
            <w:sz w:val="21"/>
            <w:szCs w:val="21"/>
            <w:lang w:eastAsia="zh-CN"/>
          </w:rPr>
          <w:t>TLB</w:t>
        </w:r>
        <w:r>
          <w:rPr>
            <w:rFonts w:ascii="Times New Roman" w:hAnsi="Times New Roman" w:hint="eastAsia"/>
            <w:b/>
            <w:color w:val="2E74B5" w:themeColor="accent5" w:themeShade="BF"/>
            <w:spacing w:val="10"/>
            <w:sz w:val="21"/>
            <w:szCs w:val="21"/>
            <w:lang w:eastAsia="zh-CN"/>
          </w:rPr>
          <w:t>中以便下次能快速访问到。</w:t>
        </w:r>
      </w:ins>
    </w:p>
    <w:p w14:paraId="0A751C7A" w14:textId="77777777" w:rsidR="006375CA" w:rsidRDefault="006375CA" w:rsidP="006375CA">
      <w:pPr>
        <w:spacing w:after="0" w:line="360" w:lineRule="auto"/>
        <w:ind w:right="88" w:firstLine="415"/>
        <w:jc w:val="both"/>
        <w:rPr>
          <w:ins w:id="182" w:author="simeng zhao" w:date="2018-01-30T13:51:00Z"/>
          <w:rFonts w:ascii="Times New Roman" w:hAnsi="Times New Roman"/>
          <w:b/>
          <w:color w:val="2E74B5" w:themeColor="accent5" w:themeShade="BF"/>
          <w:spacing w:val="10"/>
          <w:sz w:val="21"/>
          <w:szCs w:val="21"/>
          <w:lang w:eastAsia="zh-CN"/>
        </w:rPr>
      </w:pPr>
      <w:ins w:id="183" w:author="simeng zhao" w:date="2018-01-30T13:51:00Z">
        <w:r>
          <w:rPr>
            <w:rFonts w:ascii="Times New Roman" w:hAnsi="Times New Roman" w:hint="eastAsia"/>
            <w:b/>
            <w:color w:val="2E74B5" w:themeColor="accent5" w:themeShade="BF"/>
            <w:spacing w:val="10"/>
            <w:sz w:val="21"/>
            <w:szCs w:val="21"/>
            <w:lang w:eastAsia="zh-CN"/>
          </w:rPr>
          <w:t>当快表的被填满时，如果有新的表项需要加入，就需要采用替换策略来替换出可能较少使用或者不使用的表项。在这个过程中采取的策略一般有先进先出，最近最久未使用等。另外，有的页表项也会长期驻留在快表中，无论按照替换策略是否应当将其替换出去，典型的，操作系统的核心代码所在页的页表项就会常驻在快表中。</w:t>
        </w:r>
      </w:ins>
    </w:p>
    <w:p w14:paraId="49D22E64" w14:textId="77777777" w:rsidR="007319B1" w:rsidDel="006375CA" w:rsidRDefault="007319B1">
      <w:pPr>
        <w:spacing w:after="0" w:line="360" w:lineRule="auto"/>
        <w:ind w:right="88" w:firstLine="415"/>
        <w:jc w:val="both"/>
        <w:rPr>
          <w:del w:id="184" w:author="simeng zhao" w:date="2018-01-30T13:52:00Z"/>
          <w:rFonts w:ascii="Times New Roman" w:hAnsi="Times New Roman"/>
          <w:spacing w:val="10"/>
          <w:sz w:val="21"/>
          <w:szCs w:val="21"/>
          <w:lang w:eastAsia="zh-CN"/>
        </w:rPr>
      </w:pPr>
      <w:del w:id="185" w:author="simeng zhao" w:date="2018-01-30T13:52:00Z">
        <w:r w:rsidDel="006375CA">
          <w:rPr>
            <w:rFonts w:ascii="Times New Roman" w:hAnsi="Times New Roman"/>
            <w:spacing w:val="10"/>
            <w:sz w:val="21"/>
            <w:szCs w:val="21"/>
            <w:lang w:eastAsia="zh-CN"/>
          </w:rPr>
          <w:delText>快表的存取时间远小于内存，速度快但造价高，故容量较小，只能存放几十个页表项。快表项包含页号及对应页框号，当把页号交给快表后，它通过并行匹配同时对所有快表项进行比较，如果找到，则立即输出页框号，并形成物理地址；如果找不到，再查内存中的页表以形成物理地址，同时将页号及页框号登记到快表中；当快表已满且要登记新页时，系统需要淘汰旧的快表项，最简单的策略是</w:delText>
        </w:r>
        <w:r w:rsidDel="006375CA">
          <w:rPr>
            <w:rFonts w:ascii="Times New Roman" w:hAnsi="Times New Roman"/>
            <w:spacing w:val="10"/>
            <w:sz w:val="21"/>
            <w:szCs w:val="21"/>
            <w:lang w:eastAsia="zh-CN"/>
          </w:rPr>
          <w:delText>“</w:delText>
        </w:r>
        <w:r w:rsidDel="006375CA">
          <w:rPr>
            <w:rFonts w:ascii="Times New Roman" w:hAnsi="Times New Roman"/>
            <w:spacing w:val="10"/>
            <w:sz w:val="21"/>
            <w:szCs w:val="21"/>
            <w:lang w:eastAsia="zh-CN"/>
          </w:rPr>
          <w:delText>先进先出</w:delText>
        </w:r>
        <w:r w:rsidDel="006375CA">
          <w:rPr>
            <w:rFonts w:ascii="Times New Roman" w:hAnsi="Times New Roman"/>
            <w:spacing w:val="10"/>
            <w:sz w:val="21"/>
            <w:szCs w:val="21"/>
            <w:lang w:eastAsia="zh-CN"/>
          </w:rPr>
          <w:delText>”</w:delText>
        </w:r>
        <w:r w:rsidDel="006375CA">
          <w:rPr>
            <w:rFonts w:ascii="Times New Roman" w:hAnsi="Times New Roman"/>
            <w:spacing w:val="10"/>
            <w:sz w:val="21"/>
            <w:szCs w:val="21"/>
            <w:lang w:eastAsia="zh-CN"/>
          </w:rPr>
          <w:delText>，总是淘汰最先登记的页面。</w:delText>
        </w:r>
      </w:del>
    </w:p>
    <w:p w14:paraId="1F4A8367" w14:textId="2523A613" w:rsidR="007319B1" w:rsidRPr="00C87B5F" w:rsidRDefault="007319B1">
      <w:pPr>
        <w:spacing w:after="0" w:line="360" w:lineRule="auto"/>
        <w:ind w:right="88" w:firstLine="415"/>
        <w:jc w:val="both"/>
        <w:rPr>
          <w:ins w:id="186" w:author="simeng zhao" w:date="2018-02-01T15:02:00Z"/>
          <w:rFonts w:ascii="Times New Roman" w:hAnsi="Times New Roman"/>
          <w:b/>
          <w:color w:val="2E74B5" w:themeColor="accent5" w:themeShade="BF"/>
          <w:spacing w:val="10"/>
          <w:sz w:val="21"/>
          <w:szCs w:val="21"/>
          <w:lang w:eastAsia="zh-CN"/>
          <w:rPrChange w:id="187" w:author="simeng zhao" w:date="2018-02-01T15:13:00Z">
            <w:rPr>
              <w:ins w:id="188" w:author="simeng zhao" w:date="2018-02-01T15:02:00Z"/>
              <w:rFonts w:ascii="Times New Roman" w:hAnsi="Times New Roman"/>
              <w:spacing w:val="10"/>
              <w:sz w:val="21"/>
              <w:szCs w:val="21"/>
              <w:lang w:eastAsia="zh-CN"/>
            </w:rPr>
          </w:rPrChange>
        </w:rPr>
      </w:pPr>
      <w:r>
        <w:rPr>
          <w:rFonts w:ascii="Times New Roman" w:hAnsi="Times New Roman"/>
          <w:spacing w:val="10"/>
          <w:sz w:val="21"/>
          <w:szCs w:val="21"/>
          <w:lang w:eastAsia="zh-CN"/>
        </w:rPr>
        <w:t>通过快表实现内存访问的比率称为命中率，命中率越高，性能越好，接近</w:t>
      </w:r>
      <w:r>
        <w:rPr>
          <w:rFonts w:ascii="Times New Roman" w:hAnsi="Times New Roman"/>
          <w:spacing w:val="10"/>
          <w:sz w:val="21"/>
          <w:szCs w:val="21"/>
          <w:lang w:eastAsia="zh-CN"/>
        </w:rPr>
        <w:t>100%</w:t>
      </w:r>
      <w:r>
        <w:rPr>
          <w:rFonts w:ascii="Times New Roman" w:hAnsi="Times New Roman"/>
          <w:spacing w:val="10"/>
          <w:sz w:val="21"/>
          <w:szCs w:val="21"/>
          <w:lang w:eastAsia="zh-CN"/>
        </w:rPr>
        <w:t>的命中率表明绝大部分内存访问都通过快表实现，几乎不用页表；反之，当进程访问遍布内存页面的跳跃性地址时，命中率近乎为</w:t>
      </w:r>
      <w:r>
        <w:rPr>
          <w:rFonts w:ascii="Times New Roman" w:hAnsi="Times New Roman"/>
          <w:spacing w:val="10"/>
          <w:sz w:val="21"/>
          <w:szCs w:val="21"/>
          <w:lang w:eastAsia="zh-CN"/>
        </w:rPr>
        <w:t>0</w:t>
      </w:r>
      <w:r>
        <w:rPr>
          <w:rFonts w:ascii="Times New Roman" w:hAnsi="Times New Roman"/>
          <w:spacing w:val="10"/>
          <w:sz w:val="21"/>
          <w:szCs w:val="21"/>
          <w:lang w:eastAsia="zh-CN"/>
        </w:rPr>
        <w:t>，这意味着每次访问内存都要使用页表。采用快表后，地址转换时间大大下降，假定访问内存的时间为</w:t>
      </w:r>
      <w:r>
        <w:rPr>
          <w:rFonts w:ascii="Times New Roman" w:hAnsi="Times New Roman"/>
          <w:spacing w:val="10"/>
          <w:sz w:val="21"/>
          <w:szCs w:val="21"/>
          <w:lang w:eastAsia="zh-CN"/>
        </w:rPr>
        <w:t>100 ns</w:t>
      </w:r>
      <w:r>
        <w:rPr>
          <w:rFonts w:ascii="Times New Roman" w:hAnsi="Times New Roman"/>
          <w:spacing w:val="10"/>
          <w:sz w:val="21"/>
          <w:szCs w:val="21"/>
          <w:lang w:eastAsia="zh-CN"/>
        </w:rPr>
        <w:t>，</w:t>
      </w:r>
      <w:del w:id="189" w:author="simeng zhao" w:date="2018-01-30T13:53:00Z">
        <w:r w:rsidRPr="00C87B5F" w:rsidDel="006375CA">
          <w:rPr>
            <w:rFonts w:ascii="Times New Roman" w:hAnsi="Times New Roman" w:hint="eastAsia"/>
            <w:b/>
            <w:spacing w:val="10"/>
            <w:sz w:val="21"/>
            <w:szCs w:val="21"/>
            <w:lang w:eastAsia="zh-CN"/>
            <w:rPrChange w:id="190" w:author="simeng zhao" w:date="2018-02-01T15:13:00Z">
              <w:rPr>
                <w:rFonts w:ascii="Times New Roman" w:hAnsi="Times New Roman" w:hint="eastAsia"/>
                <w:spacing w:val="10"/>
                <w:sz w:val="21"/>
                <w:szCs w:val="21"/>
                <w:lang w:eastAsia="zh-CN"/>
              </w:rPr>
            </w:rPrChange>
          </w:rPr>
          <w:delText>访问快表的时间为</w:delText>
        </w:r>
        <w:r w:rsidRPr="00C87B5F" w:rsidDel="006375CA">
          <w:rPr>
            <w:rFonts w:ascii="Times New Roman" w:hAnsi="Times New Roman"/>
            <w:b/>
            <w:spacing w:val="10"/>
            <w:sz w:val="21"/>
            <w:szCs w:val="21"/>
            <w:lang w:eastAsia="zh-CN"/>
            <w:rPrChange w:id="191" w:author="simeng zhao" w:date="2018-02-01T15:13:00Z">
              <w:rPr>
                <w:rFonts w:ascii="Times New Roman" w:hAnsi="Times New Roman"/>
                <w:spacing w:val="10"/>
                <w:sz w:val="21"/>
                <w:szCs w:val="21"/>
                <w:lang w:eastAsia="zh-CN"/>
              </w:rPr>
            </w:rPrChange>
          </w:rPr>
          <w:delText>20 ns</w:delText>
        </w:r>
      </w:del>
      <w:del w:id="192" w:author="simeng zhao" w:date="2018-01-30T13:54:00Z">
        <w:r w:rsidRPr="00C87B5F" w:rsidDel="00781A9F">
          <w:rPr>
            <w:rFonts w:ascii="Times New Roman" w:hAnsi="Times New Roman" w:hint="eastAsia"/>
            <w:b/>
            <w:spacing w:val="10"/>
            <w:sz w:val="21"/>
            <w:szCs w:val="21"/>
            <w:lang w:eastAsia="zh-CN"/>
            <w:rPrChange w:id="193" w:author="simeng zhao" w:date="2018-02-01T15:13:00Z">
              <w:rPr>
                <w:rFonts w:ascii="Times New Roman" w:hAnsi="Times New Roman" w:hint="eastAsia"/>
                <w:spacing w:val="10"/>
                <w:sz w:val="21"/>
                <w:szCs w:val="21"/>
                <w:lang w:eastAsia="zh-CN"/>
              </w:rPr>
            </w:rPrChange>
          </w:rPr>
          <w:delText>，</w:delText>
        </w:r>
      </w:del>
      <w:ins w:id="194" w:author="simeng zhao" w:date="2018-01-30T13:54:00Z">
        <w:r w:rsidR="00781A9F" w:rsidRPr="00C87B5F" w:rsidDel="00781A9F">
          <w:rPr>
            <w:rFonts w:ascii="Times New Roman" w:hAnsi="Times New Roman"/>
            <w:b/>
            <w:spacing w:val="10"/>
            <w:sz w:val="21"/>
            <w:szCs w:val="21"/>
            <w:lang w:eastAsia="zh-CN"/>
            <w:rPrChange w:id="195" w:author="simeng zhao" w:date="2018-02-01T15:13:00Z">
              <w:rPr>
                <w:rFonts w:ascii="Times New Roman" w:hAnsi="Times New Roman"/>
                <w:spacing w:val="10"/>
                <w:sz w:val="21"/>
                <w:szCs w:val="21"/>
                <w:lang w:eastAsia="zh-CN"/>
              </w:rPr>
            </w:rPrChange>
          </w:rPr>
          <w:t xml:space="preserve"> </w:t>
        </w:r>
      </w:ins>
      <w:del w:id="196" w:author="simeng zhao" w:date="2018-01-30T13:54:00Z">
        <w:r w:rsidRPr="00C87B5F" w:rsidDel="00781A9F">
          <w:rPr>
            <w:rFonts w:ascii="Times New Roman" w:hAnsi="Times New Roman" w:hint="eastAsia"/>
            <w:b/>
            <w:color w:val="2E74B5" w:themeColor="accent5" w:themeShade="BF"/>
            <w:spacing w:val="10"/>
            <w:sz w:val="21"/>
            <w:szCs w:val="21"/>
            <w:lang w:eastAsia="zh-CN"/>
            <w:rPrChange w:id="197" w:author="simeng zhao" w:date="2018-02-01T15:13:00Z">
              <w:rPr>
                <w:rFonts w:ascii="Times New Roman" w:hAnsi="Times New Roman" w:hint="eastAsia"/>
                <w:spacing w:val="10"/>
                <w:sz w:val="21"/>
                <w:szCs w:val="21"/>
                <w:lang w:eastAsia="zh-CN"/>
              </w:rPr>
            </w:rPrChange>
          </w:rPr>
          <w:delText>根据统计数据获得</w:delText>
        </w:r>
        <w:r w:rsidRPr="00C87B5F" w:rsidDel="00781A9F">
          <w:rPr>
            <w:rFonts w:ascii="Times New Roman" w:hAnsi="Times New Roman"/>
            <w:b/>
            <w:color w:val="2E74B5" w:themeColor="accent5" w:themeShade="BF"/>
            <w:spacing w:val="10"/>
            <w:sz w:val="21"/>
            <w:szCs w:val="21"/>
            <w:lang w:eastAsia="zh-CN"/>
            <w:rPrChange w:id="198" w:author="simeng zhao" w:date="2018-02-01T15:13:00Z">
              <w:rPr>
                <w:rFonts w:ascii="Times New Roman" w:hAnsi="Times New Roman"/>
                <w:spacing w:val="10"/>
                <w:sz w:val="21"/>
                <w:szCs w:val="21"/>
                <w:lang w:eastAsia="zh-CN"/>
              </w:rPr>
            </w:rPrChange>
          </w:rPr>
          <w:delText>——</w:delText>
        </w:r>
        <w:r w:rsidRPr="00C87B5F" w:rsidDel="00781A9F">
          <w:rPr>
            <w:rFonts w:ascii="Times New Roman" w:hAnsi="Times New Roman" w:hint="eastAsia"/>
            <w:b/>
            <w:color w:val="2E74B5" w:themeColor="accent5" w:themeShade="BF"/>
            <w:spacing w:val="10"/>
            <w:sz w:val="21"/>
            <w:szCs w:val="21"/>
            <w:lang w:eastAsia="zh-CN"/>
            <w:rPrChange w:id="199" w:author="simeng zhao" w:date="2018-02-01T15:13:00Z">
              <w:rPr>
                <w:rFonts w:ascii="Times New Roman" w:hAnsi="Times New Roman" w:hint="eastAsia"/>
                <w:spacing w:val="10"/>
                <w:sz w:val="21"/>
                <w:szCs w:val="21"/>
                <w:lang w:eastAsia="zh-CN"/>
              </w:rPr>
            </w:rPrChange>
          </w:rPr>
          <w:delText>当快表为</w:delText>
        </w:r>
        <w:r w:rsidRPr="00C87B5F" w:rsidDel="00781A9F">
          <w:rPr>
            <w:rFonts w:ascii="Times New Roman" w:hAnsi="Times New Roman"/>
            <w:b/>
            <w:color w:val="2E74B5" w:themeColor="accent5" w:themeShade="BF"/>
            <w:spacing w:val="10"/>
            <w:sz w:val="21"/>
            <w:szCs w:val="21"/>
            <w:lang w:eastAsia="zh-CN"/>
            <w:rPrChange w:id="200" w:author="simeng zhao" w:date="2018-02-01T15:13:00Z">
              <w:rPr>
                <w:rFonts w:ascii="Times New Roman" w:hAnsi="Times New Roman"/>
                <w:spacing w:val="10"/>
                <w:sz w:val="21"/>
                <w:szCs w:val="21"/>
                <w:lang w:eastAsia="zh-CN"/>
              </w:rPr>
            </w:rPrChange>
          </w:rPr>
          <w:delText>32</w:delText>
        </w:r>
        <w:r w:rsidRPr="00C87B5F" w:rsidDel="00781A9F">
          <w:rPr>
            <w:rFonts w:ascii="Times New Roman" w:hAnsi="Times New Roman" w:hint="eastAsia"/>
            <w:b/>
            <w:color w:val="2E74B5" w:themeColor="accent5" w:themeShade="BF"/>
            <w:spacing w:val="10"/>
            <w:sz w:val="21"/>
            <w:szCs w:val="21"/>
            <w:lang w:eastAsia="zh-CN"/>
            <w:rPrChange w:id="201" w:author="simeng zhao" w:date="2018-02-01T15:13:00Z">
              <w:rPr>
                <w:rFonts w:ascii="Times New Roman" w:hAnsi="Times New Roman" w:hint="eastAsia"/>
                <w:spacing w:val="10"/>
                <w:sz w:val="21"/>
                <w:szCs w:val="21"/>
                <w:lang w:eastAsia="zh-CN"/>
              </w:rPr>
            </w:rPrChange>
          </w:rPr>
          <w:delText>个单元时的查找命中率为</w:delText>
        </w:r>
        <w:r w:rsidRPr="00C87B5F" w:rsidDel="00781A9F">
          <w:rPr>
            <w:rFonts w:ascii="Times New Roman" w:hAnsi="Times New Roman"/>
            <w:b/>
            <w:color w:val="2E74B5" w:themeColor="accent5" w:themeShade="BF"/>
            <w:spacing w:val="10"/>
            <w:sz w:val="21"/>
            <w:szCs w:val="21"/>
            <w:lang w:eastAsia="zh-CN"/>
            <w:rPrChange w:id="202" w:author="simeng zhao" w:date="2018-02-01T15:13:00Z">
              <w:rPr>
                <w:rFonts w:ascii="Times New Roman" w:hAnsi="Times New Roman"/>
                <w:spacing w:val="10"/>
                <w:sz w:val="21"/>
                <w:szCs w:val="21"/>
                <w:lang w:eastAsia="zh-CN"/>
              </w:rPr>
            </w:rPrChange>
          </w:rPr>
          <w:delText>90%</w:delText>
        </w:r>
        <w:r w:rsidRPr="00C87B5F" w:rsidDel="00781A9F">
          <w:rPr>
            <w:rFonts w:ascii="Times New Roman" w:hAnsi="Times New Roman" w:hint="eastAsia"/>
            <w:b/>
            <w:color w:val="2E74B5" w:themeColor="accent5" w:themeShade="BF"/>
            <w:spacing w:val="10"/>
            <w:sz w:val="21"/>
            <w:szCs w:val="21"/>
            <w:lang w:eastAsia="zh-CN"/>
            <w:rPrChange w:id="203" w:author="simeng zhao" w:date="2018-02-01T15:13:00Z">
              <w:rPr>
                <w:rFonts w:ascii="Times New Roman" w:hAnsi="Times New Roman" w:hint="eastAsia"/>
                <w:spacing w:val="10"/>
                <w:sz w:val="21"/>
                <w:szCs w:val="21"/>
                <w:lang w:eastAsia="zh-CN"/>
              </w:rPr>
            </w:rPrChange>
          </w:rPr>
          <w:delText>，内存数据地址要先存入快表，然后，再由处理器存取。于是，按逻辑地址进行存取的平均时间为：</w:delText>
        </w:r>
      </w:del>
      <w:ins w:id="204" w:author="simeng zhao" w:date="2018-01-30T13:54:00Z">
        <w:r w:rsidR="00781A9F" w:rsidRPr="00C87B5F">
          <w:rPr>
            <w:rFonts w:ascii="Times New Roman" w:hAnsi="Times New Roman" w:hint="eastAsia"/>
            <w:b/>
            <w:color w:val="2E74B5" w:themeColor="accent5" w:themeShade="BF"/>
            <w:spacing w:val="10"/>
            <w:sz w:val="21"/>
            <w:szCs w:val="21"/>
            <w:lang w:eastAsia="zh-CN"/>
            <w:rPrChange w:id="205" w:author="simeng zhao" w:date="2018-02-01T15:13:00Z">
              <w:rPr>
                <w:rFonts w:ascii="Times New Roman" w:hAnsi="Times New Roman" w:hint="eastAsia"/>
                <w:spacing w:val="10"/>
                <w:sz w:val="21"/>
                <w:szCs w:val="21"/>
                <w:lang w:eastAsia="zh-CN"/>
              </w:rPr>
            </w:rPrChange>
          </w:rPr>
          <w:t>由于访问快表是流水线的一个部分，其时间消耗可忽略不计，当访问快表</w:t>
        </w:r>
      </w:ins>
      <w:ins w:id="206" w:author="simeng zhao" w:date="2018-01-30T13:55:00Z">
        <w:r w:rsidR="00781A9F" w:rsidRPr="00C87B5F">
          <w:rPr>
            <w:rFonts w:ascii="Times New Roman" w:hAnsi="Times New Roman" w:hint="eastAsia"/>
            <w:b/>
            <w:color w:val="2E74B5" w:themeColor="accent5" w:themeShade="BF"/>
            <w:spacing w:val="10"/>
            <w:sz w:val="21"/>
            <w:szCs w:val="21"/>
            <w:lang w:eastAsia="zh-CN"/>
            <w:rPrChange w:id="207" w:author="simeng zhao" w:date="2018-02-01T15:13:00Z">
              <w:rPr>
                <w:rFonts w:ascii="Times New Roman" w:hAnsi="Times New Roman" w:hint="eastAsia"/>
                <w:spacing w:val="10"/>
                <w:sz w:val="21"/>
                <w:szCs w:val="21"/>
                <w:lang w:eastAsia="zh-CN"/>
              </w:rPr>
            </w:rPrChange>
          </w:rPr>
          <w:t>的命中率</w:t>
        </w:r>
      </w:ins>
      <w:ins w:id="208" w:author="simeng zhao" w:date="2018-02-01T15:02:00Z">
        <w:r w:rsidR="00B03C8A" w:rsidRPr="00C87B5F">
          <w:rPr>
            <w:rFonts w:ascii="Times New Roman" w:hAnsi="Times New Roman" w:hint="eastAsia"/>
            <w:b/>
            <w:color w:val="2E74B5" w:themeColor="accent5" w:themeShade="BF"/>
            <w:spacing w:val="10"/>
            <w:sz w:val="21"/>
            <w:szCs w:val="21"/>
            <w:lang w:eastAsia="zh-CN"/>
            <w:rPrChange w:id="209" w:author="simeng zhao" w:date="2018-02-01T15:13:00Z">
              <w:rPr>
                <w:rFonts w:ascii="Times New Roman" w:hAnsi="Times New Roman" w:hint="eastAsia"/>
                <w:spacing w:val="10"/>
                <w:sz w:val="21"/>
                <w:szCs w:val="21"/>
                <w:lang w:eastAsia="zh-CN"/>
              </w:rPr>
            </w:rPrChange>
          </w:rPr>
          <w:t>为</w:t>
        </w:r>
      </w:ins>
      <w:ins w:id="210" w:author="simeng zhao" w:date="2018-01-30T13:55:00Z">
        <w:r w:rsidR="00781A9F" w:rsidRPr="00C87B5F">
          <w:rPr>
            <w:rFonts w:ascii="Times New Roman" w:hAnsi="Times New Roman"/>
            <w:b/>
            <w:color w:val="2E74B5" w:themeColor="accent5" w:themeShade="BF"/>
            <w:spacing w:val="10"/>
            <w:sz w:val="21"/>
            <w:szCs w:val="21"/>
            <w:lang w:eastAsia="zh-CN"/>
            <w:rPrChange w:id="211" w:author="simeng zhao" w:date="2018-02-01T15:13:00Z">
              <w:rPr>
                <w:rFonts w:ascii="Times New Roman" w:hAnsi="Times New Roman"/>
                <w:spacing w:val="10"/>
                <w:sz w:val="21"/>
                <w:szCs w:val="21"/>
                <w:lang w:eastAsia="zh-CN"/>
              </w:rPr>
            </w:rPrChange>
          </w:rPr>
          <w:t>80%</w:t>
        </w:r>
      </w:ins>
      <w:ins w:id="212" w:author="simeng zhao" w:date="2018-02-01T15:02:00Z">
        <w:r w:rsidR="00B03C8A" w:rsidRPr="00C87B5F">
          <w:rPr>
            <w:rFonts w:ascii="Times New Roman" w:hAnsi="Times New Roman" w:hint="eastAsia"/>
            <w:b/>
            <w:color w:val="2E74B5" w:themeColor="accent5" w:themeShade="BF"/>
            <w:spacing w:val="10"/>
            <w:sz w:val="21"/>
            <w:szCs w:val="21"/>
            <w:lang w:eastAsia="zh-CN"/>
            <w:rPrChange w:id="213" w:author="simeng zhao" w:date="2018-02-01T15:13:00Z">
              <w:rPr>
                <w:rFonts w:ascii="Times New Roman" w:hAnsi="Times New Roman" w:hint="eastAsia"/>
                <w:spacing w:val="10"/>
                <w:sz w:val="21"/>
                <w:szCs w:val="21"/>
                <w:lang w:eastAsia="zh-CN"/>
              </w:rPr>
            </w:rPrChange>
          </w:rPr>
          <w:t>时，按逻辑地址进行存取的平均时间为</w:t>
        </w:r>
      </w:ins>
      <w:ins w:id="214" w:author="simeng zhao" w:date="2018-01-30T13:55:00Z">
        <w:r w:rsidR="00781A9F" w:rsidRPr="00C87B5F">
          <w:rPr>
            <w:rFonts w:ascii="Times New Roman" w:hAnsi="Times New Roman" w:hint="eastAsia"/>
            <w:b/>
            <w:color w:val="2E74B5" w:themeColor="accent5" w:themeShade="BF"/>
            <w:spacing w:val="10"/>
            <w:sz w:val="21"/>
            <w:szCs w:val="21"/>
            <w:lang w:eastAsia="zh-CN"/>
            <w:rPrChange w:id="215" w:author="simeng zhao" w:date="2018-02-01T15:13:00Z">
              <w:rPr>
                <w:rFonts w:ascii="Times New Roman" w:hAnsi="Times New Roman" w:hint="eastAsia"/>
                <w:spacing w:val="10"/>
                <w:sz w:val="21"/>
                <w:szCs w:val="21"/>
                <w:lang w:eastAsia="zh-CN"/>
              </w:rPr>
            </w:rPrChange>
          </w:rPr>
          <w:t>：</w:t>
        </w:r>
      </w:ins>
    </w:p>
    <w:p w14:paraId="63A6FA5F" w14:textId="780D7FCE" w:rsidR="00B03C8A" w:rsidRPr="00C87B5F" w:rsidRDefault="00B03C8A" w:rsidP="00B03C8A">
      <w:pPr>
        <w:spacing w:after="0" w:line="360" w:lineRule="auto"/>
        <w:ind w:right="88" w:firstLine="415"/>
        <w:jc w:val="center"/>
        <w:rPr>
          <w:ins w:id="216" w:author="simeng zhao" w:date="2018-02-01T15:05:00Z"/>
          <w:rFonts w:ascii="Times New Roman" w:hAnsi="Times New Roman"/>
          <w:b/>
          <w:color w:val="2E74B5" w:themeColor="accent5" w:themeShade="BF"/>
          <w:spacing w:val="10"/>
          <w:sz w:val="21"/>
          <w:szCs w:val="21"/>
          <w:lang w:eastAsia="zh-CN"/>
          <w:rPrChange w:id="217" w:author="simeng zhao" w:date="2018-02-01T15:13:00Z">
            <w:rPr>
              <w:ins w:id="218" w:author="simeng zhao" w:date="2018-02-01T15:05:00Z"/>
              <w:rFonts w:ascii="Times New Roman" w:hAnsi="Times New Roman"/>
              <w:spacing w:val="10"/>
              <w:sz w:val="21"/>
              <w:szCs w:val="21"/>
              <w:lang w:eastAsia="zh-CN"/>
            </w:rPr>
          </w:rPrChange>
        </w:rPr>
      </w:pPr>
      <w:ins w:id="219" w:author="simeng zhao" w:date="2018-02-01T15:02:00Z">
        <w:r w:rsidRPr="00C87B5F">
          <w:rPr>
            <w:rFonts w:ascii="Times New Roman" w:hAnsi="Times New Roman"/>
            <w:b/>
            <w:color w:val="2E74B5" w:themeColor="accent5" w:themeShade="BF"/>
            <w:spacing w:val="10"/>
            <w:sz w:val="21"/>
            <w:szCs w:val="21"/>
            <w:lang w:eastAsia="zh-CN"/>
            <w:rPrChange w:id="220" w:author="simeng zhao" w:date="2018-02-01T15:13:00Z">
              <w:rPr>
                <w:rFonts w:ascii="Times New Roman" w:hAnsi="Times New Roman"/>
                <w:spacing w:val="10"/>
                <w:sz w:val="21"/>
                <w:szCs w:val="21"/>
                <w:lang w:eastAsia="zh-CN"/>
              </w:rPr>
            </w:rPrChange>
          </w:rPr>
          <w:t>100</w:t>
        </w:r>
      </w:ins>
      <w:ins w:id="221" w:author="simeng zhao" w:date="2018-02-01T15:03:00Z">
        <w:r w:rsidRPr="00C87B5F">
          <w:rPr>
            <w:rFonts w:ascii="Times New Roman" w:hAnsi="Times New Roman" w:hint="eastAsia"/>
            <w:b/>
            <w:color w:val="2E74B5" w:themeColor="accent5" w:themeShade="BF"/>
            <w:spacing w:val="10"/>
            <w:sz w:val="21"/>
            <w:szCs w:val="21"/>
            <w:lang w:eastAsia="zh-CN"/>
            <w:rPrChange w:id="222" w:author="simeng zhao" w:date="2018-02-01T15:13:00Z">
              <w:rPr>
                <w:rFonts w:ascii="Times New Roman" w:hAnsi="Times New Roman" w:hint="eastAsia"/>
                <w:spacing w:val="10"/>
                <w:sz w:val="21"/>
                <w:szCs w:val="21"/>
                <w:lang w:eastAsia="zh-CN"/>
              </w:rPr>
            </w:rPrChange>
          </w:rPr>
          <w:t>×</w:t>
        </w:r>
      </w:ins>
      <w:ins w:id="223" w:author="simeng zhao" w:date="2018-02-01T15:05:00Z">
        <w:r w:rsidRPr="00C87B5F">
          <w:rPr>
            <w:rFonts w:ascii="Times New Roman" w:hAnsi="Times New Roman"/>
            <w:b/>
            <w:color w:val="2E74B5" w:themeColor="accent5" w:themeShade="BF"/>
            <w:spacing w:val="10"/>
            <w:sz w:val="21"/>
            <w:szCs w:val="21"/>
            <w:lang w:eastAsia="zh-CN"/>
            <w:rPrChange w:id="224" w:author="simeng zhao" w:date="2018-02-01T15:13:00Z">
              <w:rPr>
                <w:rFonts w:ascii="Times New Roman" w:hAnsi="Times New Roman"/>
                <w:spacing w:val="10"/>
                <w:sz w:val="21"/>
                <w:szCs w:val="21"/>
                <w:lang w:eastAsia="zh-CN"/>
              </w:rPr>
            </w:rPrChange>
          </w:rPr>
          <w:t>80%</w:t>
        </w:r>
      </w:ins>
      <w:ins w:id="225" w:author="simeng zhao" w:date="2018-02-01T15:04:00Z">
        <w:r w:rsidRPr="00C87B5F">
          <w:rPr>
            <w:rFonts w:ascii="Times New Roman" w:hAnsi="Times New Roman"/>
            <w:b/>
            <w:color w:val="2E74B5" w:themeColor="accent5" w:themeShade="BF"/>
            <w:spacing w:val="10"/>
            <w:sz w:val="21"/>
            <w:szCs w:val="21"/>
            <w:lang w:eastAsia="zh-CN"/>
            <w:rPrChange w:id="226" w:author="simeng zhao" w:date="2018-02-01T15:13:00Z">
              <w:rPr>
                <w:rFonts w:ascii="Times New Roman" w:hAnsi="Times New Roman"/>
                <w:spacing w:val="10"/>
                <w:sz w:val="21"/>
                <w:szCs w:val="21"/>
                <w:lang w:eastAsia="zh-CN"/>
              </w:rPr>
            </w:rPrChange>
          </w:rPr>
          <w:t>+(100+100)</w:t>
        </w:r>
        <w:r w:rsidRPr="00C87B5F">
          <w:rPr>
            <w:b/>
            <w:color w:val="2E74B5" w:themeColor="accent5" w:themeShade="BF"/>
            <w:lang w:eastAsia="zh-CN"/>
            <w:rPrChange w:id="227" w:author="simeng zhao" w:date="2018-02-01T15:13:00Z">
              <w:rPr>
                <w:lang w:eastAsia="zh-CN"/>
              </w:rPr>
            </w:rPrChange>
          </w:rPr>
          <w:t xml:space="preserve"> </w:t>
        </w:r>
        <w:r w:rsidRPr="00C87B5F">
          <w:rPr>
            <w:rFonts w:ascii="Times New Roman" w:hAnsi="Times New Roman" w:hint="eastAsia"/>
            <w:b/>
            <w:color w:val="2E74B5" w:themeColor="accent5" w:themeShade="BF"/>
            <w:spacing w:val="10"/>
            <w:sz w:val="21"/>
            <w:szCs w:val="21"/>
            <w:lang w:eastAsia="zh-CN"/>
            <w:rPrChange w:id="228" w:author="simeng zhao" w:date="2018-02-01T15:13:00Z">
              <w:rPr>
                <w:rFonts w:ascii="Times New Roman" w:hAnsi="Times New Roman" w:hint="eastAsia"/>
                <w:spacing w:val="10"/>
                <w:sz w:val="21"/>
                <w:szCs w:val="21"/>
                <w:lang w:eastAsia="zh-CN"/>
              </w:rPr>
            </w:rPrChange>
          </w:rPr>
          <w:t>×</w:t>
        </w:r>
      </w:ins>
      <w:ins w:id="229" w:author="simeng zhao" w:date="2018-02-01T15:05:00Z">
        <w:r w:rsidRPr="00C87B5F">
          <w:rPr>
            <w:rFonts w:ascii="Times New Roman" w:hAnsi="Times New Roman"/>
            <w:b/>
            <w:color w:val="2E74B5" w:themeColor="accent5" w:themeShade="BF"/>
            <w:spacing w:val="10"/>
            <w:sz w:val="21"/>
            <w:szCs w:val="21"/>
            <w:lang w:eastAsia="zh-CN"/>
            <w:rPrChange w:id="230" w:author="simeng zhao" w:date="2018-02-01T15:13:00Z">
              <w:rPr>
                <w:rFonts w:ascii="Times New Roman" w:hAnsi="Times New Roman"/>
                <w:spacing w:val="10"/>
                <w:sz w:val="21"/>
                <w:szCs w:val="21"/>
                <w:lang w:eastAsia="zh-CN"/>
              </w:rPr>
            </w:rPrChange>
          </w:rPr>
          <w:t>(1-80%)=120 ns</w:t>
        </w:r>
      </w:ins>
    </w:p>
    <w:p w14:paraId="388DB881" w14:textId="7A00C850" w:rsidR="00B03C8A" w:rsidRPr="00C87B5F" w:rsidRDefault="00B03C8A" w:rsidP="00C87B5F">
      <w:pPr>
        <w:spacing w:after="0" w:line="360" w:lineRule="auto"/>
        <w:ind w:right="88" w:firstLine="415"/>
        <w:rPr>
          <w:ins w:id="231" w:author="simeng zhao" w:date="2018-02-01T15:12:00Z"/>
          <w:rFonts w:ascii="Times New Roman" w:hAnsi="Times New Roman"/>
          <w:b/>
          <w:color w:val="2E74B5" w:themeColor="accent5" w:themeShade="BF"/>
          <w:spacing w:val="10"/>
          <w:sz w:val="21"/>
          <w:szCs w:val="21"/>
          <w:lang w:eastAsia="zh-CN"/>
          <w:rPrChange w:id="232" w:author="simeng zhao" w:date="2018-02-01T15:13:00Z">
            <w:rPr>
              <w:ins w:id="233" w:author="simeng zhao" w:date="2018-02-01T15:12:00Z"/>
              <w:rFonts w:ascii="Times New Roman" w:hAnsi="Times New Roman"/>
              <w:spacing w:val="10"/>
              <w:sz w:val="21"/>
              <w:szCs w:val="21"/>
              <w:lang w:eastAsia="zh-CN"/>
            </w:rPr>
          </w:rPrChange>
        </w:rPr>
      </w:pPr>
      <w:ins w:id="234" w:author="simeng zhao" w:date="2018-02-01T15:06:00Z">
        <w:r w:rsidRPr="00C87B5F">
          <w:rPr>
            <w:rFonts w:ascii="Times New Roman" w:hAnsi="Times New Roman" w:hint="eastAsia"/>
            <w:b/>
            <w:caps/>
            <w:color w:val="2E74B5" w:themeColor="accent5" w:themeShade="BF"/>
            <w:spacing w:val="10"/>
            <w:sz w:val="21"/>
            <w:szCs w:val="21"/>
            <w:lang w:eastAsia="zh-CN"/>
            <w:rPrChange w:id="235" w:author="simeng zhao" w:date="2018-02-01T15:13:00Z">
              <w:rPr>
                <w:rFonts w:ascii="Times New Roman" w:hAnsi="Times New Roman" w:hint="eastAsia"/>
                <w:caps/>
                <w:spacing w:val="10"/>
                <w:sz w:val="21"/>
                <w:szCs w:val="21"/>
                <w:lang w:eastAsia="zh-CN"/>
              </w:rPr>
            </w:rPrChange>
          </w:rPr>
          <w:t>在这个例子当中，相比于没有采用分页存储的方式，时间的使用上</w:t>
        </w:r>
      </w:ins>
      <w:ins w:id="236" w:author="simeng zhao" w:date="2018-02-01T15:07:00Z">
        <w:r w:rsidR="00C87B5F" w:rsidRPr="00C87B5F">
          <w:rPr>
            <w:rFonts w:ascii="Times New Roman" w:hAnsi="Times New Roman" w:hint="eastAsia"/>
            <w:b/>
            <w:caps/>
            <w:color w:val="2E74B5" w:themeColor="accent5" w:themeShade="BF"/>
            <w:spacing w:val="10"/>
            <w:sz w:val="21"/>
            <w:szCs w:val="21"/>
            <w:lang w:eastAsia="zh-CN"/>
            <w:rPrChange w:id="237" w:author="simeng zhao" w:date="2018-02-01T15:13:00Z">
              <w:rPr>
                <w:rFonts w:ascii="Times New Roman" w:hAnsi="Times New Roman" w:hint="eastAsia"/>
                <w:caps/>
                <w:spacing w:val="10"/>
                <w:sz w:val="21"/>
                <w:szCs w:val="21"/>
                <w:lang w:eastAsia="zh-CN"/>
              </w:rPr>
            </w:rPrChange>
          </w:rPr>
          <w:t>多出了</w:t>
        </w:r>
        <w:r w:rsidR="00C87B5F" w:rsidRPr="00C87B5F">
          <w:rPr>
            <w:rFonts w:ascii="Times New Roman" w:hAnsi="Times New Roman"/>
            <w:b/>
            <w:caps/>
            <w:color w:val="2E74B5" w:themeColor="accent5" w:themeShade="BF"/>
            <w:spacing w:val="10"/>
            <w:sz w:val="21"/>
            <w:szCs w:val="21"/>
            <w:lang w:eastAsia="zh-CN"/>
            <w:rPrChange w:id="238" w:author="simeng zhao" w:date="2018-02-01T15:13:00Z">
              <w:rPr>
                <w:rFonts w:ascii="Times New Roman" w:hAnsi="Times New Roman"/>
                <w:caps/>
                <w:spacing w:val="10"/>
                <w:sz w:val="21"/>
                <w:szCs w:val="21"/>
                <w:lang w:eastAsia="zh-CN"/>
              </w:rPr>
            </w:rPrChange>
          </w:rPr>
          <w:t>20</w:t>
        </w:r>
        <w:r w:rsidR="00C87B5F" w:rsidRPr="00C87B5F">
          <w:rPr>
            <w:rFonts w:ascii="Times New Roman" w:hAnsi="Times New Roman"/>
            <w:b/>
            <w:color w:val="2E74B5" w:themeColor="accent5" w:themeShade="BF"/>
            <w:spacing w:val="10"/>
            <w:sz w:val="21"/>
            <w:szCs w:val="21"/>
            <w:lang w:eastAsia="zh-CN"/>
            <w:rPrChange w:id="239" w:author="simeng zhao" w:date="2018-02-01T15:13:00Z">
              <w:rPr>
                <w:rFonts w:ascii="Times New Roman" w:hAnsi="Times New Roman"/>
                <w:caps/>
                <w:spacing w:val="10"/>
                <w:sz w:val="21"/>
                <w:szCs w:val="21"/>
                <w:lang w:eastAsia="zh-CN"/>
              </w:rPr>
            </w:rPrChange>
          </w:rPr>
          <w:t>n</w:t>
        </w:r>
        <w:r w:rsidR="00C87B5F" w:rsidRPr="00C87B5F">
          <w:rPr>
            <w:rFonts w:ascii="Times New Roman" w:hAnsi="Times New Roman"/>
            <w:b/>
            <w:color w:val="2E74B5" w:themeColor="accent5" w:themeShade="BF"/>
            <w:spacing w:val="10"/>
            <w:sz w:val="21"/>
            <w:szCs w:val="21"/>
            <w:lang w:eastAsia="zh-CN"/>
            <w:rPrChange w:id="240" w:author="simeng zhao" w:date="2018-02-01T15:13:00Z">
              <w:rPr>
                <w:rFonts w:ascii="Times New Roman" w:hAnsi="Times New Roman"/>
                <w:spacing w:val="10"/>
                <w:sz w:val="21"/>
                <w:szCs w:val="21"/>
                <w:lang w:eastAsia="zh-CN"/>
              </w:rPr>
            </w:rPrChange>
          </w:rPr>
          <w:t>s</w:t>
        </w:r>
        <w:r w:rsidR="00C87B5F" w:rsidRPr="00C87B5F">
          <w:rPr>
            <w:rFonts w:ascii="Times New Roman" w:hAnsi="Times New Roman" w:hint="eastAsia"/>
            <w:b/>
            <w:color w:val="2E74B5" w:themeColor="accent5" w:themeShade="BF"/>
            <w:spacing w:val="10"/>
            <w:sz w:val="21"/>
            <w:szCs w:val="21"/>
            <w:lang w:eastAsia="zh-CN"/>
            <w:rPrChange w:id="241" w:author="simeng zhao" w:date="2018-02-01T15:13:00Z">
              <w:rPr>
                <w:rFonts w:ascii="Times New Roman" w:hAnsi="Times New Roman" w:hint="eastAsia"/>
                <w:spacing w:val="10"/>
                <w:sz w:val="21"/>
                <w:szCs w:val="21"/>
                <w:lang w:eastAsia="zh-CN"/>
              </w:rPr>
            </w:rPrChange>
          </w:rPr>
          <w:t>的损失</w:t>
        </w:r>
      </w:ins>
      <w:ins w:id="242" w:author="simeng zhao" w:date="2018-02-01T15:08:00Z">
        <w:r w:rsidR="00C87B5F" w:rsidRPr="00C87B5F">
          <w:rPr>
            <w:rFonts w:ascii="Times New Roman" w:hAnsi="Times New Roman" w:hint="eastAsia"/>
            <w:b/>
            <w:color w:val="2E74B5" w:themeColor="accent5" w:themeShade="BF"/>
            <w:spacing w:val="10"/>
            <w:sz w:val="21"/>
            <w:szCs w:val="21"/>
            <w:lang w:eastAsia="zh-CN"/>
            <w:rPrChange w:id="243" w:author="simeng zhao" w:date="2018-02-01T15:13:00Z">
              <w:rPr>
                <w:rFonts w:ascii="Times New Roman" w:hAnsi="Times New Roman" w:hint="eastAsia"/>
                <w:spacing w:val="10"/>
                <w:sz w:val="21"/>
                <w:szCs w:val="21"/>
                <w:lang w:eastAsia="zh-CN"/>
              </w:rPr>
            </w:rPrChange>
          </w:rPr>
          <w:t>。</w:t>
        </w:r>
      </w:ins>
      <w:ins w:id="244" w:author="simeng zhao" w:date="2018-02-01T15:11:00Z">
        <w:r w:rsidR="00C87B5F" w:rsidRPr="00C87B5F">
          <w:rPr>
            <w:rFonts w:ascii="Times New Roman" w:hAnsi="Times New Roman" w:hint="eastAsia"/>
            <w:b/>
            <w:color w:val="2E74B5" w:themeColor="accent5" w:themeShade="BF"/>
            <w:spacing w:val="10"/>
            <w:sz w:val="21"/>
            <w:szCs w:val="21"/>
            <w:lang w:eastAsia="zh-CN"/>
            <w:rPrChange w:id="245" w:author="simeng zhao" w:date="2018-02-01T15:13:00Z">
              <w:rPr>
                <w:rFonts w:ascii="Times New Roman" w:hAnsi="Times New Roman" w:hint="eastAsia"/>
                <w:spacing w:val="10"/>
                <w:sz w:val="21"/>
                <w:szCs w:val="21"/>
                <w:lang w:eastAsia="zh-CN"/>
              </w:rPr>
            </w:rPrChange>
          </w:rPr>
          <w:t>一般来说，快表的访问都可以达到</w:t>
        </w:r>
      </w:ins>
      <w:ins w:id="246" w:author="simeng zhao" w:date="2018-02-01T15:08:00Z">
        <w:r w:rsidR="00C87B5F" w:rsidRPr="00C87B5F">
          <w:rPr>
            <w:rFonts w:ascii="Times New Roman" w:hAnsi="Times New Roman"/>
            <w:b/>
            <w:color w:val="2E74B5" w:themeColor="accent5" w:themeShade="BF"/>
            <w:spacing w:val="10"/>
            <w:sz w:val="21"/>
            <w:szCs w:val="21"/>
            <w:lang w:eastAsia="zh-CN"/>
            <w:rPrChange w:id="247" w:author="simeng zhao" w:date="2018-02-01T15:13:00Z">
              <w:rPr>
                <w:rFonts w:ascii="Times New Roman" w:hAnsi="Times New Roman"/>
                <w:spacing w:val="10"/>
                <w:sz w:val="21"/>
                <w:szCs w:val="21"/>
                <w:lang w:eastAsia="zh-CN"/>
              </w:rPr>
            </w:rPrChange>
          </w:rPr>
          <w:t>99%</w:t>
        </w:r>
        <w:r w:rsidR="00C87B5F" w:rsidRPr="00C87B5F">
          <w:rPr>
            <w:rFonts w:ascii="Times New Roman" w:hAnsi="Times New Roman" w:hint="eastAsia"/>
            <w:b/>
            <w:color w:val="2E74B5" w:themeColor="accent5" w:themeShade="BF"/>
            <w:spacing w:val="10"/>
            <w:sz w:val="21"/>
            <w:szCs w:val="21"/>
            <w:lang w:eastAsia="zh-CN"/>
            <w:rPrChange w:id="248" w:author="simeng zhao" w:date="2018-02-01T15:13:00Z">
              <w:rPr>
                <w:rFonts w:ascii="Times New Roman" w:hAnsi="Times New Roman" w:hint="eastAsia"/>
                <w:spacing w:val="10"/>
                <w:sz w:val="21"/>
                <w:szCs w:val="21"/>
                <w:lang w:eastAsia="zh-CN"/>
              </w:rPr>
            </w:rPrChange>
          </w:rPr>
          <w:t>的</w:t>
        </w:r>
      </w:ins>
      <w:ins w:id="249" w:author="simeng zhao" w:date="2018-02-01T15:12:00Z">
        <w:r w:rsidR="00C87B5F" w:rsidRPr="00C87B5F">
          <w:rPr>
            <w:rFonts w:ascii="Times New Roman" w:hAnsi="Times New Roman" w:hint="eastAsia"/>
            <w:b/>
            <w:color w:val="2E74B5" w:themeColor="accent5" w:themeShade="BF"/>
            <w:spacing w:val="10"/>
            <w:sz w:val="21"/>
            <w:szCs w:val="21"/>
            <w:lang w:eastAsia="zh-CN"/>
            <w:rPrChange w:id="250" w:author="simeng zhao" w:date="2018-02-01T15:13:00Z">
              <w:rPr>
                <w:rFonts w:ascii="Times New Roman" w:hAnsi="Times New Roman" w:hint="eastAsia"/>
                <w:spacing w:val="10"/>
                <w:sz w:val="21"/>
                <w:szCs w:val="21"/>
                <w:lang w:eastAsia="zh-CN"/>
              </w:rPr>
            </w:rPrChange>
          </w:rPr>
          <w:t>命中率。</w:t>
        </w:r>
      </w:ins>
    </w:p>
    <w:p w14:paraId="0B11ADBC" w14:textId="64E871AB" w:rsidR="00C87B5F" w:rsidRPr="00C87B5F" w:rsidRDefault="00C87B5F" w:rsidP="00C87B5F">
      <w:pPr>
        <w:spacing w:after="0" w:line="360" w:lineRule="auto"/>
        <w:ind w:right="88" w:firstLine="415"/>
        <w:jc w:val="center"/>
        <w:rPr>
          <w:ins w:id="251" w:author="simeng zhao" w:date="2018-02-01T15:12:00Z"/>
          <w:rFonts w:ascii="Times New Roman" w:hAnsi="Times New Roman"/>
          <w:b/>
          <w:color w:val="2E74B5" w:themeColor="accent5" w:themeShade="BF"/>
          <w:spacing w:val="10"/>
          <w:sz w:val="21"/>
          <w:szCs w:val="21"/>
          <w:lang w:eastAsia="zh-CN"/>
          <w:rPrChange w:id="252" w:author="simeng zhao" w:date="2018-02-01T15:13:00Z">
            <w:rPr>
              <w:ins w:id="253" w:author="simeng zhao" w:date="2018-02-01T15:12:00Z"/>
              <w:rFonts w:ascii="Times New Roman" w:hAnsi="Times New Roman"/>
              <w:spacing w:val="10"/>
              <w:sz w:val="21"/>
              <w:szCs w:val="21"/>
              <w:lang w:eastAsia="zh-CN"/>
            </w:rPr>
          </w:rPrChange>
        </w:rPr>
      </w:pPr>
      <w:ins w:id="254" w:author="simeng zhao" w:date="2018-02-01T15:12:00Z">
        <w:r w:rsidRPr="00C87B5F">
          <w:rPr>
            <w:rFonts w:ascii="Times New Roman" w:hAnsi="Times New Roman"/>
            <w:b/>
            <w:color w:val="2E74B5" w:themeColor="accent5" w:themeShade="BF"/>
            <w:spacing w:val="10"/>
            <w:sz w:val="21"/>
            <w:szCs w:val="21"/>
            <w:lang w:eastAsia="zh-CN"/>
            <w:rPrChange w:id="255" w:author="simeng zhao" w:date="2018-02-01T15:13:00Z">
              <w:rPr>
                <w:rFonts w:ascii="Times New Roman" w:hAnsi="Times New Roman"/>
                <w:spacing w:val="10"/>
                <w:sz w:val="21"/>
                <w:szCs w:val="21"/>
                <w:lang w:eastAsia="zh-CN"/>
              </w:rPr>
            </w:rPrChange>
          </w:rPr>
          <w:t>100</w:t>
        </w:r>
        <w:r w:rsidRPr="00C87B5F">
          <w:rPr>
            <w:rFonts w:ascii="Times New Roman" w:hAnsi="Times New Roman" w:hint="eastAsia"/>
            <w:b/>
            <w:color w:val="2E74B5" w:themeColor="accent5" w:themeShade="BF"/>
            <w:spacing w:val="10"/>
            <w:sz w:val="21"/>
            <w:szCs w:val="21"/>
            <w:lang w:eastAsia="zh-CN"/>
            <w:rPrChange w:id="256" w:author="simeng zhao" w:date="2018-02-01T15:13:00Z">
              <w:rPr>
                <w:rFonts w:ascii="Times New Roman" w:hAnsi="Times New Roman" w:hint="eastAsia"/>
                <w:spacing w:val="10"/>
                <w:sz w:val="21"/>
                <w:szCs w:val="21"/>
                <w:lang w:eastAsia="zh-CN"/>
              </w:rPr>
            </w:rPrChange>
          </w:rPr>
          <w:t>×</w:t>
        </w:r>
        <w:r w:rsidRPr="00C87B5F">
          <w:rPr>
            <w:rFonts w:ascii="Times New Roman" w:hAnsi="Times New Roman"/>
            <w:b/>
            <w:color w:val="2E74B5" w:themeColor="accent5" w:themeShade="BF"/>
            <w:spacing w:val="10"/>
            <w:sz w:val="21"/>
            <w:szCs w:val="21"/>
            <w:lang w:eastAsia="zh-CN"/>
            <w:rPrChange w:id="257" w:author="simeng zhao" w:date="2018-02-01T15:13:00Z">
              <w:rPr>
                <w:rFonts w:ascii="Times New Roman" w:hAnsi="Times New Roman"/>
                <w:spacing w:val="10"/>
                <w:sz w:val="21"/>
                <w:szCs w:val="21"/>
                <w:lang w:eastAsia="zh-CN"/>
              </w:rPr>
            </w:rPrChange>
          </w:rPr>
          <w:t>99%+(100+100)</w:t>
        </w:r>
        <w:r w:rsidRPr="00C87B5F">
          <w:rPr>
            <w:b/>
            <w:color w:val="2E74B5" w:themeColor="accent5" w:themeShade="BF"/>
            <w:lang w:eastAsia="zh-CN"/>
            <w:rPrChange w:id="258" w:author="simeng zhao" w:date="2018-02-01T15:13:00Z">
              <w:rPr>
                <w:lang w:eastAsia="zh-CN"/>
              </w:rPr>
            </w:rPrChange>
          </w:rPr>
          <w:t xml:space="preserve"> </w:t>
        </w:r>
        <w:r w:rsidRPr="00C87B5F">
          <w:rPr>
            <w:rFonts w:ascii="Times New Roman" w:hAnsi="Times New Roman" w:hint="eastAsia"/>
            <w:b/>
            <w:color w:val="2E74B5" w:themeColor="accent5" w:themeShade="BF"/>
            <w:spacing w:val="10"/>
            <w:sz w:val="21"/>
            <w:szCs w:val="21"/>
            <w:lang w:eastAsia="zh-CN"/>
            <w:rPrChange w:id="259" w:author="simeng zhao" w:date="2018-02-01T15:13:00Z">
              <w:rPr>
                <w:rFonts w:ascii="Times New Roman" w:hAnsi="Times New Roman" w:hint="eastAsia"/>
                <w:spacing w:val="10"/>
                <w:sz w:val="21"/>
                <w:szCs w:val="21"/>
                <w:lang w:eastAsia="zh-CN"/>
              </w:rPr>
            </w:rPrChange>
          </w:rPr>
          <w:t>×</w:t>
        </w:r>
        <w:r w:rsidRPr="00C87B5F">
          <w:rPr>
            <w:rFonts w:ascii="Times New Roman" w:hAnsi="Times New Roman"/>
            <w:b/>
            <w:color w:val="2E74B5" w:themeColor="accent5" w:themeShade="BF"/>
            <w:spacing w:val="10"/>
            <w:sz w:val="21"/>
            <w:szCs w:val="21"/>
            <w:lang w:eastAsia="zh-CN"/>
            <w:rPrChange w:id="260" w:author="simeng zhao" w:date="2018-02-01T15:13:00Z">
              <w:rPr>
                <w:rFonts w:ascii="Times New Roman" w:hAnsi="Times New Roman"/>
                <w:spacing w:val="10"/>
                <w:sz w:val="21"/>
                <w:szCs w:val="21"/>
                <w:lang w:eastAsia="zh-CN"/>
              </w:rPr>
            </w:rPrChange>
          </w:rPr>
          <w:t>(1-99%)=101 ns</w:t>
        </w:r>
      </w:ins>
    </w:p>
    <w:p w14:paraId="445DABFA" w14:textId="77777777" w:rsidR="00C87B5F" w:rsidRDefault="00C87B5F">
      <w:pPr>
        <w:spacing w:after="0" w:line="360" w:lineRule="auto"/>
        <w:ind w:right="88" w:firstLine="415"/>
        <w:rPr>
          <w:rFonts w:ascii="Times New Roman" w:hAnsi="Times New Roman"/>
          <w:spacing w:val="10"/>
          <w:sz w:val="21"/>
          <w:szCs w:val="21"/>
          <w:lang w:eastAsia="zh-CN"/>
        </w:rPr>
        <w:pPrChange w:id="261" w:author="simeng zhao" w:date="2018-02-01T15:12:00Z">
          <w:pPr>
            <w:spacing w:after="0" w:line="360" w:lineRule="auto"/>
            <w:ind w:right="88" w:firstLine="415"/>
            <w:jc w:val="both"/>
          </w:pPr>
        </w:pPrChange>
      </w:pPr>
    </w:p>
    <w:p w14:paraId="089FCE6E" w14:textId="1A0C2340" w:rsidR="00781A9F" w:rsidRDefault="007319B1">
      <w:pPr>
        <w:spacing w:after="0" w:line="360" w:lineRule="auto"/>
        <w:ind w:right="91"/>
        <w:jc w:val="center"/>
        <w:rPr>
          <w:ins w:id="262" w:author="simeng zhao" w:date="2018-01-30T13:54:00Z"/>
          <w:rFonts w:ascii="宋体" w:hAnsi="宋体" w:cs="宋体"/>
          <w:sz w:val="24"/>
          <w:szCs w:val="24"/>
          <w:lang w:eastAsia="zh-CN"/>
        </w:rPr>
      </w:pPr>
      <w:del w:id="263" w:author="simeng zhao" w:date="2018-01-30T13:55:00Z">
        <w:r w:rsidDel="00781A9F">
          <w:rPr>
            <w:rFonts w:ascii="Times New Roman" w:hAnsi="Times New Roman"/>
            <w:sz w:val="21"/>
            <w:szCs w:val="21"/>
            <w:lang w:eastAsia="zh-CN"/>
          </w:rPr>
          <w:lastRenderedPageBreak/>
          <w:delText>(100</w:delText>
        </w:r>
        <w:r w:rsidDel="00781A9F">
          <w:rPr>
            <w:rFonts w:ascii="Times New Roman" w:hAnsi="Times New Roman"/>
            <w:sz w:val="21"/>
            <w:szCs w:val="21"/>
            <w:lang w:eastAsia="zh-CN"/>
          </w:rPr>
          <w:delText>＋</w:delText>
        </w:r>
        <w:r w:rsidDel="00781A9F">
          <w:rPr>
            <w:rFonts w:ascii="Times New Roman" w:hAnsi="Times New Roman"/>
            <w:sz w:val="21"/>
            <w:szCs w:val="21"/>
            <w:lang w:eastAsia="zh-CN"/>
          </w:rPr>
          <w:delText>20)×90%</w:delText>
        </w:r>
        <w:r w:rsidDel="00781A9F">
          <w:rPr>
            <w:rFonts w:ascii="Times New Roman" w:hAnsi="Times New Roman"/>
            <w:sz w:val="21"/>
            <w:szCs w:val="21"/>
            <w:lang w:eastAsia="zh-CN"/>
          </w:rPr>
          <w:delText>＋</w:delText>
        </w:r>
        <w:r w:rsidDel="00781A9F">
          <w:rPr>
            <w:rFonts w:ascii="Times New Roman" w:hAnsi="Times New Roman"/>
            <w:sz w:val="21"/>
            <w:szCs w:val="21"/>
            <w:lang w:eastAsia="zh-CN"/>
          </w:rPr>
          <w:delText>(100</w:delText>
        </w:r>
        <w:r w:rsidDel="00781A9F">
          <w:rPr>
            <w:rFonts w:ascii="Times New Roman" w:hAnsi="Times New Roman"/>
            <w:sz w:val="21"/>
            <w:szCs w:val="21"/>
            <w:lang w:eastAsia="zh-CN"/>
          </w:rPr>
          <w:delText>＋</w:delText>
        </w:r>
        <w:r w:rsidDel="00781A9F">
          <w:rPr>
            <w:rFonts w:ascii="Times New Roman" w:hAnsi="Times New Roman"/>
            <w:sz w:val="21"/>
            <w:szCs w:val="21"/>
            <w:lang w:eastAsia="zh-CN"/>
          </w:rPr>
          <w:delText>100</w:delText>
        </w:r>
        <w:r w:rsidDel="00781A9F">
          <w:rPr>
            <w:rFonts w:ascii="Times New Roman" w:hAnsi="Times New Roman"/>
            <w:sz w:val="21"/>
            <w:szCs w:val="21"/>
            <w:lang w:eastAsia="zh-CN"/>
          </w:rPr>
          <w:delText>＋</w:delText>
        </w:r>
        <w:r w:rsidDel="00781A9F">
          <w:rPr>
            <w:rFonts w:ascii="Times New Roman" w:hAnsi="Times New Roman"/>
            <w:sz w:val="21"/>
            <w:szCs w:val="21"/>
            <w:lang w:eastAsia="zh-CN"/>
          </w:rPr>
          <w:delText>20)×(1</w:delText>
        </w:r>
        <w:r w:rsidDel="00781A9F">
          <w:rPr>
            <w:rFonts w:ascii="Times New Roman" w:hAnsi="Times New Roman"/>
            <w:sz w:val="21"/>
            <w:szCs w:val="21"/>
            <w:lang w:eastAsia="zh-CN"/>
          </w:rPr>
          <w:delText>－</w:delText>
        </w:r>
        <w:r w:rsidDel="00781A9F">
          <w:rPr>
            <w:rFonts w:ascii="Times New Roman" w:hAnsi="Times New Roman"/>
            <w:sz w:val="21"/>
            <w:szCs w:val="21"/>
            <w:lang w:eastAsia="zh-CN"/>
          </w:rPr>
          <w:delText>90%)</w:delText>
        </w:r>
        <w:r w:rsidDel="00781A9F">
          <w:rPr>
            <w:rFonts w:ascii="Times New Roman" w:hAnsi="Times New Roman"/>
            <w:sz w:val="21"/>
            <w:szCs w:val="21"/>
            <w:lang w:eastAsia="zh-CN"/>
          </w:rPr>
          <w:delText>＝</w:delText>
        </w:r>
        <w:r w:rsidDel="00781A9F">
          <w:rPr>
            <w:rFonts w:ascii="Times New Roman" w:hAnsi="Times New Roman"/>
            <w:sz w:val="21"/>
            <w:szCs w:val="21"/>
            <w:lang w:eastAsia="zh-CN"/>
          </w:rPr>
          <w:delText>130 ns</w:delText>
        </w:r>
      </w:del>
      <w:ins w:id="264" w:author="simeng zhao" w:date="2018-01-30T13:53:00Z">
        <w:r w:rsidR="00781A9F" w:rsidRPr="00F1763C">
          <w:rPr>
            <w:rFonts w:ascii="宋体" w:hAnsi="宋体" w:cs="宋体"/>
            <w:sz w:val="24"/>
            <w:szCs w:val="24"/>
            <w:lang w:eastAsia="zh-CN"/>
          </w:rPr>
          <w:fldChar w:fldCharType="begin"/>
        </w:r>
        <w:r w:rsidR="00781A9F" w:rsidRPr="00F1763C">
          <w:rPr>
            <w:rFonts w:ascii="宋体" w:hAnsi="宋体" w:cs="宋体"/>
            <w:sz w:val="24"/>
            <w:szCs w:val="24"/>
            <w:lang w:eastAsia="zh-CN"/>
          </w:rPr>
          <w:instrText xml:space="preserve"> INCLUDEPICTURE "C:\\Users\\Dell\\Documents\\Tencent Files\\2130975534\\Image\\C2C\\{D3B9A4AA-C86A-A7C9-A03D-63BBF5258906}.jpg" \* MERGEFORMATINET </w:instrText>
        </w:r>
        <w:r w:rsidR="00781A9F" w:rsidRPr="00F1763C">
          <w:rPr>
            <w:rFonts w:ascii="宋体" w:hAnsi="宋体" w:cs="宋体"/>
            <w:sz w:val="24"/>
            <w:szCs w:val="24"/>
            <w:lang w:eastAsia="zh-CN"/>
          </w:rPr>
          <w:fldChar w:fldCharType="separate"/>
        </w:r>
        <w:r w:rsidR="00781A9F">
          <w:rPr>
            <w:rFonts w:ascii="宋体" w:hAnsi="宋体" w:cs="宋体"/>
            <w:sz w:val="24"/>
            <w:szCs w:val="24"/>
            <w:lang w:eastAsia="zh-CN"/>
          </w:rPr>
          <w:fldChar w:fldCharType="begin"/>
        </w:r>
        <w:r w:rsidR="00781A9F">
          <w:rPr>
            <w:rFonts w:ascii="宋体" w:hAnsi="宋体" w:cs="宋体"/>
            <w:sz w:val="24"/>
            <w:szCs w:val="24"/>
            <w:lang w:eastAsia="zh-CN"/>
          </w:rPr>
          <w:instrText xml:space="preserve"> INCLUDEPICTURE  "C:\\Users\\Gigabyte\\Documents\\Tencent Files\\2130975534\\Image\\C2C\\{D3B9A4AA-C86A-A7C9-A03D-63BBF5258906}.jpg" \* MERGEFORMATINET </w:instrText>
        </w:r>
        <w:r w:rsidR="00781A9F">
          <w:rPr>
            <w:rFonts w:ascii="宋体" w:hAnsi="宋体" w:cs="宋体"/>
            <w:sz w:val="24"/>
            <w:szCs w:val="24"/>
            <w:lang w:eastAsia="zh-CN"/>
          </w:rPr>
          <w:fldChar w:fldCharType="separate"/>
        </w:r>
        <w:r w:rsidR="00781A9F">
          <w:rPr>
            <w:rFonts w:ascii="宋体" w:hAnsi="宋体" w:cs="宋体"/>
            <w:sz w:val="24"/>
            <w:szCs w:val="24"/>
            <w:lang w:eastAsia="zh-CN"/>
          </w:rPr>
          <w:fldChar w:fldCharType="begin"/>
        </w:r>
        <w:r w:rsidR="00781A9F">
          <w:rPr>
            <w:rFonts w:ascii="宋体" w:hAnsi="宋体" w:cs="宋体"/>
            <w:sz w:val="24"/>
            <w:szCs w:val="24"/>
            <w:lang w:eastAsia="zh-CN"/>
          </w:rPr>
          <w:instrText xml:space="preserve"> INCLUDEPICTURE  "C:\\Users\\Gigabyte\\Documents\\Tencent Files\\2130975534\\Image\\C2C\\{D3B9A4AA-C86A-A7C9-A03D-63BBF5258906}.jpg" \* MERGEFORMATINET </w:instrText>
        </w:r>
        <w:r w:rsidR="00781A9F">
          <w:rPr>
            <w:rFonts w:ascii="宋体" w:hAnsi="宋体" w:cs="宋体"/>
            <w:sz w:val="24"/>
            <w:szCs w:val="24"/>
            <w:lang w:eastAsia="zh-CN"/>
          </w:rPr>
          <w:fldChar w:fldCharType="separate"/>
        </w:r>
        <w:r w:rsidR="00781A9F">
          <w:rPr>
            <w:rFonts w:ascii="宋体" w:hAnsi="宋体" w:cs="宋体"/>
            <w:sz w:val="24"/>
            <w:szCs w:val="24"/>
            <w:lang w:eastAsia="zh-CN"/>
          </w:rPr>
          <w:fldChar w:fldCharType="begin"/>
        </w:r>
        <w:r w:rsidR="00781A9F">
          <w:rPr>
            <w:rFonts w:ascii="宋体" w:hAnsi="宋体" w:cs="宋体"/>
            <w:sz w:val="24"/>
            <w:szCs w:val="24"/>
            <w:lang w:eastAsia="zh-CN"/>
          </w:rPr>
          <w:instrText xml:space="preserve"> INCLUDEPICTURE  "C:\\Users\\Dell\\Documents\\tencent files\\2130975534\\Documents\\Tencent Files\\2130975534\\Image\\C2C\\{D3B9A4AA-C86A-A7C9-A03D-63BBF5258906}.jpg" \* MERGEFORMATINET </w:instrText>
        </w:r>
        <w:r w:rsidR="00781A9F">
          <w:rPr>
            <w:rFonts w:ascii="宋体" w:hAnsi="宋体" w:cs="宋体"/>
            <w:sz w:val="24"/>
            <w:szCs w:val="24"/>
            <w:lang w:eastAsia="zh-CN"/>
          </w:rPr>
          <w:fldChar w:fldCharType="separate"/>
        </w:r>
        <w:r w:rsidR="00781A9F">
          <w:rPr>
            <w:rFonts w:ascii="宋体" w:hAnsi="宋体" w:cs="宋体"/>
            <w:sz w:val="24"/>
            <w:szCs w:val="24"/>
            <w:lang w:eastAsia="zh-CN"/>
          </w:rPr>
          <w:fldChar w:fldCharType="begin"/>
        </w:r>
      </w:ins>
      <w:r w:rsidR="00811D6D">
        <w:rPr>
          <w:rFonts w:ascii="宋体" w:hAnsi="宋体" w:cs="宋体"/>
          <w:sz w:val="24"/>
          <w:szCs w:val="24"/>
          <w:lang w:eastAsia="zh-CN"/>
        </w:rPr>
        <w:instrText xml:space="preserve"> INCLUDEPICTURE "C:\\Users\\simengzhao\\Documents\\Tencent Files\\2130975534\\Image\\C2C\\{D3B9A4AA-C86A-A7C9-A03D-63BBF5258906}.jpg" \* MERGEFORMAT </w:instrText>
      </w:r>
      <w:ins w:id="265" w:author="simeng zhao" w:date="2018-01-30T13:53:00Z">
        <w:r w:rsidR="00781A9F">
          <w:rPr>
            <w:rFonts w:ascii="宋体" w:hAnsi="宋体" w:cs="宋体"/>
            <w:sz w:val="24"/>
            <w:szCs w:val="24"/>
            <w:lang w:eastAsia="zh-CN"/>
          </w:rPr>
          <w:fldChar w:fldCharType="separate"/>
        </w:r>
        <w:r w:rsidR="00781A9F">
          <w:rPr>
            <w:rFonts w:ascii="宋体" w:hAnsi="宋体" w:cs="宋体"/>
            <w:sz w:val="24"/>
            <w:szCs w:val="24"/>
            <w:lang w:eastAsia="zh-CN"/>
          </w:rPr>
          <w:fldChar w:fldCharType="begin"/>
        </w:r>
      </w:ins>
      <w:r w:rsidR="00811D6D">
        <w:rPr>
          <w:rFonts w:ascii="宋体" w:hAnsi="宋体" w:cs="宋体"/>
          <w:sz w:val="24"/>
          <w:szCs w:val="24"/>
          <w:lang w:eastAsia="zh-CN"/>
        </w:rPr>
        <w:instrText xml:space="preserve"> INCLUDEPICTURE "C:\\Users\\simengzhao\\Documents\\Tencent Files\\2130975534\\Image\\C2C\\{D3B9A4AA-C86A-A7C9-A03D-63BBF5258906}.jpg" \* MERGEFORMAT </w:instrText>
      </w:r>
      <w:ins w:id="266" w:author="simeng zhao" w:date="2018-01-30T13:53:00Z">
        <w:r w:rsidR="00781A9F">
          <w:rPr>
            <w:rFonts w:ascii="宋体" w:hAnsi="宋体" w:cs="宋体"/>
            <w:sz w:val="24"/>
            <w:szCs w:val="24"/>
            <w:lang w:eastAsia="zh-CN"/>
          </w:rPr>
          <w:fldChar w:fldCharType="separate"/>
        </w:r>
        <w:r w:rsidR="00781A9F">
          <w:rPr>
            <w:rFonts w:ascii="宋体" w:hAnsi="宋体" w:cs="宋体"/>
            <w:sz w:val="24"/>
            <w:szCs w:val="24"/>
            <w:lang w:eastAsia="zh-CN"/>
          </w:rPr>
          <w:fldChar w:fldCharType="begin"/>
        </w:r>
        <w:r w:rsidR="00781A9F">
          <w:rPr>
            <w:rFonts w:ascii="宋体" w:hAnsi="宋体" w:cs="宋体"/>
            <w:sz w:val="24"/>
            <w:szCs w:val="24"/>
            <w:lang w:eastAsia="zh-CN"/>
          </w:rPr>
          <w:instrText xml:space="preserve"> INCLUDEPICTURE  "C:\\Users\\Dell\\Desktop\\Documents\\Tencent Files\\2130975534\\Image\\C2C\\{D3B9A4AA-C86A-A7C9-A03D-63BBF5258906}.jpg" \* MERGEFORMATINET </w:instrText>
        </w:r>
        <w:r w:rsidR="00781A9F">
          <w:rPr>
            <w:rFonts w:ascii="宋体" w:hAnsi="宋体" w:cs="宋体"/>
            <w:sz w:val="24"/>
            <w:szCs w:val="24"/>
            <w:lang w:eastAsia="zh-CN"/>
          </w:rPr>
          <w:fldChar w:fldCharType="separate"/>
        </w:r>
        <w:r w:rsidR="00781A9F">
          <w:rPr>
            <w:rFonts w:ascii="宋体" w:hAnsi="宋体" w:cs="宋体"/>
            <w:sz w:val="24"/>
            <w:szCs w:val="24"/>
            <w:lang w:eastAsia="zh-CN"/>
          </w:rPr>
          <w:fldChar w:fldCharType="begin"/>
        </w:r>
        <w:r w:rsidR="00781A9F">
          <w:rPr>
            <w:rFonts w:ascii="宋体" w:hAnsi="宋体" w:cs="宋体"/>
            <w:sz w:val="24"/>
            <w:szCs w:val="24"/>
            <w:lang w:eastAsia="zh-CN"/>
          </w:rPr>
          <w:instrText xml:space="preserve"> INCLUDEPICTURE  "C:\\Users\\Dell\\Desktop\\Documents\\Tencent Files\\2130975534\\Image\\C2C\\{D3B9A4AA-C86A-A7C9-A03D-63BBF5258906}.jpg" \* MERGEFORMATINET </w:instrText>
        </w:r>
        <w:r w:rsidR="00781A9F">
          <w:rPr>
            <w:rFonts w:ascii="宋体" w:hAnsi="宋体" w:cs="宋体"/>
            <w:sz w:val="24"/>
            <w:szCs w:val="24"/>
            <w:lang w:eastAsia="zh-CN"/>
          </w:rPr>
          <w:fldChar w:fldCharType="separate"/>
        </w:r>
        <w:r w:rsidR="00781A9F">
          <w:rPr>
            <w:rFonts w:ascii="宋体" w:hAnsi="宋体" w:cs="宋体"/>
            <w:sz w:val="24"/>
            <w:szCs w:val="24"/>
            <w:lang w:eastAsia="zh-CN"/>
          </w:rPr>
          <w:fldChar w:fldCharType="begin"/>
        </w:r>
        <w:r w:rsidR="00781A9F">
          <w:rPr>
            <w:rFonts w:ascii="宋体" w:hAnsi="宋体" w:cs="宋体"/>
            <w:sz w:val="24"/>
            <w:szCs w:val="24"/>
            <w:lang w:eastAsia="zh-CN"/>
          </w:rPr>
          <w:instrText xml:space="preserve"> INCLUDEPICTURE  "C:\\Users\\Dell\\Desktop\\Documents\\Tencent Files\\2130975534\\Image\\C2C\\{D3B9A4AA-C86A-A7C9-A03D-63BBF5258906}.jpg" \* MERGEFORMATINET </w:instrText>
        </w:r>
        <w:r w:rsidR="00781A9F">
          <w:rPr>
            <w:rFonts w:ascii="宋体" w:hAnsi="宋体" w:cs="宋体"/>
            <w:sz w:val="24"/>
            <w:szCs w:val="24"/>
            <w:lang w:eastAsia="zh-CN"/>
          </w:rPr>
          <w:fldChar w:fldCharType="separate"/>
        </w:r>
        <w:r w:rsidR="00781A9F">
          <w:rPr>
            <w:rFonts w:ascii="宋体" w:hAnsi="宋体" w:cs="宋体"/>
            <w:sz w:val="24"/>
            <w:szCs w:val="24"/>
            <w:lang w:eastAsia="zh-CN"/>
          </w:rPr>
          <w:fldChar w:fldCharType="begin"/>
        </w:r>
        <w:r w:rsidR="00781A9F">
          <w:rPr>
            <w:rFonts w:ascii="宋体" w:hAnsi="宋体" w:cs="宋体"/>
            <w:sz w:val="24"/>
            <w:szCs w:val="24"/>
            <w:lang w:eastAsia="zh-CN"/>
          </w:rPr>
          <w:instrText xml:space="preserve"> INCLUDEPICTURE  "C:\\Users\\Dell\\Desktop\\Documents\\Tencent Files\\2130975534\\Image\\C2C\\{D3B9A4AA-C86A-A7C9-A03D-63BBF5258906}.jpg" \* MERGEFORMATINET </w:instrText>
        </w:r>
        <w:r w:rsidR="00781A9F">
          <w:rPr>
            <w:rFonts w:ascii="宋体" w:hAnsi="宋体" w:cs="宋体"/>
            <w:sz w:val="24"/>
            <w:szCs w:val="24"/>
            <w:lang w:eastAsia="zh-CN"/>
          </w:rPr>
          <w:fldChar w:fldCharType="separate"/>
        </w:r>
        <w:r w:rsidR="00C87B5F">
          <w:rPr>
            <w:rFonts w:ascii="宋体" w:hAnsi="宋体" w:cs="宋体"/>
            <w:sz w:val="24"/>
            <w:szCs w:val="24"/>
            <w:lang w:eastAsia="zh-CN"/>
          </w:rPr>
          <w:fldChar w:fldCharType="begin"/>
        </w:r>
        <w:r w:rsidR="00C87B5F">
          <w:rPr>
            <w:rFonts w:ascii="宋体" w:hAnsi="宋体" w:cs="宋体"/>
            <w:sz w:val="24"/>
            <w:szCs w:val="24"/>
            <w:lang w:eastAsia="zh-CN"/>
          </w:rPr>
          <w:instrText xml:space="preserve"> INCLUDEPICTURE  "C:\\Users\\Dell\\Desktop\\Documents\\Tencent Files\\2130975534\\Image\\C2C\\{D3B9A4AA-C86A-A7C9-A03D-63BBF5258906}.jpg" \* MERGEFORMATINET </w:instrText>
        </w:r>
        <w:r w:rsidR="00C87B5F">
          <w:rPr>
            <w:rFonts w:ascii="宋体" w:hAnsi="宋体" w:cs="宋体"/>
            <w:sz w:val="24"/>
            <w:szCs w:val="24"/>
            <w:lang w:eastAsia="zh-CN"/>
          </w:rPr>
          <w:fldChar w:fldCharType="separate"/>
        </w:r>
        <w:r w:rsidR="009F1ACE">
          <w:rPr>
            <w:rFonts w:ascii="宋体" w:hAnsi="宋体" w:cs="宋体"/>
            <w:sz w:val="24"/>
            <w:szCs w:val="24"/>
            <w:lang w:eastAsia="zh-CN"/>
          </w:rPr>
          <w:fldChar w:fldCharType="begin"/>
        </w:r>
        <w:r w:rsidR="009F1ACE">
          <w:rPr>
            <w:rFonts w:ascii="宋体" w:hAnsi="宋体" w:cs="宋体"/>
            <w:sz w:val="24"/>
            <w:szCs w:val="24"/>
            <w:lang w:eastAsia="zh-CN"/>
          </w:rPr>
          <w:instrText xml:space="preserve"> INCLUDEPICTURE  "C:\\Users\\Dell\\Desktop\\Documents\\Tencent Files\\2130975534\\Image\\C2C\\{D3B9A4AA-C86A-A7C9-A03D-63BBF5258906}.jpg" \* MERGEFORMATINET </w:instrText>
        </w:r>
        <w:r w:rsidR="009F1ACE">
          <w:rPr>
            <w:rFonts w:ascii="宋体" w:hAnsi="宋体" w:cs="宋体"/>
            <w:sz w:val="24"/>
            <w:szCs w:val="24"/>
            <w:lang w:eastAsia="zh-CN"/>
          </w:rPr>
          <w:fldChar w:fldCharType="separate"/>
        </w:r>
        <w:r w:rsidR="009F1ACE">
          <w:rPr>
            <w:rFonts w:ascii="宋体" w:hAnsi="宋体" w:cs="宋体"/>
            <w:sz w:val="24"/>
            <w:szCs w:val="24"/>
            <w:lang w:eastAsia="zh-CN"/>
          </w:rPr>
          <w:pict w14:anchorId="2B817898">
            <v:shape id="_x0000_i1032" type="#_x0000_t75" alt="" style="width:373.5pt;height:126.75pt">
              <v:imagedata r:id="rId21" r:href="rId22"/>
            </v:shape>
          </w:pict>
        </w:r>
        <w:r w:rsidR="009F1ACE">
          <w:rPr>
            <w:rFonts w:ascii="宋体" w:hAnsi="宋体" w:cs="宋体"/>
            <w:sz w:val="24"/>
            <w:szCs w:val="24"/>
            <w:lang w:eastAsia="zh-CN"/>
          </w:rPr>
          <w:fldChar w:fldCharType="end"/>
        </w:r>
        <w:r w:rsidR="00C87B5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sidRPr="00F1763C">
          <w:rPr>
            <w:rFonts w:ascii="宋体" w:hAnsi="宋体" w:cs="宋体"/>
            <w:sz w:val="24"/>
            <w:szCs w:val="24"/>
            <w:lang w:eastAsia="zh-CN"/>
          </w:rPr>
          <w:fldChar w:fldCharType="end"/>
        </w:r>
      </w:ins>
    </w:p>
    <w:p w14:paraId="75BEF46D" w14:textId="77777777" w:rsidR="00781A9F" w:rsidRDefault="00781A9F">
      <w:pPr>
        <w:spacing w:after="0" w:line="360" w:lineRule="auto"/>
        <w:ind w:right="91"/>
        <w:jc w:val="center"/>
        <w:rPr>
          <w:ins w:id="267" w:author="simeng zhao" w:date="2018-01-30T13:55:00Z"/>
          <w:rFonts w:ascii="Times New Roman" w:hAnsi="Times New Roman"/>
          <w:sz w:val="21"/>
          <w:szCs w:val="21"/>
          <w:lang w:eastAsia="zh-CN"/>
        </w:rPr>
      </w:pPr>
      <w:ins w:id="268" w:author="simeng zhao" w:date="2018-01-30T13:55:00Z">
        <w:r>
          <w:rPr>
            <w:rFonts w:ascii="Times New Roman" w:hAnsi="Times New Roman" w:hint="eastAsia"/>
            <w:sz w:val="21"/>
            <w:szCs w:val="21"/>
            <w:lang w:eastAsia="zh-CN"/>
          </w:rPr>
          <w:t>当访问快表的命中率为</w:t>
        </w:r>
        <w:r>
          <w:rPr>
            <w:rFonts w:ascii="Times New Roman" w:hAnsi="Times New Roman" w:hint="eastAsia"/>
            <w:sz w:val="21"/>
            <w:szCs w:val="21"/>
            <w:lang w:eastAsia="zh-CN"/>
          </w:rPr>
          <w:t>9</w:t>
        </w:r>
        <w:r>
          <w:rPr>
            <w:rFonts w:ascii="Times New Roman" w:hAnsi="Times New Roman"/>
            <w:sz w:val="21"/>
            <w:szCs w:val="21"/>
            <w:lang w:eastAsia="zh-CN"/>
          </w:rPr>
          <w:t>9%</w:t>
        </w:r>
        <w:r>
          <w:rPr>
            <w:rFonts w:ascii="Times New Roman" w:hAnsi="Times New Roman" w:hint="eastAsia"/>
            <w:sz w:val="21"/>
            <w:szCs w:val="21"/>
            <w:lang w:eastAsia="zh-CN"/>
          </w:rPr>
          <w:t>的时候</w:t>
        </w:r>
      </w:ins>
    </w:p>
    <w:p w14:paraId="39B3E8B8" w14:textId="77777777" w:rsidR="00781A9F" w:rsidRDefault="00781A9F" w:rsidP="00781A9F">
      <w:pPr>
        <w:spacing w:after="0" w:line="360" w:lineRule="auto"/>
        <w:ind w:right="91"/>
        <w:jc w:val="center"/>
        <w:rPr>
          <w:ins w:id="269" w:author="simeng zhao" w:date="2018-01-30T13:56:00Z"/>
          <w:rFonts w:ascii="Times New Roman" w:hAnsi="Times New Roman"/>
          <w:sz w:val="21"/>
          <w:szCs w:val="21"/>
          <w:lang w:eastAsia="zh-CN"/>
        </w:rPr>
      </w:pPr>
      <w:commentRangeStart w:id="270"/>
      <w:ins w:id="271" w:author="simeng zhao" w:date="2018-01-30T13:56:00Z">
        <w:r>
          <w:rPr>
            <w:rFonts w:ascii="Times New Roman" w:hAnsi="Times New Roman"/>
            <w:sz w:val="21"/>
            <w:szCs w:val="21"/>
            <w:lang w:eastAsia="zh-CN"/>
          </w:rPr>
          <w:t>100×99%</w:t>
        </w:r>
        <w:r>
          <w:rPr>
            <w:rFonts w:ascii="Times New Roman" w:hAnsi="Times New Roman"/>
            <w:sz w:val="21"/>
            <w:szCs w:val="21"/>
            <w:lang w:eastAsia="zh-CN"/>
          </w:rPr>
          <w:t>＋</w:t>
        </w:r>
        <w:r>
          <w:rPr>
            <w:rFonts w:ascii="Times New Roman" w:hAnsi="Times New Roman"/>
            <w:sz w:val="21"/>
            <w:szCs w:val="21"/>
            <w:lang w:eastAsia="zh-CN"/>
          </w:rPr>
          <w:t>(100</w:t>
        </w:r>
        <w:r>
          <w:rPr>
            <w:rFonts w:ascii="Times New Roman" w:hAnsi="Times New Roman"/>
            <w:sz w:val="21"/>
            <w:szCs w:val="21"/>
            <w:lang w:eastAsia="zh-CN"/>
          </w:rPr>
          <w:t>＋</w:t>
        </w:r>
        <w:r>
          <w:rPr>
            <w:rFonts w:ascii="Times New Roman" w:hAnsi="Times New Roman"/>
            <w:sz w:val="21"/>
            <w:szCs w:val="21"/>
            <w:lang w:eastAsia="zh-CN"/>
          </w:rPr>
          <w:t>100)×(1</w:t>
        </w:r>
        <w:r>
          <w:rPr>
            <w:rFonts w:ascii="Times New Roman" w:hAnsi="Times New Roman"/>
            <w:sz w:val="21"/>
            <w:szCs w:val="21"/>
            <w:lang w:eastAsia="zh-CN"/>
          </w:rPr>
          <w:t>－</w:t>
        </w:r>
        <w:r>
          <w:rPr>
            <w:rFonts w:ascii="Times New Roman" w:hAnsi="Times New Roman"/>
            <w:sz w:val="21"/>
            <w:szCs w:val="21"/>
            <w:lang w:eastAsia="zh-CN"/>
          </w:rPr>
          <w:t>99%)</w:t>
        </w:r>
        <w:r>
          <w:rPr>
            <w:rFonts w:ascii="Times New Roman" w:hAnsi="Times New Roman"/>
            <w:sz w:val="21"/>
            <w:szCs w:val="21"/>
            <w:lang w:eastAsia="zh-CN"/>
          </w:rPr>
          <w:t>＝</w:t>
        </w:r>
        <w:r>
          <w:rPr>
            <w:rFonts w:ascii="Times New Roman" w:hAnsi="Times New Roman"/>
            <w:sz w:val="21"/>
            <w:szCs w:val="21"/>
            <w:lang w:eastAsia="zh-CN"/>
          </w:rPr>
          <w:t>101 ns</w:t>
        </w:r>
        <w:commentRangeEnd w:id="270"/>
        <w:r>
          <w:rPr>
            <w:rStyle w:val="af6"/>
            <w:rFonts w:ascii="Times New Roman" w:eastAsiaTheme="minorEastAsia" w:hAnsi="Times New Roman" w:cstheme="minorBidi"/>
            <w:kern w:val="2"/>
            <w:lang w:eastAsia="zh-CN"/>
          </w:rPr>
          <w:commentReference w:id="270"/>
        </w:r>
      </w:ins>
    </w:p>
    <w:p w14:paraId="45F39CB5" w14:textId="77777777" w:rsidR="00781A9F" w:rsidRPr="00781A9F" w:rsidRDefault="00781A9F">
      <w:pPr>
        <w:spacing w:after="0" w:line="360" w:lineRule="auto"/>
        <w:ind w:right="91"/>
        <w:jc w:val="center"/>
        <w:rPr>
          <w:ins w:id="272" w:author="simeng zhao" w:date="2018-01-30T13:55:00Z"/>
          <w:rFonts w:ascii="Times New Roman" w:hAnsi="Times New Roman"/>
          <w:sz w:val="21"/>
          <w:szCs w:val="21"/>
          <w:lang w:eastAsia="zh-CN"/>
        </w:rPr>
      </w:pPr>
    </w:p>
    <w:p w14:paraId="2DCF98A2" w14:textId="77777777" w:rsidR="00781A9F" w:rsidRDefault="00781A9F">
      <w:pPr>
        <w:spacing w:after="0" w:line="360" w:lineRule="auto"/>
        <w:ind w:right="91"/>
        <w:jc w:val="center"/>
        <w:rPr>
          <w:rFonts w:ascii="Times New Roman" w:hAnsi="Times New Roman"/>
          <w:sz w:val="21"/>
          <w:szCs w:val="21"/>
          <w:lang w:eastAsia="zh-CN"/>
        </w:rPr>
      </w:pPr>
    </w:p>
    <w:p w14:paraId="101F4044" w14:textId="77777777" w:rsidR="007319B1" w:rsidRDefault="007319B1">
      <w:pPr>
        <w:spacing w:after="0" w:line="360" w:lineRule="auto"/>
        <w:ind w:right="88" w:firstLine="415"/>
        <w:jc w:val="both"/>
        <w:rPr>
          <w:ins w:id="273" w:author="simeng zhao" w:date="2018-01-30T13:58:00Z"/>
          <w:rFonts w:ascii="Times New Roman" w:hAnsi="Times New Roman"/>
          <w:spacing w:val="10"/>
          <w:sz w:val="21"/>
          <w:szCs w:val="21"/>
          <w:lang w:eastAsia="zh-CN"/>
        </w:rPr>
      </w:pPr>
      <w:r>
        <w:rPr>
          <w:rFonts w:ascii="Times New Roman" w:hAnsi="Times New Roman"/>
          <w:spacing w:val="10"/>
          <w:sz w:val="21"/>
          <w:szCs w:val="21"/>
          <w:lang w:eastAsia="zh-CN"/>
        </w:rPr>
        <w:t>比两次访问内存的时间</w:t>
      </w:r>
      <w:r>
        <w:rPr>
          <w:rFonts w:ascii="Times New Roman" w:hAnsi="Times New Roman"/>
          <w:spacing w:val="10"/>
          <w:sz w:val="21"/>
          <w:szCs w:val="21"/>
          <w:lang w:eastAsia="zh-CN"/>
        </w:rPr>
        <w:t xml:space="preserve">200 ns </w:t>
      </w:r>
      <w:r>
        <w:rPr>
          <w:rFonts w:ascii="Times New Roman" w:hAnsi="Times New Roman"/>
          <w:spacing w:val="10"/>
          <w:sz w:val="21"/>
          <w:szCs w:val="21"/>
          <w:lang w:eastAsia="zh-CN"/>
        </w:rPr>
        <w:t>缩短</w:t>
      </w:r>
      <w:ins w:id="274" w:author="simeng zhao" w:date="2018-01-30T13:57:00Z">
        <w:r w:rsidR="00781A9F">
          <w:rPr>
            <w:rFonts w:ascii="Times New Roman" w:hAnsi="Times New Roman" w:hint="eastAsia"/>
            <w:spacing w:val="10"/>
            <w:sz w:val="21"/>
            <w:szCs w:val="21"/>
            <w:lang w:eastAsia="zh-CN"/>
          </w:rPr>
          <w:t>接近</w:t>
        </w:r>
        <w:r w:rsidR="00781A9F">
          <w:rPr>
            <w:rFonts w:ascii="Times New Roman" w:hAnsi="Times New Roman" w:hint="eastAsia"/>
            <w:spacing w:val="10"/>
            <w:sz w:val="21"/>
            <w:szCs w:val="21"/>
            <w:lang w:eastAsia="zh-CN"/>
          </w:rPr>
          <w:t>5</w:t>
        </w:r>
        <w:r w:rsidR="00781A9F">
          <w:rPr>
            <w:rFonts w:ascii="Times New Roman" w:hAnsi="Times New Roman"/>
            <w:spacing w:val="10"/>
            <w:sz w:val="21"/>
            <w:szCs w:val="21"/>
            <w:lang w:eastAsia="zh-CN"/>
          </w:rPr>
          <w:t>0</w:t>
        </w:r>
      </w:ins>
      <w:del w:id="275" w:author="simeng zhao" w:date="2018-01-30T13:57:00Z">
        <w:r w:rsidDel="00781A9F">
          <w:rPr>
            <w:rFonts w:ascii="Times New Roman" w:hAnsi="Times New Roman"/>
            <w:spacing w:val="10"/>
            <w:sz w:val="21"/>
            <w:szCs w:val="21"/>
            <w:lang w:eastAsia="zh-CN"/>
          </w:rPr>
          <w:delText>35</w:delText>
        </w:r>
      </w:del>
      <w:r>
        <w:rPr>
          <w:rFonts w:ascii="Times New Roman" w:hAnsi="Times New Roman"/>
          <w:spacing w:val="10"/>
          <w:sz w:val="21"/>
          <w:szCs w:val="21"/>
          <w:lang w:eastAsia="zh-CN"/>
        </w:rPr>
        <w:t>%</w:t>
      </w:r>
      <w:r>
        <w:rPr>
          <w:rFonts w:ascii="Times New Roman" w:hAnsi="Times New Roman"/>
          <w:spacing w:val="10"/>
          <w:sz w:val="21"/>
          <w:szCs w:val="21"/>
          <w:lang w:eastAsia="zh-CN"/>
        </w:rPr>
        <w:t>。</w:t>
      </w:r>
    </w:p>
    <w:p w14:paraId="19F13A23" w14:textId="77777777" w:rsidR="00781A9F" w:rsidRDefault="00781A9F" w:rsidP="00781A9F">
      <w:pPr>
        <w:spacing w:after="0" w:line="360" w:lineRule="auto"/>
        <w:ind w:right="88" w:firstLine="415"/>
        <w:jc w:val="both"/>
        <w:rPr>
          <w:ins w:id="276" w:author="simeng zhao" w:date="2018-01-30T13:58:00Z"/>
          <w:rFonts w:ascii="Times New Roman" w:hAnsi="Times New Roman"/>
          <w:spacing w:val="10"/>
          <w:sz w:val="21"/>
          <w:szCs w:val="21"/>
          <w:lang w:eastAsia="zh-CN"/>
        </w:rPr>
      </w:pPr>
      <w:ins w:id="277" w:author="simeng zhao" w:date="2018-01-30T13:58:00Z">
        <w:r>
          <w:rPr>
            <w:noProof/>
          </w:rPr>
          <w:drawing>
            <wp:inline distT="0" distB="0" distL="0" distR="0" wp14:anchorId="5C5B9016" wp14:editId="6B3C02CE">
              <wp:extent cx="4367283" cy="3376907"/>
              <wp:effectExtent l="0" t="0" r="0" b="0"/>
              <wp:docPr id="5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8089" cy="3385263"/>
                      </a:xfrm>
                      <a:prstGeom prst="rect">
                        <a:avLst/>
                      </a:prstGeom>
                    </pic:spPr>
                  </pic:pic>
                </a:graphicData>
              </a:graphic>
            </wp:inline>
          </w:drawing>
        </w:r>
      </w:ins>
    </w:p>
    <w:p w14:paraId="5650047D" w14:textId="77777777" w:rsidR="00781A9F" w:rsidRDefault="00781A9F" w:rsidP="00781A9F">
      <w:pPr>
        <w:spacing w:after="0" w:line="360" w:lineRule="auto"/>
        <w:ind w:right="88" w:firstLine="415"/>
        <w:jc w:val="both"/>
        <w:rPr>
          <w:ins w:id="278" w:author="simeng zhao" w:date="2018-01-30T13:58:00Z"/>
          <w:rFonts w:ascii="Times New Roman" w:hAnsi="Times New Roman"/>
          <w:spacing w:val="10"/>
          <w:sz w:val="21"/>
          <w:szCs w:val="21"/>
          <w:lang w:eastAsia="zh-CN"/>
        </w:rPr>
      </w:pPr>
      <w:ins w:id="279" w:author="simeng zhao" w:date="2018-01-30T13:58:00Z">
        <w:r>
          <w:rPr>
            <w:rFonts w:ascii="Times New Roman" w:hAnsi="Times New Roman" w:hint="eastAsia"/>
            <w:b/>
            <w:color w:val="FF0000"/>
            <w:spacing w:val="10"/>
            <w:sz w:val="24"/>
            <w:szCs w:val="18"/>
            <w:lang w:eastAsia="zh-CN"/>
          </w:rPr>
          <w:t>/</w:t>
        </w:r>
        <w:r>
          <w:rPr>
            <w:rFonts w:ascii="Times New Roman" w:hAnsi="Times New Roman"/>
            <w:b/>
            <w:color w:val="FF0000"/>
            <w:spacing w:val="10"/>
            <w:sz w:val="24"/>
            <w:szCs w:val="18"/>
            <w:lang w:eastAsia="zh-CN"/>
          </w:rPr>
          <w:t>/</w:t>
        </w:r>
        <w:r>
          <w:rPr>
            <w:rFonts w:ascii="Times New Roman" w:hAnsi="Times New Roman" w:hint="eastAsia"/>
            <w:b/>
            <w:color w:val="FF0000"/>
            <w:spacing w:val="10"/>
            <w:sz w:val="24"/>
            <w:szCs w:val="18"/>
            <w:lang w:eastAsia="zh-CN"/>
          </w:rPr>
          <w:t>Operating System Concepts (9th Edition), page 37</w:t>
        </w:r>
        <w:r>
          <w:rPr>
            <w:rFonts w:ascii="Times New Roman" w:hAnsi="Times New Roman"/>
            <w:b/>
            <w:color w:val="FF0000"/>
            <w:spacing w:val="10"/>
            <w:sz w:val="24"/>
            <w:szCs w:val="18"/>
            <w:lang w:eastAsia="zh-CN"/>
          </w:rPr>
          <w:t>5</w:t>
        </w:r>
      </w:ins>
    </w:p>
    <w:p w14:paraId="56C91CF4" w14:textId="77777777" w:rsidR="00781A9F" w:rsidRPr="00781A9F" w:rsidRDefault="00781A9F">
      <w:pPr>
        <w:spacing w:after="0" w:line="360" w:lineRule="auto"/>
        <w:ind w:right="88" w:firstLine="415"/>
        <w:jc w:val="both"/>
        <w:rPr>
          <w:ins w:id="280" w:author="simeng zhao" w:date="2018-01-30T13:57:00Z"/>
          <w:rFonts w:ascii="Times New Roman" w:hAnsi="Times New Roman"/>
          <w:spacing w:val="10"/>
          <w:sz w:val="21"/>
          <w:szCs w:val="21"/>
          <w:lang w:eastAsia="zh-CN"/>
        </w:rPr>
      </w:pPr>
    </w:p>
    <w:p w14:paraId="7C68ABE8" w14:textId="77777777" w:rsidR="00781A9F" w:rsidRPr="00E94C38" w:rsidRDefault="00781A9F" w:rsidP="00054AE2">
      <w:pPr>
        <w:pStyle w:val="af9"/>
        <w:ind w:firstLine="442"/>
        <w:rPr>
          <w:ins w:id="281" w:author="simeng zhao" w:date="2018-01-30T13:57:00Z"/>
        </w:rPr>
        <w:pPrChange w:id="282" w:author="simeng zhao" w:date="2018-02-02T14:06:00Z">
          <w:pPr>
            <w:spacing w:after="0" w:line="360" w:lineRule="auto"/>
            <w:ind w:right="88" w:firstLine="415"/>
            <w:jc w:val="both"/>
          </w:pPr>
        </w:pPrChange>
      </w:pPr>
      <w:ins w:id="283" w:author="simeng zhao" w:date="2018-01-30T13:57:00Z">
        <w:r w:rsidRPr="00E94C38">
          <w:rPr>
            <w:rFonts w:hint="eastAsia"/>
          </w:rPr>
          <w:t>处理器高速缓存（</w:t>
        </w:r>
        <w:r w:rsidRPr="00E94C38">
          <w:rPr>
            <w:rFonts w:hint="eastAsia"/>
          </w:rPr>
          <w:t>cache</w:t>
        </w:r>
        <w:r w:rsidRPr="00E94C38">
          <w:rPr>
            <w:rFonts w:hint="eastAsia"/>
          </w:rPr>
          <w:t>）和</w:t>
        </w:r>
        <w:r w:rsidRPr="00E94C38">
          <w:rPr>
            <w:rFonts w:hint="eastAsia"/>
          </w:rPr>
          <w:t>TLB</w:t>
        </w:r>
        <w:r w:rsidRPr="00E94C38">
          <w:rPr>
            <w:rFonts w:hint="eastAsia"/>
          </w:rPr>
          <w:t>是两个比较容易混淆的概念，但是两者在作用和工作方式上都有较大的区别，处理器高速缓存是存在于内存和</w:t>
        </w:r>
        <w:r w:rsidRPr="00E94C38">
          <w:rPr>
            <w:rFonts w:hint="eastAsia"/>
          </w:rPr>
          <w:t>CPU</w:t>
        </w:r>
        <w:r w:rsidRPr="00E94C38">
          <w:rPr>
            <w:rFonts w:hint="eastAsia"/>
          </w:rPr>
          <w:t>之间的存储部件，其存储的内容一般是将要运行的指令或者是将要使用的数据，而</w:t>
        </w:r>
        <w:r w:rsidRPr="00E94C38">
          <w:rPr>
            <w:rFonts w:hint="eastAsia"/>
          </w:rPr>
          <w:t>TLB</w:t>
        </w:r>
        <w:r w:rsidRPr="00E94C38">
          <w:rPr>
            <w:rFonts w:hint="eastAsia"/>
          </w:rPr>
          <w:t>则是存在于</w:t>
        </w:r>
        <w:r w:rsidRPr="00E94C38">
          <w:rPr>
            <w:rFonts w:hint="eastAsia"/>
          </w:rPr>
          <w:t>MMU</w:t>
        </w:r>
        <w:r w:rsidRPr="00E94C38">
          <w:rPr>
            <w:rFonts w:hint="eastAsia"/>
          </w:rPr>
          <w:t>内部，其作用是为了加速页地址的查找，在</w:t>
        </w:r>
        <w:r w:rsidRPr="00E94C38">
          <w:rPr>
            <w:rFonts w:hint="eastAsia"/>
          </w:rPr>
          <w:t>TLB</w:t>
        </w:r>
        <w:r w:rsidRPr="00E94C38">
          <w:rPr>
            <w:rFonts w:hint="eastAsia"/>
          </w:rPr>
          <w:t>中存储的是包含页信息的页表项。</w:t>
        </w:r>
      </w:ins>
    </w:p>
    <w:p w14:paraId="5697D95E" w14:textId="77777777" w:rsidR="00781A9F" w:rsidRPr="00E94C38" w:rsidRDefault="00781A9F" w:rsidP="00054AE2">
      <w:pPr>
        <w:pStyle w:val="af9"/>
        <w:ind w:firstLine="442"/>
        <w:rPr>
          <w:ins w:id="284" w:author="simeng zhao" w:date="2018-01-30T13:57:00Z"/>
        </w:rPr>
        <w:pPrChange w:id="285" w:author="simeng zhao" w:date="2018-02-02T14:06:00Z">
          <w:pPr>
            <w:spacing w:after="0" w:line="360" w:lineRule="auto"/>
            <w:ind w:right="88" w:firstLine="415"/>
            <w:jc w:val="both"/>
          </w:pPr>
        </w:pPrChange>
      </w:pPr>
      <w:ins w:id="286" w:author="simeng zhao" w:date="2018-01-30T13:57:00Z">
        <w:r w:rsidRPr="00E94C38">
          <w:rPr>
            <w:rFonts w:hint="eastAsia"/>
          </w:rPr>
          <w:t>现代的处理器架构渐渐开始采用分级的</w:t>
        </w:r>
        <w:r w:rsidRPr="00E94C38">
          <w:rPr>
            <w:rFonts w:hint="eastAsia"/>
          </w:rPr>
          <w:t>TLB</w:t>
        </w:r>
        <w:r w:rsidRPr="00E94C38">
          <w:rPr>
            <w:rFonts w:hint="eastAsia"/>
          </w:rPr>
          <w:t>来加速页表的访问，分为指令</w:t>
        </w:r>
        <w:r w:rsidRPr="00E94C38">
          <w:t>TLB</w:t>
        </w:r>
        <w:r w:rsidRPr="00E94C38">
          <w:rPr>
            <w:rFonts w:hint="eastAsia"/>
          </w:rPr>
          <w:t>和数据</w:t>
        </w:r>
        <w:r w:rsidRPr="00E94C38">
          <w:rPr>
            <w:rFonts w:hint="eastAsia"/>
          </w:rPr>
          <w:t>TLB</w:t>
        </w:r>
        <w:r w:rsidRPr="00E94C38">
          <w:rPr>
            <w:rFonts w:hint="eastAsia"/>
          </w:rPr>
          <w:t>，这样可以获得双倍的可用表项，因为指令和数据的查找在流水线中是两个分开的过程，在一级快表中未命中的页表项，会消耗</w:t>
        </w:r>
        <w:r w:rsidRPr="00E94C38">
          <w:rPr>
            <w:rFonts w:hint="eastAsia"/>
          </w:rPr>
          <w:t>6</w:t>
        </w:r>
        <w:r w:rsidRPr="00E94C38">
          <w:rPr>
            <w:rFonts w:hint="eastAsia"/>
          </w:rPr>
          <w:t>个时钟周期在二级快表中寻找，而在二级快表中仍未命中的数据则会消耗上百个时钟周期来通过访问内存取得具体地址。</w:t>
        </w:r>
      </w:ins>
    </w:p>
    <w:p w14:paraId="746ADDFE" w14:textId="2265A04E" w:rsidR="00781A9F" w:rsidRPr="00054AE2" w:rsidRDefault="00781A9F" w:rsidP="00054AE2">
      <w:pPr>
        <w:pStyle w:val="af9"/>
        <w:ind w:firstLine="442"/>
        <w:pPrChange w:id="287" w:author="simeng zhao" w:date="2018-02-02T14:06:00Z">
          <w:pPr>
            <w:spacing w:after="0" w:line="360" w:lineRule="auto"/>
            <w:ind w:right="88" w:firstLine="415"/>
            <w:jc w:val="both"/>
          </w:pPr>
        </w:pPrChange>
      </w:pPr>
      <w:ins w:id="288" w:author="simeng zhao" w:date="2018-01-30T13:57:00Z">
        <w:r w:rsidRPr="00E94C38">
          <w:rPr>
            <w:rFonts w:hint="eastAsia"/>
          </w:rPr>
          <w:t>快表是一个硬件的功能，所以对于操作系统的设计者以及操作系统本身来说可能意义并不大，但是设计者必须了解快表的作用以及功能，不同的硬件平台会提供不同的快表功能，而相应的操作</w:t>
        </w:r>
        <w:r w:rsidRPr="00E94C38">
          <w:rPr>
            <w:rFonts w:hint="eastAsia"/>
          </w:rPr>
          <w:lastRenderedPageBreak/>
          <w:t>系统也应当根据快表的设计方式来使用分页功能。同样的，硬件平台在快表设计上的变化也会对上层操作系统的设计产生影响。</w:t>
        </w:r>
      </w:ins>
    </w:p>
    <w:p w14:paraId="42D341A6"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4.3.3  </w:t>
      </w:r>
      <w:r>
        <w:rPr>
          <w:rFonts w:ascii="Times New Roman" w:hAnsi="Times New Roman"/>
          <w:b/>
          <w:spacing w:val="-1"/>
          <w:sz w:val="24"/>
          <w:szCs w:val="24"/>
          <w:lang w:eastAsia="zh-CN"/>
        </w:rPr>
        <w:t>分页存储空间分配和去配</w:t>
      </w:r>
    </w:p>
    <w:p w14:paraId="3D8A5831" w14:textId="77777777" w:rsidR="00781A9F" w:rsidRDefault="007319B1">
      <w:pPr>
        <w:spacing w:after="0" w:line="360" w:lineRule="auto"/>
        <w:ind w:right="88" w:firstLine="415"/>
        <w:jc w:val="both"/>
        <w:rPr>
          <w:ins w:id="289" w:author="simeng zhao" w:date="2018-01-30T13:59:00Z"/>
          <w:rFonts w:ascii="Times New Roman" w:hAnsi="Times New Roman"/>
          <w:spacing w:val="10"/>
          <w:sz w:val="21"/>
          <w:szCs w:val="21"/>
          <w:lang w:eastAsia="zh-CN"/>
        </w:rPr>
      </w:pPr>
      <w:r>
        <w:rPr>
          <w:rFonts w:ascii="Times New Roman" w:hAnsi="Times New Roman"/>
          <w:spacing w:val="10"/>
          <w:sz w:val="21"/>
          <w:szCs w:val="21"/>
          <w:lang w:eastAsia="zh-CN"/>
        </w:rPr>
        <w:t>分页存储管理中，系统要建立一张内存物理块表，用来记录页框状态，管理内存物理块的分配，所包含的信息有内存总块数、哪些为空闲块</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、哪些已分配及分给哪个进程等，最简单的方法可用位示图来记录分配情况，每位与一个页框相对应，用</w:t>
      </w:r>
      <w:r>
        <w:rPr>
          <w:rFonts w:ascii="Times New Roman" w:hAnsi="Times New Roman"/>
          <w:spacing w:val="10"/>
          <w:sz w:val="21"/>
          <w:szCs w:val="21"/>
          <w:lang w:eastAsia="zh-CN"/>
        </w:rPr>
        <w:t>0/1</w:t>
      </w:r>
      <w:r>
        <w:rPr>
          <w:rFonts w:ascii="Times New Roman" w:hAnsi="Times New Roman"/>
          <w:spacing w:val="10"/>
          <w:sz w:val="21"/>
          <w:szCs w:val="21"/>
          <w:lang w:eastAsia="zh-CN"/>
        </w:rPr>
        <w:t>表示对应块为空闲</w:t>
      </w:r>
      <w:r>
        <w:rPr>
          <w:rFonts w:ascii="Times New Roman" w:hAnsi="Times New Roman"/>
          <w:spacing w:val="10"/>
          <w:sz w:val="21"/>
          <w:szCs w:val="21"/>
          <w:lang w:eastAsia="zh-CN"/>
        </w:rPr>
        <w:t>/</w:t>
      </w:r>
      <w:r>
        <w:rPr>
          <w:rFonts w:ascii="Times New Roman" w:hAnsi="Times New Roman"/>
          <w:spacing w:val="10"/>
          <w:sz w:val="21"/>
          <w:szCs w:val="21"/>
          <w:lang w:eastAsia="zh-CN"/>
        </w:rPr>
        <w:t>已占用，用另一专门字记录当前空闲块数，如图</w:t>
      </w:r>
      <w:r>
        <w:rPr>
          <w:rFonts w:ascii="Times New Roman" w:hAnsi="Times New Roman"/>
          <w:spacing w:val="10"/>
          <w:sz w:val="21"/>
          <w:szCs w:val="21"/>
          <w:lang w:eastAsia="zh-CN"/>
        </w:rPr>
        <w:t>4-8</w:t>
      </w:r>
      <w:r>
        <w:rPr>
          <w:rFonts w:ascii="Times New Roman" w:hAnsi="Times New Roman"/>
          <w:spacing w:val="10"/>
          <w:sz w:val="21"/>
          <w:szCs w:val="21"/>
          <w:lang w:eastAsia="zh-CN"/>
        </w:rPr>
        <w:t>（</w:t>
      </w:r>
      <w:r>
        <w:rPr>
          <w:rFonts w:ascii="Times New Roman" w:hAnsi="Times New Roman"/>
          <w:spacing w:val="10"/>
          <w:sz w:val="21"/>
          <w:szCs w:val="21"/>
          <w:lang w:eastAsia="zh-CN"/>
        </w:rPr>
        <w:t>a</w:t>
      </w:r>
      <w:r>
        <w:rPr>
          <w:rFonts w:ascii="Times New Roman" w:hAnsi="Times New Roman"/>
          <w:spacing w:val="10"/>
          <w:sz w:val="21"/>
          <w:szCs w:val="21"/>
          <w:lang w:eastAsia="zh-CN"/>
        </w:rPr>
        <w:t>）</w:t>
      </w:r>
      <w:r>
        <w:rPr>
          <w:rFonts w:ascii="Times New Roman" w:hAnsi="Times New Roman"/>
          <w:spacing w:val="10"/>
          <w:sz w:val="21"/>
          <w:szCs w:val="21"/>
          <w:lang w:eastAsia="zh-CN"/>
        </w:rPr>
        <w:t>(b)</w:t>
      </w:r>
      <w:r>
        <w:rPr>
          <w:rFonts w:ascii="Times New Roman" w:hAnsi="Times New Roman"/>
          <w:spacing w:val="10"/>
          <w:sz w:val="21"/>
          <w:szCs w:val="21"/>
          <w:lang w:eastAsia="zh-CN"/>
        </w:rPr>
        <w:t>所示。</w:t>
      </w:r>
    </w:p>
    <w:p w14:paraId="7F66364D" w14:textId="77777777" w:rsidR="007319B1" w:rsidRDefault="00781A9F" w:rsidP="00781A9F">
      <w:pPr>
        <w:spacing w:after="0" w:line="360" w:lineRule="auto"/>
        <w:ind w:right="88" w:firstLine="415"/>
        <w:jc w:val="center"/>
        <w:rPr>
          <w:rFonts w:ascii="Times New Roman" w:hAnsi="Times New Roman"/>
          <w:spacing w:val="10"/>
          <w:sz w:val="21"/>
          <w:szCs w:val="21"/>
          <w:lang w:eastAsia="zh-CN"/>
        </w:rPr>
      </w:pPr>
      <w:ins w:id="290" w:author="simeng zhao" w:date="2018-01-30T13:59:00Z">
        <w:r>
          <w:rPr>
            <w:rFonts w:ascii="Times New Roman" w:hAnsi="Times New Roman"/>
            <w:noProof/>
            <w:spacing w:val="10"/>
            <w:sz w:val="21"/>
            <w:szCs w:val="21"/>
            <w:lang w:eastAsia="zh-CN"/>
          </w:rPr>
          <mc:AlternateContent>
            <mc:Choice Requires="wpg">
              <w:drawing>
                <wp:inline distT="0" distB="0" distL="0" distR="0" wp14:anchorId="555F8D45" wp14:editId="784488B3">
                  <wp:extent cx="4750435" cy="1835150"/>
                  <wp:effectExtent l="0" t="0" r="0" b="0"/>
                  <wp:docPr id="550" name="组合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0435" cy="1835150"/>
                            <a:chOff x="1097" y="1397"/>
                            <a:chExt cx="7481" cy="2890"/>
                          </a:xfrm>
                        </wpg:grpSpPr>
                        <wpg:grpSp>
                          <wpg:cNvPr id="551" name="组合 108"/>
                          <wpg:cNvGrpSpPr>
                            <a:grpSpLocks/>
                          </wpg:cNvGrpSpPr>
                          <wpg:grpSpPr bwMode="auto">
                            <a:xfrm>
                              <a:off x="1099" y="1399"/>
                              <a:ext cx="7476" cy="2885"/>
                              <a:chOff x="1099" y="1399"/>
                              <a:chExt cx="7476" cy="2885"/>
                            </a:xfrm>
                          </wpg:grpSpPr>
                          <wps:wsp>
                            <wps:cNvPr id="552" name="任意多边形 110"/>
                            <wps:cNvSpPr>
                              <a:spLocks/>
                            </wps:cNvSpPr>
                            <wps:spPr bwMode="auto">
                              <a:xfrm>
                                <a:off x="1099" y="1399"/>
                                <a:ext cx="7476" cy="2885"/>
                              </a:xfrm>
                              <a:custGeom>
                                <a:avLst/>
                                <a:gdLst>
                                  <a:gd name="T0" fmla="+- 0 1099 1099"/>
                                  <a:gd name="T1" fmla="*/ T0 w 7476"/>
                                  <a:gd name="T2" fmla="+- 0 4284 1399"/>
                                  <a:gd name="T3" fmla="*/ 4284 h 2885"/>
                                  <a:gd name="T4" fmla="+- 0 8575 1099"/>
                                  <a:gd name="T5" fmla="*/ T4 w 7476"/>
                                  <a:gd name="T6" fmla="+- 0 4284 1399"/>
                                  <a:gd name="T7" fmla="*/ 4284 h 2885"/>
                                  <a:gd name="T8" fmla="+- 0 8575 1099"/>
                                  <a:gd name="T9" fmla="*/ T8 w 7476"/>
                                  <a:gd name="T10" fmla="+- 0 1399 1399"/>
                                  <a:gd name="T11" fmla="*/ 1399 h 2885"/>
                                  <a:gd name="T12" fmla="+- 0 1099 1099"/>
                                  <a:gd name="T13" fmla="*/ T12 w 7476"/>
                                  <a:gd name="T14" fmla="+- 0 1399 1399"/>
                                  <a:gd name="T15" fmla="*/ 1399 h 2885"/>
                                  <a:gd name="T16" fmla="+- 0 1099 1099"/>
                                  <a:gd name="T17" fmla="*/ T16 w 7476"/>
                                  <a:gd name="T18" fmla="+- 0 4284 1399"/>
                                  <a:gd name="T19" fmla="*/ 4284 h 2885"/>
                                </a:gdLst>
                                <a:ahLst/>
                                <a:cxnLst>
                                  <a:cxn ang="0">
                                    <a:pos x="T1" y="T3"/>
                                  </a:cxn>
                                  <a:cxn ang="0">
                                    <a:pos x="T5" y="T7"/>
                                  </a:cxn>
                                  <a:cxn ang="0">
                                    <a:pos x="T9" y="T11"/>
                                  </a:cxn>
                                  <a:cxn ang="0">
                                    <a:pos x="T13" y="T15"/>
                                  </a:cxn>
                                  <a:cxn ang="0">
                                    <a:pos x="T17" y="T19"/>
                                  </a:cxn>
                                </a:cxnLst>
                                <a:rect l="0" t="0" r="r" b="b"/>
                                <a:pathLst>
                                  <a:path w="7476" h="2885">
                                    <a:moveTo>
                                      <a:pt x="0" y="2885"/>
                                    </a:moveTo>
                                    <a:lnTo>
                                      <a:pt x="7476" y="2885"/>
                                    </a:lnTo>
                                    <a:lnTo>
                                      <a:pt x="7476" y="0"/>
                                    </a:lnTo>
                                    <a:lnTo>
                                      <a:pt x="0" y="0"/>
                                    </a:lnTo>
                                    <a:lnTo>
                                      <a:pt x="0" y="2885"/>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3" name="图片 10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097" y="1397"/>
                                <a:ext cx="7481" cy="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inline>
              </w:drawing>
            </mc:Choice>
            <mc:Fallback>
              <w:pict>
                <v:group w14:anchorId="198BAD3D" id="组合 107" o:spid="_x0000_s1026" style="width:374.05pt;height:144.5pt;mso-position-horizontal-relative:char;mso-position-vertical-relative:line" coordorigin="1097,1397" coordsize="7481,2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">
                  <v:group id="组合 108" o:spid="_x0000_s1027" style="position:absolute;left:1099;top:1399;width:7476;height:2885" coordorigin="1099,1399" coordsize="7476,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shape id="任意多边形 110" o:spid="_x0000_s1028" style="position:absolute;left:1099;top:1399;width:7476;height:2885;visibility:visible;mso-wrap-style:square;v-text-anchor:top" coordsize="7476,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" path="m,2885r7476,l7476,,,,,2885e" fillcolor="black" stroked="f">
                      <v:path arrowok="t" o:connecttype="custom" o:connectlocs="0,4284;7476,4284;7476,1399;0,1399;0,4284" o:connectangles="0,0,0,0,0"/>
                    </v:shape>
                    <v:shape id="图片 109" o:spid="_x0000_s1029" type="#_x0000_t75" style="position:absolute;left:1097;top:1397;width:7481;height:2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">
                      <v:imagedata r:id="rId28" o:title=""/>
                    </v:shape>
                  </v:group>
                  <w10:anchorlock/>
                </v:group>
              </w:pict>
            </mc:Fallback>
          </mc:AlternateContent>
        </w:r>
      </w:ins>
    </w:p>
    <w:p w14:paraId="0F3E1466" w14:textId="77777777" w:rsidR="007319B1" w:rsidRDefault="007319B1">
      <w:pPr>
        <w:spacing w:after="0" w:line="200" w:lineRule="exact"/>
        <w:rPr>
          <w:rFonts w:ascii="Times New Roman" w:hAnsi="Times New Roman"/>
          <w:sz w:val="20"/>
          <w:szCs w:val="20"/>
          <w:lang w:eastAsia="zh-CN"/>
        </w:rPr>
      </w:pPr>
    </w:p>
    <w:p w14:paraId="5BA13A3C" w14:textId="77777777" w:rsidR="007319B1" w:rsidRDefault="007319B1">
      <w:pPr>
        <w:spacing w:after="0" w:line="240" w:lineRule="auto"/>
        <w:ind w:right="-51"/>
        <w:jc w:val="center"/>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 xml:space="preserve">4-8  </w:t>
      </w:r>
      <w:r>
        <w:rPr>
          <w:rFonts w:ascii="Times New Roman" w:hAnsi="Times New Roman"/>
          <w:sz w:val="18"/>
          <w:szCs w:val="18"/>
          <w:lang w:eastAsia="zh-CN"/>
        </w:rPr>
        <w:t>内存分配的位示图和链表方法</w:t>
      </w:r>
    </w:p>
    <w:p w14:paraId="5343FDF1" w14:textId="77777777" w:rsidR="007319B1" w:rsidRPr="00781A9F" w:rsidRDefault="007319B1">
      <w:pPr>
        <w:spacing w:before="1" w:after="0" w:line="220" w:lineRule="exact"/>
        <w:ind w:firstLineChars="200" w:firstLine="440"/>
        <w:rPr>
          <w:rFonts w:ascii="Times New Roman" w:hAnsi="Times New Roman"/>
          <w:lang w:eastAsia="zh-CN"/>
        </w:rPr>
      </w:pPr>
    </w:p>
    <w:p w14:paraId="7271E0D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分页存储管理页框分配算法如下：进行内存分配时，先查空闲块数能否满足用户进程的要求，若不能，令进程等待；若能，则查位示图，找出为</w:t>
      </w:r>
      <w:r>
        <w:rPr>
          <w:rFonts w:ascii="Times New Roman" w:hAnsi="Times New Roman"/>
          <w:spacing w:val="10"/>
          <w:sz w:val="21"/>
          <w:szCs w:val="21"/>
          <w:lang w:eastAsia="zh-CN"/>
        </w:rPr>
        <w:t>“0”</w:t>
      </w:r>
      <w:r>
        <w:rPr>
          <w:rFonts w:ascii="Times New Roman" w:hAnsi="Times New Roman"/>
          <w:spacing w:val="10"/>
          <w:sz w:val="21"/>
          <w:szCs w:val="21"/>
          <w:lang w:eastAsia="zh-CN"/>
        </w:rPr>
        <w:t>的那些位，置占用标志，从空闲块数中减去本次占用块数，按所找到的位的位置计算对应页框号，填入此进程的页表。进程执行结束归还内存时，根据归还的页框号，计算出对应位在位示图中的位置，将占有标志清</w:t>
      </w:r>
      <w:r>
        <w:rPr>
          <w:rFonts w:ascii="Times New Roman" w:hAnsi="Times New Roman"/>
          <w:spacing w:val="10"/>
          <w:sz w:val="21"/>
          <w:szCs w:val="21"/>
          <w:lang w:eastAsia="zh-CN"/>
        </w:rPr>
        <w:t>“0”</w:t>
      </w:r>
      <w:r>
        <w:rPr>
          <w:rFonts w:ascii="Times New Roman" w:hAnsi="Times New Roman"/>
          <w:spacing w:val="10"/>
          <w:sz w:val="21"/>
          <w:szCs w:val="21"/>
          <w:lang w:eastAsia="zh-CN"/>
        </w:rPr>
        <w:t>，并将归还块数加入空闲块数中。</w:t>
      </w:r>
    </w:p>
    <w:p w14:paraId="15CB6D3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图</w:t>
      </w:r>
      <w:r>
        <w:rPr>
          <w:rFonts w:ascii="Times New Roman" w:hAnsi="Times New Roman"/>
          <w:spacing w:val="10"/>
          <w:sz w:val="21"/>
          <w:szCs w:val="21"/>
          <w:lang w:eastAsia="zh-CN"/>
        </w:rPr>
        <w:t>4.8</w:t>
      </w:r>
      <w:r>
        <w:rPr>
          <w:rFonts w:ascii="Times New Roman" w:hAnsi="Times New Roman"/>
          <w:spacing w:val="10"/>
          <w:sz w:val="21"/>
          <w:szCs w:val="21"/>
          <w:lang w:eastAsia="zh-CN"/>
        </w:rPr>
        <w:t>（</w:t>
      </w:r>
      <w:r>
        <w:rPr>
          <w:rFonts w:ascii="Times New Roman" w:hAnsi="Times New Roman"/>
          <w:spacing w:val="10"/>
          <w:sz w:val="21"/>
          <w:szCs w:val="21"/>
          <w:lang w:eastAsia="zh-CN"/>
        </w:rPr>
        <w:t>c</w:t>
      </w:r>
      <w:r>
        <w:rPr>
          <w:rFonts w:ascii="Times New Roman" w:hAnsi="Times New Roman"/>
          <w:spacing w:val="10"/>
          <w:sz w:val="21"/>
          <w:szCs w:val="21"/>
          <w:lang w:eastAsia="zh-CN"/>
        </w:rPr>
        <w:t>）是内存分配的链表方法，表中各项包含以下内容：是进程占用区（</w:t>
      </w:r>
      <w:r>
        <w:rPr>
          <w:rFonts w:ascii="Times New Roman" w:hAnsi="Times New Roman"/>
          <w:spacing w:val="10"/>
          <w:sz w:val="21"/>
          <w:szCs w:val="21"/>
          <w:lang w:eastAsia="zh-CN"/>
        </w:rPr>
        <w:t>P</w:t>
      </w:r>
      <w:r>
        <w:rPr>
          <w:rFonts w:ascii="Times New Roman" w:hAnsi="Times New Roman"/>
          <w:spacing w:val="10"/>
          <w:sz w:val="21"/>
          <w:szCs w:val="21"/>
          <w:lang w:eastAsia="zh-CN"/>
        </w:rPr>
        <w:t>）还是空闲区（</w:t>
      </w:r>
      <w:r>
        <w:rPr>
          <w:rFonts w:ascii="Times New Roman" w:hAnsi="Times New Roman"/>
          <w:spacing w:val="10"/>
          <w:sz w:val="21"/>
          <w:szCs w:val="21"/>
          <w:lang w:eastAsia="zh-CN"/>
        </w:rPr>
        <w:t>H</w:t>
      </w:r>
      <w:r>
        <w:rPr>
          <w:rFonts w:ascii="Times New Roman" w:hAnsi="Times New Roman"/>
          <w:spacing w:val="10"/>
          <w:sz w:val="21"/>
          <w:szCs w:val="21"/>
          <w:lang w:eastAsia="zh-CN"/>
        </w:rPr>
        <w:t>）、起始地址、长度和指向下一表项的指针。在本例中，链表按照地址从小到大排序，其优点是链表的更新和修改比较方便，运行结束的进程通常有两个邻居，既可能是进程也可能是空闲区，只需修改邻近的链表项</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382A0ABC"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4.3.4  </w:t>
      </w:r>
      <w:r>
        <w:rPr>
          <w:rFonts w:ascii="Times New Roman" w:hAnsi="Times New Roman"/>
          <w:b/>
          <w:spacing w:val="-1"/>
          <w:sz w:val="24"/>
          <w:szCs w:val="24"/>
          <w:lang w:eastAsia="zh-CN"/>
        </w:rPr>
        <w:t>分页存储空间页面共享和保护</w:t>
      </w:r>
    </w:p>
    <w:p w14:paraId="3FEA9EC5"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1. </w:t>
      </w:r>
      <w:r>
        <w:rPr>
          <w:rFonts w:ascii="Times New Roman" w:hAnsi="Times New Roman"/>
          <w:b/>
          <w:bCs/>
          <w:spacing w:val="10"/>
          <w:sz w:val="21"/>
          <w:szCs w:val="21"/>
          <w:lang w:eastAsia="zh-CN"/>
        </w:rPr>
        <w:t>页面共享和保护</w:t>
      </w:r>
    </w:p>
    <w:p w14:paraId="26D9C88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多道程序系统中，编译程序、编辑程序、解释程序、公共子程序、公用数据等都是可共享的，这些共享信息在内存中只需保留一个副本，分页存储管理能实现页面共享，共享页面信息可大大提高内存空间利用率。</w:t>
      </w:r>
    </w:p>
    <w:p w14:paraId="0BEFB30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实现程序共享时，由于指令包含指向其他指令或数据的地址，程序依赖于这些地址才能执行。对于采用静态链接的页式存储管理要求逻辑地址空间必须连续，也就是说，程序中每个逻辑地址的页号是唯一和确定的，因而，多个进程只能以相同页号来共享程序。假定有一个被共享的编辑程序</w:t>
      </w:r>
      <w:r>
        <w:rPr>
          <w:rFonts w:ascii="Times New Roman" w:hAnsi="Times New Roman"/>
          <w:spacing w:val="10"/>
          <w:sz w:val="21"/>
          <w:szCs w:val="21"/>
          <w:lang w:eastAsia="zh-CN"/>
        </w:rPr>
        <w:lastRenderedPageBreak/>
        <w:t>EDIT</w:t>
      </w:r>
      <w:r>
        <w:rPr>
          <w:rFonts w:ascii="Times New Roman" w:hAnsi="Times New Roman"/>
          <w:spacing w:val="10"/>
          <w:sz w:val="21"/>
          <w:szCs w:val="21"/>
          <w:lang w:eastAsia="zh-CN"/>
        </w:rPr>
        <w:t>，共有三页，现有二进程共享它。</w:t>
      </w:r>
      <w:r>
        <w:rPr>
          <w:rFonts w:ascii="Times New Roman" w:hAnsi="Times New Roman"/>
          <w:spacing w:val="10"/>
          <w:sz w:val="21"/>
          <w:szCs w:val="21"/>
          <w:lang w:eastAsia="zh-CN"/>
        </w:rPr>
        <w:t>P1</w:t>
      </w:r>
      <w:r>
        <w:rPr>
          <w:rFonts w:ascii="Times New Roman" w:hAnsi="Times New Roman"/>
          <w:spacing w:val="10"/>
          <w:sz w:val="21"/>
          <w:szCs w:val="21"/>
          <w:lang w:eastAsia="zh-CN"/>
        </w:rPr>
        <w:t>和</w:t>
      </w:r>
      <w:r>
        <w:rPr>
          <w:rFonts w:ascii="Times New Roman" w:hAnsi="Times New Roman"/>
          <w:spacing w:val="10"/>
          <w:sz w:val="21"/>
          <w:szCs w:val="21"/>
          <w:lang w:eastAsia="zh-CN"/>
        </w:rPr>
        <w:t>p2</w:t>
      </w:r>
      <w:r>
        <w:rPr>
          <w:rFonts w:ascii="Times New Roman" w:hAnsi="Times New Roman"/>
          <w:spacing w:val="10"/>
          <w:sz w:val="21"/>
          <w:szCs w:val="21"/>
          <w:lang w:eastAsia="zh-CN"/>
        </w:rPr>
        <w:t>的逻辑空间中均空出初始部分</w:t>
      </w:r>
      <w:r>
        <w:rPr>
          <w:rFonts w:ascii="Times New Roman" w:hAnsi="Times New Roman"/>
          <w:spacing w:val="10"/>
          <w:sz w:val="21"/>
          <w:szCs w:val="21"/>
          <w:lang w:eastAsia="zh-CN"/>
        </w:rPr>
        <w:t>0</w:t>
      </w:r>
      <w:r>
        <w:rPr>
          <w:rFonts w:ascii="Times New Roman" w:hAnsi="Times New Roman"/>
          <w:spacing w:val="10"/>
          <w:sz w:val="21"/>
          <w:szCs w:val="21"/>
          <w:lang w:eastAsia="zh-CN"/>
        </w:rPr>
        <w:t>页、</w:t>
      </w:r>
      <w:r>
        <w:rPr>
          <w:rFonts w:ascii="Times New Roman" w:hAnsi="Times New Roman"/>
          <w:spacing w:val="10"/>
          <w:sz w:val="21"/>
          <w:szCs w:val="21"/>
          <w:lang w:eastAsia="zh-CN"/>
        </w:rPr>
        <w:t>1</w:t>
      </w:r>
      <w:r>
        <w:rPr>
          <w:rFonts w:ascii="Times New Roman" w:hAnsi="Times New Roman"/>
          <w:spacing w:val="10"/>
          <w:sz w:val="21"/>
          <w:szCs w:val="21"/>
          <w:lang w:eastAsia="zh-CN"/>
        </w:rPr>
        <w:t>页和</w:t>
      </w:r>
      <w:r>
        <w:rPr>
          <w:rFonts w:ascii="Times New Roman" w:hAnsi="Times New Roman"/>
          <w:spacing w:val="10"/>
          <w:sz w:val="21"/>
          <w:szCs w:val="21"/>
          <w:lang w:eastAsia="zh-CN"/>
        </w:rPr>
        <w:t>2</w:t>
      </w:r>
      <w:r>
        <w:rPr>
          <w:rFonts w:ascii="Times New Roman" w:hAnsi="Times New Roman"/>
          <w:spacing w:val="10"/>
          <w:sz w:val="21"/>
          <w:szCs w:val="21"/>
          <w:lang w:eastAsia="zh-CN"/>
        </w:rPr>
        <w:t>页，而内存管理让这三页分别指向驻留在内存中的</w:t>
      </w:r>
      <w:r>
        <w:rPr>
          <w:rFonts w:ascii="Times New Roman" w:hAnsi="Times New Roman"/>
          <w:spacing w:val="10"/>
          <w:sz w:val="21"/>
          <w:szCs w:val="21"/>
          <w:lang w:eastAsia="zh-CN"/>
        </w:rPr>
        <w:t>4</w:t>
      </w:r>
      <w:r>
        <w:rPr>
          <w:rFonts w:ascii="Times New Roman" w:hAnsi="Times New Roman"/>
          <w:spacing w:val="10"/>
          <w:sz w:val="21"/>
          <w:szCs w:val="21"/>
          <w:lang w:eastAsia="zh-CN"/>
        </w:rPr>
        <w:t>、</w:t>
      </w:r>
      <w:r>
        <w:rPr>
          <w:rFonts w:ascii="Times New Roman" w:hAnsi="Times New Roman"/>
          <w:spacing w:val="10"/>
          <w:sz w:val="21"/>
          <w:szCs w:val="21"/>
          <w:lang w:eastAsia="zh-CN"/>
        </w:rPr>
        <w:t>7</w:t>
      </w:r>
      <w:r>
        <w:rPr>
          <w:rFonts w:ascii="Times New Roman" w:hAnsi="Times New Roman"/>
          <w:spacing w:val="10"/>
          <w:sz w:val="21"/>
          <w:szCs w:val="21"/>
          <w:lang w:eastAsia="zh-CN"/>
        </w:rPr>
        <w:t>、</w:t>
      </w:r>
      <w:r>
        <w:rPr>
          <w:rFonts w:ascii="Times New Roman" w:hAnsi="Times New Roman"/>
          <w:spacing w:val="10"/>
          <w:sz w:val="21"/>
          <w:szCs w:val="21"/>
          <w:lang w:eastAsia="zh-CN"/>
        </w:rPr>
        <w:t>9</w:t>
      </w:r>
      <w:r>
        <w:rPr>
          <w:rFonts w:ascii="Times New Roman" w:hAnsi="Times New Roman"/>
          <w:spacing w:val="10"/>
          <w:sz w:val="21"/>
          <w:szCs w:val="21"/>
          <w:lang w:eastAsia="zh-CN"/>
        </w:rPr>
        <w:t>页框中的</w:t>
      </w:r>
      <w:r>
        <w:rPr>
          <w:rFonts w:ascii="Times New Roman" w:hAnsi="Times New Roman"/>
          <w:spacing w:val="10"/>
          <w:sz w:val="21"/>
          <w:szCs w:val="21"/>
          <w:lang w:eastAsia="zh-CN"/>
        </w:rPr>
        <w:t>EDIT</w:t>
      </w:r>
      <w:r>
        <w:rPr>
          <w:rFonts w:ascii="Times New Roman" w:hAnsi="Times New Roman"/>
          <w:spacing w:val="10"/>
          <w:sz w:val="21"/>
          <w:szCs w:val="21"/>
          <w:lang w:eastAsia="zh-CN"/>
        </w:rPr>
        <w:t>。二个进程执行时用自己的页表进行地址映射，物理地址并不连续但逻辑地址是连续的，于是便可正确实现两个进程对编辑程序</w:t>
      </w:r>
      <w:r>
        <w:rPr>
          <w:rFonts w:ascii="Times New Roman" w:hAnsi="Times New Roman"/>
          <w:spacing w:val="10"/>
          <w:sz w:val="21"/>
          <w:szCs w:val="21"/>
          <w:lang w:eastAsia="zh-CN"/>
        </w:rPr>
        <w:t xml:space="preserve"> EDIT</w:t>
      </w:r>
      <w:r>
        <w:rPr>
          <w:rFonts w:ascii="Times New Roman" w:hAnsi="Times New Roman"/>
          <w:spacing w:val="10"/>
          <w:sz w:val="21"/>
          <w:szCs w:val="21"/>
          <w:lang w:eastAsia="zh-CN"/>
        </w:rPr>
        <w:t>的页面共享。</w:t>
      </w:r>
    </w:p>
    <w:p w14:paraId="05B3B2F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实现信息共享必须解决共享信息保护问题。通常的做法是在页表</w:t>
      </w:r>
      <w:ins w:id="291" w:author="simeng zhao" w:date="2018-01-30T14:03:00Z">
        <w:r w:rsidR="00781A9F">
          <w:rPr>
            <w:rFonts w:ascii="Times New Roman" w:hAnsi="Times New Roman" w:hint="eastAsia"/>
            <w:spacing w:val="10"/>
            <w:sz w:val="21"/>
            <w:szCs w:val="21"/>
            <w:lang w:eastAsia="zh-CN"/>
          </w:rPr>
          <w:t>项</w:t>
        </w:r>
      </w:ins>
      <w:r>
        <w:rPr>
          <w:rFonts w:ascii="Times New Roman" w:hAnsi="Times New Roman"/>
          <w:spacing w:val="10"/>
          <w:sz w:val="21"/>
          <w:szCs w:val="21"/>
          <w:lang w:eastAsia="zh-CN"/>
        </w:rPr>
        <w:t>中增加标志位，指出此页的信息只读</w:t>
      </w:r>
      <w:r>
        <w:rPr>
          <w:rFonts w:ascii="Times New Roman" w:hAnsi="Times New Roman"/>
          <w:spacing w:val="10"/>
          <w:sz w:val="21"/>
          <w:szCs w:val="21"/>
          <w:lang w:eastAsia="zh-CN"/>
        </w:rPr>
        <w:t>/</w:t>
      </w:r>
      <w:r>
        <w:rPr>
          <w:rFonts w:ascii="Times New Roman" w:hAnsi="Times New Roman"/>
          <w:spacing w:val="10"/>
          <w:sz w:val="21"/>
          <w:szCs w:val="21"/>
          <w:lang w:eastAsia="zh-CN"/>
        </w:rPr>
        <w:t>读写</w:t>
      </w:r>
      <w:r>
        <w:rPr>
          <w:rFonts w:ascii="Times New Roman" w:hAnsi="Times New Roman"/>
          <w:spacing w:val="10"/>
          <w:sz w:val="21"/>
          <w:szCs w:val="21"/>
          <w:lang w:eastAsia="zh-CN"/>
        </w:rPr>
        <w:t>/</w:t>
      </w:r>
      <w:r>
        <w:rPr>
          <w:rFonts w:ascii="Times New Roman" w:hAnsi="Times New Roman"/>
          <w:spacing w:val="10"/>
          <w:sz w:val="21"/>
          <w:szCs w:val="21"/>
          <w:lang w:eastAsia="zh-CN"/>
        </w:rPr>
        <w:t>只可执行</w:t>
      </w:r>
      <w:r>
        <w:rPr>
          <w:rFonts w:ascii="Times New Roman" w:hAnsi="Times New Roman"/>
          <w:spacing w:val="10"/>
          <w:sz w:val="21"/>
          <w:szCs w:val="21"/>
          <w:lang w:eastAsia="zh-CN"/>
        </w:rPr>
        <w:t>/</w:t>
      </w:r>
      <w:r>
        <w:rPr>
          <w:rFonts w:ascii="Times New Roman" w:hAnsi="Times New Roman"/>
          <w:spacing w:val="10"/>
          <w:sz w:val="21"/>
          <w:szCs w:val="21"/>
          <w:lang w:eastAsia="zh-CN"/>
        </w:rPr>
        <w:t>不可访问等，进程访问此页时核对访问模式。例如，欲向只读块写入信息则指令停止执行，产生违例异常信号。另外，也可采取存储保护键作为保护机制，本书第七章将介绍</w:t>
      </w:r>
      <w:r>
        <w:rPr>
          <w:rFonts w:ascii="Times New Roman" w:hAnsi="Times New Roman"/>
          <w:spacing w:val="10"/>
          <w:sz w:val="21"/>
          <w:szCs w:val="21"/>
          <w:lang w:eastAsia="zh-CN"/>
        </w:rPr>
        <w:t>IBM OS/370</w:t>
      </w:r>
      <w:r>
        <w:rPr>
          <w:rFonts w:ascii="Times New Roman" w:hAnsi="Times New Roman"/>
          <w:spacing w:val="10"/>
          <w:sz w:val="21"/>
          <w:szCs w:val="21"/>
          <w:lang w:eastAsia="zh-CN"/>
        </w:rPr>
        <w:t>系列操作系统的存储保护键保护机制。</w:t>
      </w:r>
    </w:p>
    <w:p w14:paraId="59E47F25"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2. </w:t>
      </w:r>
      <w:r>
        <w:rPr>
          <w:rFonts w:ascii="Times New Roman" w:hAnsi="Times New Roman"/>
          <w:b/>
          <w:bCs/>
          <w:spacing w:val="10"/>
          <w:sz w:val="21"/>
          <w:szCs w:val="21"/>
          <w:lang w:eastAsia="zh-CN"/>
        </w:rPr>
        <w:t>运行时动态链接</w:t>
      </w:r>
    </w:p>
    <w:p w14:paraId="2DEEA61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当进程需要使用各种标准库函数时，需要采用静态方式全部链接到应用程序中，每个可执行代码中都有库函数的副本，这样就增加了对内存容量的要求。如果程序仅使用其中一小部分，采用静态链接不但麻烦，而且开销大，影响系统效率。为此，可把函数定位和链接推迟到运行时刻，只在实际调用发生时才进行。</w:t>
      </w:r>
    </w:p>
    <w:p w14:paraId="3767105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运行时动态链接需使用共享库（</w:t>
      </w:r>
      <w:r>
        <w:rPr>
          <w:rFonts w:ascii="Times New Roman" w:hAnsi="Times New Roman"/>
          <w:spacing w:val="10"/>
          <w:sz w:val="21"/>
          <w:szCs w:val="21"/>
          <w:lang w:eastAsia="zh-CN"/>
        </w:rPr>
        <w:t>shared library</w:t>
      </w:r>
      <w:r>
        <w:rPr>
          <w:rFonts w:ascii="Times New Roman" w:hAnsi="Times New Roman"/>
          <w:spacing w:val="10"/>
          <w:sz w:val="21"/>
          <w:szCs w:val="21"/>
          <w:lang w:eastAsia="zh-CN"/>
        </w:rPr>
        <w:t>），它包含共享函数的目标代码模块，在运行时可加载到任意内存区域，并在内存中和一个程序链接起来，这个过程称为动态链接（</w:t>
      </w:r>
      <w:r>
        <w:rPr>
          <w:rFonts w:ascii="Times New Roman" w:hAnsi="Times New Roman"/>
          <w:spacing w:val="10"/>
          <w:sz w:val="21"/>
          <w:szCs w:val="21"/>
          <w:lang w:eastAsia="zh-CN"/>
        </w:rPr>
        <w:t>dynamic linking</w:t>
      </w:r>
      <w:r>
        <w:rPr>
          <w:rFonts w:ascii="Times New Roman" w:hAnsi="Times New Roman"/>
          <w:spacing w:val="10"/>
          <w:sz w:val="21"/>
          <w:szCs w:val="21"/>
          <w:lang w:eastAsia="zh-CN"/>
        </w:rPr>
        <w:t>），这是通过动态链接器（</w:t>
      </w:r>
      <w:r>
        <w:rPr>
          <w:rFonts w:ascii="Times New Roman" w:hAnsi="Times New Roman"/>
          <w:spacing w:val="10"/>
          <w:sz w:val="21"/>
          <w:szCs w:val="21"/>
          <w:lang w:eastAsia="zh-CN"/>
        </w:rPr>
        <w:t>dynamic linker</w:t>
      </w:r>
      <w:r>
        <w:rPr>
          <w:rFonts w:ascii="Times New Roman" w:hAnsi="Times New Roman"/>
          <w:spacing w:val="10"/>
          <w:sz w:val="21"/>
          <w:szCs w:val="21"/>
          <w:lang w:eastAsia="zh-CN"/>
        </w:rPr>
        <w:t>）来执行的。在</w:t>
      </w:r>
      <w:r>
        <w:rPr>
          <w:rFonts w:ascii="Times New Roman" w:hAnsi="Times New Roman"/>
          <w:spacing w:val="10"/>
          <w:sz w:val="21"/>
          <w:szCs w:val="21"/>
          <w:lang w:eastAsia="zh-CN"/>
        </w:rPr>
        <w:t xml:space="preserve">Linux </w:t>
      </w:r>
      <w:r>
        <w:rPr>
          <w:rFonts w:ascii="Times New Roman" w:hAnsi="Times New Roman"/>
          <w:spacing w:val="10"/>
          <w:sz w:val="21"/>
          <w:szCs w:val="21"/>
          <w:lang w:eastAsia="zh-CN"/>
        </w:rPr>
        <w:t>系统中，共享库的共享代码通常用后缀</w:t>
      </w:r>
      <w:r>
        <w:rPr>
          <w:rFonts w:ascii="Times New Roman" w:hAnsi="Times New Roman"/>
          <w:spacing w:val="10"/>
          <w:sz w:val="21"/>
          <w:szCs w:val="21"/>
          <w:lang w:eastAsia="zh-CN"/>
        </w:rPr>
        <w:t>.so</w:t>
      </w:r>
      <w:r>
        <w:rPr>
          <w:rFonts w:ascii="Times New Roman" w:hAnsi="Times New Roman"/>
          <w:spacing w:val="10"/>
          <w:sz w:val="21"/>
          <w:szCs w:val="21"/>
          <w:lang w:eastAsia="zh-CN"/>
        </w:rPr>
        <w:t>来表示，对于一个库只有一个</w:t>
      </w:r>
      <w:r>
        <w:rPr>
          <w:rFonts w:ascii="Times New Roman" w:hAnsi="Times New Roman"/>
          <w:spacing w:val="10"/>
          <w:sz w:val="21"/>
          <w:szCs w:val="21"/>
          <w:lang w:eastAsia="zh-CN"/>
        </w:rPr>
        <w:t>.so</w:t>
      </w:r>
      <w:r>
        <w:rPr>
          <w:rFonts w:ascii="Times New Roman" w:hAnsi="Times New Roman"/>
          <w:spacing w:val="10"/>
          <w:sz w:val="21"/>
          <w:szCs w:val="21"/>
          <w:lang w:eastAsia="zh-CN"/>
        </w:rPr>
        <w:t>文件，所有引用此库的可执行目标代码共享此</w:t>
      </w:r>
      <w:r>
        <w:rPr>
          <w:rFonts w:ascii="Times New Roman" w:hAnsi="Times New Roman"/>
          <w:spacing w:val="10"/>
          <w:sz w:val="21"/>
          <w:szCs w:val="21"/>
          <w:lang w:eastAsia="zh-CN"/>
        </w:rPr>
        <w:t>.so</w:t>
      </w:r>
      <w:r>
        <w:rPr>
          <w:rFonts w:ascii="Times New Roman" w:hAnsi="Times New Roman"/>
          <w:spacing w:val="10"/>
          <w:sz w:val="21"/>
          <w:szCs w:val="21"/>
          <w:lang w:eastAsia="zh-CN"/>
        </w:rPr>
        <w:t>文件中的代码和数据，而不是像静态链接那样被复制和嵌入引用它们的可执行应用程序中</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07EB55E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假如，应用程序</w:t>
      </w:r>
      <w:r>
        <w:rPr>
          <w:rFonts w:ascii="Times New Roman" w:hAnsi="Times New Roman"/>
          <w:spacing w:val="10"/>
          <w:sz w:val="21"/>
          <w:szCs w:val="21"/>
          <w:lang w:eastAsia="zh-CN"/>
        </w:rPr>
        <w:t>main1.c</w:t>
      </w:r>
      <w:r>
        <w:rPr>
          <w:rFonts w:ascii="Times New Roman" w:hAnsi="Times New Roman"/>
          <w:spacing w:val="10"/>
          <w:sz w:val="21"/>
          <w:szCs w:val="21"/>
          <w:lang w:eastAsia="zh-CN"/>
        </w:rPr>
        <w:t>需要使用库函数，头文件中包含函数原型</w:t>
      </w:r>
      <w:r>
        <w:rPr>
          <w:rFonts w:ascii="Times New Roman" w:hAnsi="Times New Roman"/>
          <w:spacing w:val="10"/>
          <w:sz w:val="21"/>
          <w:szCs w:val="21"/>
          <w:lang w:eastAsia="zh-CN"/>
        </w:rPr>
        <w:t>stdio.h</w:t>
      </w:r>
      <w:r>
        <w:rPr>
          <w:rFonts w:ascii="Times New Roman" w:hAnsi="Times New Roman"/>
          <w:spacing w:val="10"/>
          <w:sz w:val="21"/>
          <w:szCs w:val="21"/>
          <w:lang w:eastAsia="zh-CN"/>
        </w:rPr>
        <w:t>等定义，下面列出编译和动态链接共享库的过程。（</w:t>
      </w:r>
      <w:r>
        <w:rPr>
          <w:rFonts w:ascii="Times New Roman" w:hAnsi="Times New Roman"/>
          <w:spacing w:val="10"/>
          <w:sz w:val="21"/>
          <w:szCs w:val="21"/>
          <w:lang w:eastAsia="zh-CN"/>
        </w:rPr>
        <w:t>1</w:t>
      </w:r>
      <w:r>
        <w:rPr>
          <w:rFonts w:ascii="Times New Roman" w:hAnsi="Times New Roman"/>
          <w:spacing w:val="10"/>
          <w:sz w:val="21"/>
          <w:szCs w:val="21"/>
          <w:lang w:eastAsia="zh-CN"/>
        </w:rPr>
        <w:t>）编译时，给出</w:t>
      </w:r>
      <w:r>
        <w:rPr>
          <w:rFonts w:ascii="Times New Roman" w:hAnsi="Times New Roman"/>
          <w:spacing w:val="10"/>
          <w:sz w:val="21"/>
          <w:szCs w:val="21"/>
          <w:lang w:eastAsia="zh-CN"/>
        </w:rPr>
        <w:t>main1.c</w:t>
      </w:r>
      <w:r>
        <w:rPr>
          <w:rFonts w:ascii="Times New Roman" w:hAnsi="Times New Roman"/>
          <w:spacing w:val="10"/>
          <w:sz w:val="21"/>
          <w:szCs w:val="21"/>
          <w:lang w:eastAsia="zh-CN"/>
        </w:rPr>
        <w:t>，并包含＃</w:t>
      </w:r>
      <w:r>
        <w:rPr>
          <w:rFonts w:ascii="Times New Roman" w:hAnsi="Times New Roman"/>
          <w:spacing w:val="10"/>
          <w:sz w:val="21"/>
          <w:szCs w:val="21"/>
          <w:lang w:eastAsia="zh-CN"/>
        </w:rPr>
        <w:t xml:space="preserve">include </w:t>
      </w:r>
      <w:r>
        <w:rPr>
          <w:rFonts w:ascii="Times New Roman" w:hAnsi="Times New Roman"/>
          <w:spacing w:val="10"/>
          <w:sz w:val="21"/>
          <w:szCs w:val="21"/>
          <w:lang w:eastAsia="zh-CN"/>
        </w:rPr>
        <w:t>＜</w:t>
      </w:r>
      <w:r>
        <w:rPr>
          <w:rFonts w:ascii="Times New Roman" w:hAnsi="Times New Roman"/>
          <w:spacing w:val="10"/>
          <w:sz w:val="21"/>
          <w:szCs w:val="21"/>
          <w:lang w:eastAsia="zh-CN"/>
        </w:rPr>
        <w:t>stdio.h</w:t>
      </w:r>
      <w:r>
        <w:rPr>
          <w:rFonts w:ascii="Times New Roman" w:hAnsi="Times New Roman"/>
          <w:spacing w:val="10"/>
          <w:sz w:val="21"/>
          <w:szCs w:val="21"/>
          <w:lang w:eastAsia="zh-CN"/>
        </w:rPr>
        <w:t>＞</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等头文件。（</w:t>
      </w:r>
      <w:r>
        <w:rPr>
          <w:rFonts w:ascii="Times New Roman" w:hAnsi="Times New Roman"/>
          <w:spacing w:val="10"/>
          <w:sz w:val="21"/>
          <w:szCs w:val="21"/>
          <w:lang w:eastAsia="zh-CN"/>
        </w:rPr>
        <w:t>2</w:t>
      </w:r>
      <w:r>
        <w:rPr>
          <w:rFonts w:ascii="Times New Roman" w:hAnsi="Times New Roman"/>
          <w:spacing w:val="10"/>
          <w:sz w:val="21"/>
          <w:szCs w:val="21"/>
          <w:lang w:eastAsia="zh-CN"/>
        </w:rPr>
        <w:t>）链接器对编译输出信息</w:t>
      </w:r>
      <w:r>
        <w:rPr>
          <w:rFonts w:ascii="Times New Roman" w:hAnsi="Times New Roman"/>
          <w:spacing w:val="10"/>
          <w:sz w:val="21"/>
          <w:szCs w:val="21"/>
          <w:lang w:eastAsia="zh-CN"/>
        </w:rPr>
        <w:t>main1.o</w:t>
      </w:r>
      <w:r>
        <w:rPr>
          <w:rFonts w:ascii="Times New Roman" w:hAnsi="Times New Roman"/>
          <w:spacing w:val="10"/>
          <w:sz w:val="21"/>
          <w:szCs w:val="21"/>
          <w:lang w:eastAsia="zh-CN"/>
        </w:rPr>
        <w:t>和标准共享库</w:t>
      </w:r>
      <w:r>
        <w:rPr>
          <w:rFonts w:ascii="Times New Roman" w:hAnsi="Times New Roman"/>
          <w:spacing w:val="10"/>
          <w:sz w:val="21"/>
          <w:szCs w:val="21"/>
          <w:lang w:eastAsia="zh-CN"/>
        </w:rPr>
        <w:t>libc.so</w:t>
      </w:r>
      <w:r>
        <w:rPr>
          <w:rFonts w:ascii="Times New Roman" w:hAnsi="Times New Roman"/>
          <w:spacing w:val="10"/>
          <w:sz w:val="21"/>
          <w:szCs w:val="21"/>
          <w:lang w:eastAsia="zh-CN"/>
        </w:rPr>
        <w:t>的重定位和符号表信息进行静态链接。获得部分链接的可执行目标代码命名为</w:t>
      </w:r>
      <w:r>
        <w:rPr>
          <w:rFonts w:ascii="Times New Roman" w:hAnsi="Times New Roman"/>
          <w:spacing w:val="10"/>
          <w:sz w:val="21"/>
          <w:szCs w:val="21"/>
          <w:lang w:eastAsia="zh-CN"/>
        </w:rPr>
        <w:t>Exmain1</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）当装载器（</w:t>
      </w:r>
      <w:r>
        <w:rPr>
          <w:rFonts w:ascii="Times New Roman" w:hAnsi="Times New Roman"/>
          <w:spacing w:val="10"/>
          <w:sz w:val="21"/>
          <w:szCs w:val="21"/>
          <w:lang w:eastAsia="zh-CN"/>
        </w:rPr>
        <w:t>execve()</w:t>
      </w:r>
      <w:r>
        <w:rPr>
          <w:rFonts w:ascii="Times New Roman" w:hAnsi="Times New Roman"/>
          <w:spacing w:val="10"/>
          <w:sz w:val="21"/>
          <w:szCs w:val="21"/>
          <w:lang w:eastAsia="zh-CN"/>
        </w:rPr>
        <w:t>）加载和运行</w:t>
      </w:r>
      <w:r>
        <w:rPr>
          <w:rFonts w:ascii="Times New Roman" w:hAnsi="Times New Roman"/>
          <w:spacing w:val="10"/>
          <w:sz w:val="21"/>
          <w:szCs w:val="21"/>
          <w:lang w:eastAsia="zh-CN"/>
        </w:rPr>
        <w:t>Exmain1</w:t>
      </w:r>
      <w:r>
        <w:rPr>
          <w:rFonts w:ascii="Times New Roman" w:hAnsi="Times New Roman"/>
          <w:spacing w:val="10"/>
          <w:sz w:val="21"/>
          <w:szCs w:val="21"/>
          <w:lang w:eastAsia="zh-CN"/>
        </w:rPr>
        <w:t>时，发现包含动态链接器的路径名，动态链接器本身是一个共享目标代码（如</w:t>
      </w:r>
      <w:r>
        <w:rPr>
          <w:rFonts w:ascii="Times New Roman" w:hAnsi="Times New Roman"/>
          <w:spacing w:val="10"/>
          <w:sz w:val="21"/>
          <w:szCs w:val="21"/>
          <w:lang w:eastAsia="zh-CN"/>
        </w:rPr>
        <w:t>Linux</w:t>
      </w:r>
      <w:r>
        <w:rPr>
          <w:rFonts w:ascii="Times New Roman" w:hAnsi="Times New Roman"/>
          <w:spacing w:val="10"/>
          <w:sz w:val="21"/>
          <w:szCs w:val="21"/>
          <w:lang w:eastAsia="zh-CN"/>
        </w:rPr>
        <w:t>系统上的</w:t>
      </w:r>
      <w:r>
        <w:rPr>
          <w:rFonts w:ascii="Times New Roman" w:hAnsi="Times New Roman"/>
          <w:spacing w:val="10"/>
          <w:sz w:val="21"/>
          <w:szCs w:val="21"/>
          <w:lang w:eastAsia="zh-CN"/>
        </w:rPr>
        <w:t>LD-LINU X.so</w:t>
      </w:r>
      <w:r>
        <w:rPr>
          <w:rFonts w:ascii="Times New Roman" w:hAnsi="Times New Roman"/>
          <w:spacing w:val="10"/>
          <w:sz w:val="21"/>
          <w:szCs w:val="21"/>
          <w:lang w:eastAsia="zh-CN"/>
        </w:rPr>
        <w:t>），装载器不像通常那样将控制传递给应用程序，取而代之的是加载和运行这个动态链接器。（</w:t>
      </w:r>
      <w:r>
        <w:rPr>
          <w:rFonts w:ascii="Times New Roman" w:hAnsi="Times New Roman"/>
          <w:spacing w:val="10"/>
          <w:sz w:val="21"/>
          <w:szCs w:val="21"/>
          <w:lang w:eastAsia="zh-CN"/>
        </w:rPr>
        <w:t>4</w:t>
      </w:r>
      <w:r>
        <w:rPr>
          <w:rFonts w:ascii="Times New Roman" w:hAnsi="Times New Roman"/>
          <w:spacing w:val="10"/>
          <w:sz w:val="21"/>
          <w:szCs w:val="21"/>
          <w:lang w:eastAsia="zh-CN"/>
        </w:rPr>
        <w:t>）动态链接器通过执行下面的重定位完成链接任务。</w:t>
      </w:r>
      <w:r>
        <w:rPr>
          <w:rFonts w:ascii="Times New Roman" w:hAnsi="Times New Roman"/>
          <w:spacing w:val="10"/>
          <w:sz w:val="21"/>
          <w:szCs w:val="21"/>
          <w:lang w:eastAsia="zh-CN"/>
        </w:rPr>
        <w:t xml:space="preserve">① </w:t>
      </w:r>
      <w:r>
        <w:rPr>
          <w:rFonts w:ascii="Times New Roman" w:hAnsi="Times New Roman"/>
          <w:spacing w:val="10"/>
          <w:sz w:val="21"/>
          <w:szCs w:val="21"/>
          <w:lang w:eastAsia="zh-CN"/>
        </w:rPr>
        <w:t>重定位</w:t>
      </w:r>
      <w:r>
        <w:rPr>
          <w:rFonts w:ascii="Times New Roman" w:hAnsi="Times New Roman"/>
          <w:spacing w:val="10"/>
          <w:sz w:val="21"/>
          <w:szCs w:val="21"/>
          <w:lang w:eastAsia="zh-CN"/>
        </w:rPr>
        <w:t>libc.so</w:t>
      </w:r>
      <w:r>
        <w:rPr>
          <w:rFonts w:ascii="Times New Roman" w:hAnsi="Times New Roman"/>
          <w:spacing w:val="10"/>
          <w:sz w:val="21"/>
          <w:szCs w:val="21"/>
          <w:lang w:eastAsia="zh-CN"/>
        </w:rPr>
        <w:t>的文本和数据到某个内存段。在</w:t>
      </w:r>
      <w:r>
        <w:rPr>
          <w:rFonts w:ascii="Times New Roman" w:hAnsi="Times New Roman"/>
          <w:spacing w:val="10"/>
          <w:sz w:val="21"/>
          <w:szCs w:val="21"/>
          <w:lang w:eastAsia="zh-CN"/>
        </w:rPr>
        <w:t>Linux</w:t>
      </w:r>
      <w:r>
        <w:rPr>
          <w:rFonts w:ascii="Times New Roman" w:hAnsi="Times New Roman"/>
          <w:spacing w:val="10"/>
          <w:sz w:val="21"/>
          <w:szCs w:val="21"/>
          <w:lang w:eastAsia="zh-CN"/>
        </w:rPr>
        <w:t>系统中，标准共享库被加载到从地址</w:t>
      </w:r>
      <w:r>
        <w:rPr>
          <w:rFonts w:ascii="Times New Roman" w:hAnsi="Times New Roman"/>
          <w:spacing w:val="10"/>
          <w:sz w:val="21"/>
          <w:szCs w:val="21"/>
          <w:lang w:eastAsia="zh-CN"/>
        </w:rPr>
        <w:t xml:space="preserve">0x40000000H0 </w:t>
      </w:r>
      <w:r>
        <w:rPr>
          <w:rFonts w:ascii="Times New Roman" w:hAnsi="Times New Roman"/>
          <w:spacing w:val="10"/>
          <w:sz w:val="21"/>
          <w:szCs w:val="21"/>
          <w:lang w:eastAsia="zh-CN"/>
        </w:rPr>
        <w:t>开始的区域中。</w:t>
      </w:r>
      <w:r>
        <w:rPr>
          <w:rFonts w:ascii="Times New Roman" w:hAnsi="Times New Roman"/>
          <w:spacing w:val="10"/>
          <w:sz w:val="21"/>
          <w:szCs w:val="21"/>
          <w:lang w:eastAsia="zh-CN"/>
        </w:rPr>
        <w:t xml:space="preserve">② </w:t>
      </w:r>
      <w:r>
        <w:rPr>
          <w:rFonts w:ascii="Times New Roman" w:hAnsi="Times New Roman"/>
          <w:spacing w:val="10"/>
          <w:sz w:val="21"/>
          <w:szCs w:val="21"/>
          <w:lang w:eastAsia="zh-CN"/>
        </w:rPr>
        <w:t>重定位</w:t>
      </w:r>
      <w:r>
        <w:rPr>
          <w:rFonts w:ascii="Times New Roman" w:hAnsi="Times New Roman"/>
          <w:spacing w:val="10"/>
          <w:sz w:val="21"/>
          <w:szCs w:val="21"/>
          <w:lang w:eastAsia="zh-CN"/>
        </w:rPr>
        <w:t xml:space="preserve"> Exmain1</w:t>
      </w:r>
      <w:r>
        <w:rPr>
          <w:rFonts w:ascii="Times New Roman" w:hAnsi="Times New Roman"/>
          <w:spacing w:val="10"/>
          <w:sz w:val="21"/>
          <w:szCs w:val="21"/>
          <w:lang w:eastAsia="zh-CN"/>
        </w:rPr>
        <w:t>中所有对由</w:t>
      </w:r>
      <w:r>
        <w:rPr>
          <w:rFonts w:ascii="Times New Roman" w:hAnsi="Times New Roman"/>
          <w:spacing w:val="10"/>
          <w:sz w:val="21"/>
          <w:szCs w:val="21"/>
          <w:lang w:eastAsia="zh-CN"/>
        </w:rPr>
        <w:t>libc.so</w:t>
      </w:r>
      <w:r>
        <w:rPr>
          <w:rFonts w:ascii="Times New Roman" w:hAnsi="Times New Roman"/>
          <w:spacing w:val="10"/>
          <w:sz w:val="21"/>
          <w:szCs w:val="21"/>
          <w:lang w:eastAsia="zh-CN"/>
        </w:rPr>
        <w:t>定义的符号的引用。</w:t>
      </w:r>
      <w:r>
        <w:rPr>
          <w:rFonts w:ascii="Times New Roman" w:hAnsi="Times New Roman"/>
          <w:spacing w:val="10"/>
          <w:sz w:val="21"/>
          <w:szCs w:val="21"/>
          <w:lang w:eastAsia="zh-CN"/>
        </w:rPr>
        <w:t xml:space="preserve">③ </w:t>
      </w:r>
      <w:r>
        <w:rPr>
          <w:rFonts w:ascii="Times New Roman" w:hAnsi="Times New Roman"/>
          <w:spacing w:val="10"/>
          <w:sz w:val="21"/>
          <w:szCs w:val="21"/>
          <w:lang w:eastAsia="zh-CN"/>
        </w:rPr>
        <w:t>动态链接器将控制传递给应用程序，从此时开始，共享库的位置便固定，并在程序执行过程中不会再改变。</w:t>
      </w:r>
    </w:p>
    <w:p w14:paraId="6A4AD5B5"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4.3.5  </w:t>
      </w:r>
      <w:r>
        <w:rPr>
          <w:rFonts w:ascii="Times New Roman" w:hAnsi="Times New Roman"/>
          <w:b/>
          <w:spacing w:val="-1"/>
          <w:sz w:val="24"/>
          <w:szCs w:val="24"/>
          <w:lang w:eastAsia="zh-CN"/>
        </w:rPr>
        <w:t>多级页表</w:t>
      </w:r>
    </w:p>
    <w:p w14:paraId="0286F80A" w14:textId="37098910" w:rsidR="007A2A81" w:rsidRDefault="007319B1">
      <w:pPr>
        <w:spacing w:after="0" w:line="360" w:lineRule="auto"/>
        <w:ind w:right="88" w:firstLine="415"/>
        <w:jc w:val="both"/>
        <w:rPr>
          <w:ins w:id="292" w:author="simeng zhao" w:date="2018-02-01T15:19:00Z"/>
          <w:rFonts w:ascii="Times New Roman" w:hAnsi="Times New Roman"/>
          <w:spacing w:val="10"/>
          <w:sz w:val="21"/>
          <w:szCs w:val="21"/>
          <w:lang w:eastAsia="zh-CN"/>
        </w:rPr>
      </w:pPr>
      <w:r>
        <w:rPr>
          <w:rFonts w:ascii="Times New Roman" w:hAnsi="Times New Roman"/>
          <w:spacing w:val="10"/>
          <w:sz w:val="21"/>
          <w:szCs w:val="21"/>
          <w:lang w:eastAsia="zh-CN"/>
        </w:rPr>
        <w:t>现代计算机普遍支持</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32</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64</w:t>
      </w:r>
      <w:r>
        <w:rPr>
          <w:rFonts w:ascii="Times New Roman" w:hAnsi="Times New Roman"/>
          <w:spacing w:val="10"/>
          <w:sz w:val="21"/>
          <w:szCs w:val="21"/>
          <w:lang w:eastAsia="zh-CN"/>
        </w:rPr>
        <w:t>容量的逻辑地址空间，采用分页存储管理时，页表相当大，以</w:t>
      </w:r>
      <w:r>
        <w:rPr>
          <w:rFonts w:ascii="Times New Roman" w:hAnsi="Times New Roman"/>
          <w:spacing w:val="10"/>
          <w:sz w:val="21"/>
          <w:szCs w:val="21"/>
          <w:lang w:eastAsia="zh-CN"/>
        </w:rPr>
        <w:t>Linux</w:t>
      </w:r>
      <w:r>
        <w:rPr>
          <w:rFonts w:ascii="Times New Roman" w:hAnsi="Times New Roman"/>
          <w:spacing w:val="10"/>
          <w:sz w:val="21"/>
          <w:szCs w:val="21"/>
          <w:lang w:eastAsia="zh-CN"/>
        </w:rPr>
        <w:t>系统为例，其运行的</w:t>
      </w:r>
      <w:r>
        <w:rPr>
          <w:rFonts w:ascii="Times New Roman" w:hAnsi="Times New Roman"/>
          <w:spacing w:val="10"/>
          <w:sz w:val="21"/>
          <w:szCs w:val="21"/>
          <w:lang w:eastAsia="zh-CN"/>
        </w:rPr>
        <w:t>Intel x86</w:t>
      </w:r>
      <w:r>
        <w:rPr>
          <w:rFonts w:ascii="Times New Roman" w:hAnsi="Times New Roman"/>
          <w:spacing w:val="10"/>
          <w:sz w:val="21"/>
          <w:szCs w:val="21"/>
          <w:lang w:eastAsia="zh-CN"/>
        </w:rPr>
        <w:t>平台具有</w:t>
      </w:r>
      <w:r>
        <w:rPr>
          <w:rFonts w:ascii="Times New Roman" w:hAnsi="Times New Roman"/>
          <w:spacing w:val="10"/>
          <w:sz w:val="21"/>
          <w:szCs w:val="21"/>
          <w:lang w:eastAsia="zh-CN"/>
        </w:rPr>
        <w:t>32</w:t>
      </w:r>
      <w:r>
        <w:rPr>
          <w:rFonts w:ascii="Times New Roman" w:hAnsi="Times New Roman"/>
          <w:spacing w:val="10"/>
          <w:sz w:val="21"/>
          <w:szCs w:val="21"/>
          <w:lang w:eastAsia="zh-CN"/>
        </w:rPr>
        <w:t>位地址，规定页面</w:t>
      </w:r>
      <w:r>
        <w:rPr>
          <w:rFonts w:ascii="Times New Roman" w:hAnsi="Times New Roman"/>
          <w:spacing w:val="10"/>
          <w:sz w:val="21"/>
          <w:szCs w:val="21"/>
          <w:lang w:eastAsia="zh-CN"/>
        </w:rPr>
        <w:t>4 KB(2</w:t>
      </w:r>
      <w:r>
        <w:rPr>
          <w:rFonts w:ascii="Times New Roman" w:hAnsi="Times New Roman"/>
          <w:spacing w:val="10"/>
          <w:sz w:val="21"/>
          <w:szCs w:val="21"/>
          <w:vertAlign w:val="superscript"/>
          <w:lang w:eastAsia="zh-CN"/>
        </w:rPr>
        <w:t>12</w:t>
      </w:r>
      <w:r>
        <w:rPr>
          <w:rFonts w:ascii="Times New Roman" w:hAnsi="Times New Roman"/>
          <w:spacing w:val="10"/>
          <w:sz w:val="21"/>
          <w:szCs w:val="21"/>
          <w:lang w:eastAsia="zh-CN"/>
        </w:rPr>
        <w:t>)</w:t>
      </w:r>
      <w:r>
        <w:rPr>
          <w:rFonts w:ascii="Times New Roman" w:hAnsi="Times New Roman"/>
          <w:spacing w:val="10"/>
          <w:sz w:val="21"/>
          <w:szCs w:val="21"/>
          <w:lang w:eastAsia="zh-CN"/>
        </w:rPr>
        <w:t>时，那么，</w:t>
      </w:r>
      <w:r>
        <w:rPr>
          <w:rFonts w:ascii="Times New Roman" w:hAnsi="Times New Roman"/>
          <w:spacing w:val="10"/>
          <w:sz w:val="21"/>
          <w:szCs w:val="21"/>
          <w:lang w:eastAsia="zh-CN"/>
        </w:rPr>
        <w:t>4 GB(2</w:t>
      </w:r>
      <w:r>
        <w:rPr>
          <w:rFonts w:ascii="Times New Roman" w:hAnsi="Times New Roman"/>
          <w:spacing w:val="10"/>
          <w:sz w:val="21"/>
          <w:szCs w:val="21"/>
          <w:vertAlign w:val="superscript"/>
          <w:lang w:eastAsia="zh-CN"/>
        </w:rPr>
        <w:t>32</w:t>
      </w:r>
      <w:r>
        <w:rPr>
          <w:rFonts w:ascii="Times New Roman" w:hAnsi="Times New Roman"/>
          <w:spacing w:val="10"/>
          <w:sz w:val="21"/>
          <w:szCs w:val="21"/>
          <w:lang w:eastAsia="zh-CN"/>
        </w:rPr>
        <w:t>)</w:t>
      </w:r>
      <w:r>
        <w:rPr>
          <w:rFonts w:ascii="Times New Roman" w:hAnsi="Times New Roman"/>
          <w:spacing w:val="10"/>
          <w:sz w:val="21"/>
          <w:szCs w:val="21"/>
          <w:lang w:eastAsia="zh-CN"/>
        </w:rPr>
        <w:t>的逻辑地址空间由</w:t>
      </w:r>
      <w:r>
        <w:rPr>
          <w:rFonts w:ascii="Times New Roman" w:hAnsi="Times New Roman"/>
          <w:spacing w:val="10"/>
          <w:sz w:val="21"/>
          <w:szCs w:val="21"/>
          <w:lang w:eastAsia="zh-CN"/>
        </w:rPr>
        <w:t>1</w:t>
      </w:r>
      <w:r>
        <w:rPr>
          <w:rFonts w:ascii="Times New Roman" w:hAnsi="Times New Roman"/>
          <w:spacing w:val="10"/>
          <w:sz w:val="21"/>
          <w:szCs w:val="21"/>
          <w:lang w:eastAsia="zh-CN"/>
        </w:rPr>
        <w:t>兆</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20</w:t>
      </w:r>
      <w:r>
        <w:rPr>
          <w:rFonts w:ascii="Times New Roman" w:hAnsi="Times New Roman"/>
          <w:spacing w:val="10"/>
          <w:sz w:val="21"/>
          <w:szCs w:val="21"/>
          <w:lang w:eastAsia="zh-CN"/>
        </w:rPr>
        <w:t>)</w:t>
      </w:r>
      <w:r>
        <w:rPr>
          <w:rFonts w:ascii="Times New Roman" w:hAnsi="Times New Roman"/>
          <w:spacing w:val="10"/>
          <w:sz w:val="21"/>
          <w:szCs w:val="21"/>
          <w:lang w:eastAsia="zh-CN"/>
        </w:rPr>
        <w:t>个页组成，若每个页表项占用</w:t>
      </w:r>
      <w:r>
        <w:rPr>
          <w:rFonts w:ascii="Times New Roman" w:hAnsi="Times New Roman"/>
          <w:spacing w:val="10"/>
          <w:sz w:val="21"/>
          <w:szCs w:val="21"/>
          <w:lang w:eastAsia="zh-CN"/>
        </w:rPr>
        <w:t>4</w:t>
      </w:r>
      <w:r>
        <w:rPr>
          <w:rFonts w:ascii="Times New Roman" w:hAnsi="Times New Roman"/>
          <w:spacing w:val="10"/>
          <w:sz w:val="21"/>
          <w:szCs w:val="21"/>
          <w:lang w:eastAsia="zh-CN"/>
        </w:rPr>
        <w:t>个字节，则需要占用</w:t>
      </w:r>
      <w:r>
        <w:rPr>
          <w:rFonts w:ascii="Times New Roman" w:hAnsi="Times New Roman"/>
          <w:spacing w:val="10"/>
          <w:sz w:val="21"/>
          <w:szCs w:val="21"/>
          <w:lang w:eastAsia="zh-CN"/>
        </w:rPr>
        <w:t>4 MB(2</w:t>
      </w:r>
      <w:r>
        <w:rPr>
          <w:rFonts w:ascii="Times New Roman" w:hAnsi="Times New Roman"/>
          <w:spacing w:val="10"/>
          <w:sz w:val="21"/>
          <w:szCs w:val="21"/>
          <w:vertAlign w:val="superscript"/>
          <w:lang w:eastAsia="zh-CN"/>
        </w:rPr>
        <w:t>22</w:t>
      </w:r>
      <w:r>
        <w:rPr>
          <w:rFonts w:ascii="Times New Roman" w:hAnsi="Times New Roman"/>
          <w:spacing w:val="10"/>
          <w:sz w:val="21"/>
          <w:szCs w:val="21"/>
          <w:lang w:eastAsia="zh-CN"/>
        </w:rPr>
        <w:t>)</w:t>
      </w:r>
      <w:r>
        <w:rPr>
          <w:rFonts w:ascii="Times New Roman" w:hAnsi="Times New Roman"/>
          <w:spacing w:val="10"/>
          <w:sz w:val="21"/>
          <w:szCs w:val="21"/>
          <w:lang w:eastAsia="zh-CN"/>
        </w:rPr>
        <w:t>连续内存空间存放页表，这还是一个进程的地址空间，对于地址空间为</w:t>
      </w:r>
      <w:r>
        <w:rPr>
          <w:rFonts w:ascii="Times New Roman" w:hAnsi="Times New Roman"/>
          <w:spacing w:val="10"/>
          <w:sz w:val="21"/>
          <w:szCs w:val="21"/>
          <w:lang w:eastAsia="zh-CN"/>
        </w:rPr>
        <w:t>64</w:t>
      </w:r>
      <w:r>
        <w:rPr>
          <w:rFonts w:ascii="Times New Roman" w:hAnsi="Times New Roman"/>
          <w:spacing w:val="10"/>
          <w:sz w:val="21"/>
          <w:szCs w:val="21"/>
          <w:lang w:eastAsia="zh-CN"/>
        </w:rPr>
        <w:t>位的系统来说，问题将变得更加复杂。为此，页表和页面一样也要进行分页，这就形成了多级页表概念。具体做法是：把整个页表分</w:t>
      </w:r>
      <w:r>
        <w:rPr>
          <w:rFonts w:ascii="Times New Roman" w:hAnsi="Times New Roman"/>
          <w:spacing w:val="10"/>
          <w:sz w:val="21"/>
          <w:szCs w:val="21"/>
          <w:lang w:eastAsia="zh-CN"/>
        </w:rPr>
        <w:lastRenderedPageBreak/>
        <w:t>割成许多小页表，每个称为页表页，它的大小与页框长度相同，于是，每个页表页含有若干个页表表项。页表页从</w:t>
      </w:r>
      <w:r>
        <w:rPr>
          <w:rFonts w:ascii="Times New Roman" w:hAnsi="Times New Roman"/>
          <w:spacing w:val="10"/>
          <w:sz w:val="21"/>
          <w:szCs w:val="21"/>
          <w:lang w:eastAsia="zh-CN"/>
        </w:rPr>
        <w:t>0</w:t>
      </w:r>
      <w:r>
        <w:rPr>
          <w:rFonts w:ascii="Times New Roman" w:hAnsi="Times New Roman"/>
          <w:spacing w:val="10"/>
          <w:sz w:val="21"/>
          <w:szCs w:val="21"/>
          <w:lang w:eastAsia="zh-CN"/>
        </w:rPr>
        <w:t>开始顺序编号，允许被分散存放在不连续的页框中，为了找到页表页，应建立地址索引，称为页目录表，其表项指出页表页起始地址。系统为每个进程建一张页目录表，它的每个表项指出一个页表页，而页表页的每个表项给出页面和页框的对应关系，页目录表是一级页表，页表页是二级页表，共同构成二级页表机制。</w:t>
      </w:r>
    </w:p>
    <w:p w14:paraId="49ACE0E7" w14:textId="397D4EC7" w:rsidR="0030464B" w:rsidRDefault="007A2A81">
      <w:pPr>
        <w:spacing w:after="0" w:line="360" w:lineRule="auto"/>
        <w:ind w:right="88" w:firstLine="415"/>
        <w:jc w:val="both"/>
        <w:rPr>
          <w:ins w:id="293" w:author="simeng zhao" w:date="2018-01-30T14:28:00Z"/>
          <w:rFonts w:ascii="Times New Roman" w:hAnsi="Times New Roman"/>
          <w:spacing w:val="10"/>
          <w:sz w:val="21"/>
          <w:szCs w:val="21"/>
          <w:lang w:eastAsia="zh-CN"/>
        </w:rPr>
      </w:pPr>
      <w:del w:id="294" w:author="simeng zhao" w:date="2018-02-01T15:34:00Z">
        <w:r w:rsidDel="00D61BB6">
          <w:rPr>
            <w:rFonts w:ascii="Times New Roman" w:hAnsi="Times New Roman"/>
            <w:noProof/>
            <w:spacing w:val="10"/>
            <w:sz w:val="21"/>
            <w:szCs w:val="21"/>
            <w:lang w:eastAsia="zh-CN"/>
          </w:rPr>
          <mc:AlternateContent>
            <mc:Choice Requires="wpg">
              <w:drawing>
                <wp:anchor distT="0" distB="0" distL="114300" distR="114300" simplePos="0" relativeHeight="251686400" behindDoc="0" locked="0" layoutInCell="1" allowOverlap="1" wp14:anchorId="60AD0270" wp14:editId="7D0F076F">
                  <wp:simplePos x="0" y="0"/>
                  <wp:positionH relativeFrom="column">
                    <wp:posOffset>946785</wp:posOffset>
                  </wp:positionH>
                  <wp:positionV relativeFrom="paragraph">
                    <wp:posOffset>155893</wp:posOffset>
                  </wp:positionV>
                  <wp:extent cx="3429000" cy="238125"/>
                  <wp:effectExtent l="0" t="0" r="19050" b="28575"/>
                  <wp:wrapNone/>
                  <wp:docPr id="460" name="组合 460"/>
                  <wp:cNvGraphicFramePr/>
                  <a:graphic xmlns:a="http://schemas.openxmlformats.org/drawingml/2006/main">
                    <a:graphicData uri="http://schemas.microsoft.com/office/word/2010/wordprocessingGroup">
                      <wpg:wgp>
                        <wpg:cNvGrpSpPr/>
                        <wpg:grpSpPr>
                          <a:xfrm>
                            <a:off x="0" y="0"/>
                            <a:ext cx="3429000" cy="238125"/>
                            <a:chOff x="0" y="0"/>
                            <a:chExt cx="3429000" cy="238125"/>
                          </a:xfrm>
                        </wpg:grpSpPr>
                        <wps:wsp>
                          <wps:cNvPr id="9" name="矩形 9"/>
                          <wps:cNvSpPr/>
                          <wps:spPr>
                            <a:xfrm>
                              <a:off x="1143000" y="0"/>
                              <a:ext cx="1143000" cy="238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8BB47F" w14:textId="6C6BE66D" w:rsidR="006B51B8" w:rsidRPr="002257AB" w:rsidRDefault="006B51B8" w:rsidP="007A2A81">
                                <w:pPr>
                                  <w:jc w:val="center"/>
                                  <w:rPr>
                                    <w:ins w:id="295" w:author="simeng zhao" w:date="2018-02-01T15:21:00Z"/>
                                    <w:color w:val="000000" w:themeColor="text1"/>
                                    <w:sz w:val="16"/>
                                    <w:lang w:eastAsia="zh-CN"/>
                                  </w:rPr>
                                </w:pPr>
                                <w:ins w:id="296" w:author="simeng zhao" w:date="2018-02-01T15:21:00Z">
                                  <w:r>
                                    <w:rPr>
                                      <w:rFonts w:hint="eastAsia"/>
                                      <w:color w:val="000000" w:themeColor="text1"/>
                                      <w:sz w:val="16"/>
                                      <w:lang w:eastAsia="zh-CN"/>
                                    </w:rPr>
                                    <w:t>页表页偏移</w:t>
                                  </w:r>
                                </w:ins>
                              </w:p>
                              <w:p w14:paraId="4B219E06" w14:textId="77777777" w:rsidR="006B51B8" w:rsidRDefault="006B51B8" w:rsidP="007A2A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矩形 458"/>
                          <wps:cNvSpPr/>
                          <wps:spPr>
                            <a:xfrm>
                              <a:off x="2286000" y="0"/>
                              <a:ext cx="1143000" cy="238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9D06D" w14:textId="2297C401" w:rsidR="006B51B8" w:rsidRPr="002257AB" w:rsidRDefault="006B51B8" w:rsidP="007A2A81">
                                <w:pPr>
                                  <w:jc w:val="center"/>
                                  <w:rPr>
                                    <w:ins w:id="297" w:author="simeng zhao" w:date="2018-02-01T15:21:00Z"/>
                                    <w:color w:val="000000" w:themeColor="text1"/>
                                    <w:sz w:val="16"/>
                                    <w:lang w:eastAsia="zh-CN"/>
                                  </w:rPr>
                                </w:pPr>
                                <w:ins w:id="298" w:author="simeng zhao" w:date="2018-02-01T15:21:00Z">
                                  <w:r>
                                    <w:rPr>
                                      <w:rFonts w:hint="eastAsia"/>
                                      <w:color w:val="000000" w:themeColor="text1"/>
                                      <w:sz w:val="16"/>
                                      <w:lang w:eastAsia="zh-CN"/>
                                    </w:rPr>
                                    <w:t>页偏移</w:t>
                                  </w:r>
                                </w:ins>
                              </w:p>
                              <w:p w14:paraId="03A23DAB" w14:textId="77777777" w:rsidR="006B51B8" w:rsidRDefault="006B51B8" w:rsidP="007A2A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矩形 459"/>
                          <wps:cNvSpPr/>
                          <wps:spPr>
                            <a:xfrm>
                              <a:off x="0" y="0"/>
                              <a:ext cx="1143000" cy="238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1264D" w14:textId="62607261" w:rsidR="006B51B8" w:rsidRPr="007A2A81" w:rsidRDefault="006B51B8">
                                <w:pPr>
                                  <w:jc w:val="center"/>
                                  <w:rPr>
                                    <w:color w:val="000000" w:themeColor="text1"/>
                                    <w:sz w:val="16"/>
                                    <w:lang w:eastAsia="zh-CN"/>
                                    <w:rPrChange w:id="299" w:author="simeng zhao" w:date="2018-02-01T15:20:00Z">
                                      <w:rPr>
                                        <w:lang w:eastAsia="zh-CN"/>
                                      </w:rPr>
                                    </w:rPrChange>
                                  </w:rPr>
                                  <w:pPrChange w:id="300" w:author="simeng zhao" w:date="2018-02-01T15:20:00Z">
                                    <w:pPr/>
                                  </w:pPrChange>
                                </w:pPr>
                                <w:ins w:id="301" w:author="simeng zhao" w:date="2018-02-01T15:20:00Z">
                                  <w:r w:rsidRPr="007A2A81">
                                    <w:rPr>
                                      <w:rFonts w:hint="eastAsia"/>
                                      <w:color w:val="000000" w:themeColor="text1"/>
                                      <w:sz w:val="16"/>
                                      <w:lang w:eastAsia="zh-CN"/>
                                      <w:rPrChange w:id="302" w:author="simeng zhao" w:date="2018-02-01T15:20:00Z">
                                        <w:rPr>
                                          <w:rFonts w:hint="eastAsia"/>
                                          <w:color w:val="000000" w:themeColor="text1"/>
                                          <w:lang w:eastAsia="zh-CN"/>
                                        </w:rPr>
                                      </w:rPrChange>
                                    </w:rPr>
                                    <w:t>页</w:t>
                                  </w:r>
                                  <w:r w:rsidRPr="007A2A81">
                                    <w:rPr>
                                      <w:rFonts w:hint="eastAsia"/>
                                      <w:color w:val="000000" w:themeColor="text1"/>
                                      <w:sz w:val="16"/>
                                      <w:lang w:eastAsia="zh-CN"/>
                                      <w:rPrChange w:id="303" w:author="simeng zhao" w:date="2018-02-01T15:20:00Z">
                                        <w:rPr>
                                          <w:rFonts w:hint="eastAsia"/>
                                          <w:lang w:eastAsia="zh-CN"/>
                                        </w:rPr>
                                      </w:rPrChange>
                                    </w:rPr>
                                    <w:t>目录</w:t>
                                  </w:r>
                                </w:ins>
                                <w:ins w:id="304" w:author="simeng zhao" w:date="2018-02-01T15:21:00Z">
                                  <w:r>
                                    <w:rPr>
                                      <w:rFonts w:hint="eastAsia"/>
                                      <w:color w:val="000000" w:themeColor="text1"/>
                                      <w:sz w:val="16"/>
                                      <w:lang w:eastAsia="zh-CN"/>
                                    </w:rPr>
                                    <w:t>偏移</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0AD0270" id="组合 460" o:spid="_x0000_s1096" style="position:absolute;left:0;text-align:left;margin-left:74.55pt;margin-top:12.3pt;width:270pt;height:18.75pt;z-index:251686400;mso-position-horizontal-relative:text;mso-position-vertical-relative:text;mso-width-relative:margin" coordsize="3429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">
                  <v:rect id="矩形 9" o:spid="_x0000_s1097" style="position:absolute;left:11430;width:11430;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" filled="f" strokecolor="black [3213]" strokeweight="1pt">
                    <v:textbox>
                      <w:txbxContent>
                        <w:p w14:paraId="2B8BB47F" w14:textId="6C6BE66D" w:rsidR="006B51B8" w:rsidRPr="002257AB" w:rsidRDefault="006B51B8" w:rsidP="007A2A81">
                          <w:pPr>
                            <w:jc w:val="center"/>
                            <w:rPr>
                              <w:ins w:id="305" w:author="simeng zhao" w:date="2018-02-01T15:21:00Z"/>
                              <w:color w:val="000000" w:themeColor="text1"/>
                              <w:sz w:val="16"/>
                              <w:lang w:eastAsia="zh-CN"/>
                            </w:rPr>
                          </w:pPr>
                          <w:ins w:id="306" w:author="simeng zhao" w:date="2018-02-01T15:21:00Z">
                            <w:r>
                              <w:rPr>
                                <w:rFonts w:hint="eastAsia"/>
                                <w:color w:val="000000" w:themeColor="text1"/>
                                <w:sz w:val="16"/>
                                <w:lang w:eastAsia="zh-CN"/>
                              </w:rPr>
                              <w:t>页表页偏移</w:t>
                            </w:r>
                          </w:ins>
                        </w:p>
                        <w:p w14:paraId="4B219E06" w14:textId="77777777" w:rsidR="006B51B8" w:rsidRDefault="006B51B8" w:rsidP="007A2A81">
                          <w:pPr>
                            <w:jc w:val="center"/>
                          </w:pPr>
                        </w:p>
                      </w:txbxContent>
                    </v:textbox>
                  </v:rect>
                  <v:rect id="矩形 458" o:spid="_x0000_s1098" style="position:absolute;left:22860;width:11430;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4C59D06D" w14:textId="2297C401" w:rsidR="006B51B8" w:rsidRPr="002257AB" w:rsidRDefault="006B51B8" w:rsidP="007A2A81">
                          <w:pPr>
                            <w:jc w:val="center"/>
                            <w:rPr>
                              <w:ins w:id="307" w:author="simeng zhao" w:date="2018-02-01T15:21:00Z"/>
                              <w:color w:val="000000" w:themeColor="text1"/>
                              <w:sz w:val="16"/>
                              <w:lang w:eastAsia="zh-CN"/>
                            </w:rPr>
                          </w:pPr>
                          <w:ins w:id="308" w:author="simeng zhao" w:date="2018-02-01T15:21:00Z">
                            <w:r>
                              <w:rPr>
                                <w:rFonts w:hint="eastAsia"/>
                                <w:color w:val="000000" w:themeColor="text1"/>
                                <w:sz w:val="16"/>
                                <w:lang w:eastAsia="zh-CN"/>
                              </w:rPr>
                              <w:t>页偏移</w:t>
                            </w:r>
                          </w:ins>
                        </w:p>
                        <w:p w14:paraId="03A23DAB" w14:textId="77777777" w:rsidR="006B51B8" w:rsidRDefault="006B51B8" w:rsidP="007A2A81">
                          <w:pPr>
                            <w:jc w:val="center"/>
                          </w:pPr>
                        </w:p>
                      </w:txbxContent>
                    </v:textbox>
                  </v:rect>
                  <v:rect id="矩形 459" o:spid="_x0000_s1099" style="position:absolute;width:11430;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5sxwAAANwAAAAPAAAAZHJzL2Rvd25yZXYueG1sRI9BS8NA&#10;FITvQv/D8gpeSrupqL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CouXmzHAAAA3AAA&#10;AA8AAAAAAAAAAAAAAAAABwIAAGRycy9kb3ducmV2LnhtbFBLBQYAAAAAAwADALcAAAD7AgAAAAA=&#10;" filled="f" strokecolor="black [3213]" strokeweight="1pt">
                    <v:textbox>
                      <w:txbxContent>
                        <w:p w14:paraId="4291264D" w14:textId="62607261" w:rsidR="006B51B8" w:rsidRPr="007A2A81" w:rsidRDefault="006B51B8">
                          <w:pPr>
                            <w:jc w:val="center"/>
                            <w:rPr>
                              <w:color w:val="000000" w:themeColor="text1"/>
                              <w:sz w:val="16"/>
                              <w:lang w:eastAsia="zh-CN"/>
                              <w:rPrChange w:id="309" w:author="simeng zhao" w:date="2018-02-01T15:20:00Z">
                                <w:rPr>
                                  <w:lang w:eastAsia="zh-CN"/>
                                </w:rPr>
                              </w:rPrChange>
                            </w:rPr>
                            <w:pPrChange w:id="310" w:author="simeng zhao" w:date="2018-02-01T15:20:00Z">
                              <w:pPr/>
                            </w:pPrChange>
                          </w:pPr>
                          <w:ins w:id="311" w:author="simeng zhao" w:date="2018-02-01T15:20:00Z">
                            <w:r w:rsidRPr="007A2A81">
                              <w:rPr>
                                <w:rFonts w:hint="eastAsia"/>
                                <w:color w:val="000000" w:themeColor="text1"/>
                                <w:sz w:val="16"/>
                                <w:lang w:eastAsia="zh-CN"/>
                                <w:rPrChange w:id="312" w:author="simeng zhao" w:date="2018-02-01T15:20:00Z">
                                  <w:rPr>
                                    <w:rFonts w:hint="eastAsia"/>
                                    <w:color w:val="000000" w:themeColor="text1"/>
                                    <w:lang w:eastAsia="zh-CN"/>
                                  </w:rPr>
                                </w:rPrChange>
                              </w:rPr>
                              <w:t>页</w:t>
                            </w:r>
                            <w:r w:rsidRPr="007A2A81">
                              <w:rPr>
                                <w:rFonts w:hint="eastAsia"/>
                                <w:color w:val="000000" w:themeColor="text1"/>
                                <w:sz w:val="16"/>
                                <w:lang w:eastAsia="zh-CN"/>
                                <w:rPrChange w:id="313" w:author="simeng zhao" w:date="2018-02-01T15:20:00Z">
                                  <w:rPr>
                                    <w:rFonts w:hint="eastAsia"/>
                                    <w:lang w:eastAsia="zh-CN"/>
                                  </w:rPr>
                                </w:rPrChange>
                              </w:rPr>
                              <w:t>目录</w:t>
                            </w:r>
                          </w:ins>
                          <w:ins w:id="314" w:author="simeng zhao" w:date="2018-02-01T15:21:00Z">
                            <w:r>
                              <w:rPr>
                                <w:rFonts w:hint="eastAsia"/>
                                <w:color w:val="000000" w:themeColor="text1"/>
                                <w:sz w:val="16"/>
                                <w:lang w:eastAsia="zh-CN"/>
                              </w:rPr>
                              <w:t>偏移</w:t>
                            </w:r>
                          </w:ins>
                        </w:p>
                      </w:txbxContent>
                    </v:textbox>
                  </v:rect>
                </v:group>
              </w:pict>
            </mc:Fallback>
          </mc:AlternateContent>
        </w:r>
      </w:del>
      <w:del w:id="315" w:author="simeng zhao" w:date="2018-01-30T14:29:00Z">
        <w:r w:rsidR="007319B1" w:rsidRPr="007A2A81" w:rsidDel="0030464B">
          <w:rPr>
            <w:rFonts w:ascii="Times New Roman" w:hAnsi="Times New Roman" w:hint="eastAsia"/>
            <w:spacing w:val="10"/>
            <w:sz w:val="13"/>
            <w:szCs w:val="21"/>
            <w:lang w:eastAsia="zh-CN"/>
            <w:rPrChange w:id="316" w:author="simeng zhao" w:date="2018-02-01T15:25:00Z">
              <w:rPr>
                <w:rFonts w:ascii="Times New Roman" w:hAnsi="Times New Roman" w:hint="eastAsia"/>
                <w:spacing w:val="10"/>
                <w:sz w:val="21"/>
                <w:szCs w:val="21"/>
                <w:lang w:eastAsia="zh-CN"/>
              </w:rPr>
            </w:rPrChange>
          </w:rPr>
          <w:delText>于是，逻辑地址结构由三部分组成：页目录位移、页表页位移和页内位移。</w:delText>
        </w:r>
      </w:del>
      <w:ins w:id="317" w:author="simeng zhao" w:date="2018-01-30T14:28:00Z">
        <w:r w:rsidR="0030464B">
          <w:rPr>
            <w:rFonts w:ascii="Times New Roman" w:hAnsi="Times New Roman"/>
            <w:noProof/>
            <w:spacing w:val="10"/>
            <w:sz w:val="21"/>
            <w:szCs w:val="21"/>
            <w:lang w:eastAsia="zh-CN"/>
          </w:rPr>
          <w:drawing>
            <wp:inline distT="0" distB="0" distL="0" distR="0" wp14:anchorId="30486DCE" wp14:editId="612FCB81">
              <wp:extent cx="4630420" cy="4060190"/>
              <wp:effectExtent l="0" t="0" r="0" b="0"/>
              <wp:docPr id="554" name="图片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30420" cy="4060190"/>
                      </a:xfrm>
                      <a:prstGeom prst="rect">
                        <a:avLst/>
                      </a:prstGeom>
                      <a:noFill/>
                      <a:ln>
                        <a:noFill/>
                      </a:ln>
                    </pic:spPr>
                  </pic:pic>
                </a:graphicData>
              </a:graphic>
            </wp:inline>
          </w:drawing>
        </w:r>
      </w:ins>
    </w:p>
    <w:p w14:paraId="6F65CAEC" w14:textId="77777777" w:rsidR="00C87B5F" w:rsidRDefault="0030464B" w:rsidP="00C87B5F">
      <w:pPr>
        <w:spacing w:after="0" w:line="360" w:lineRule="auto"/>
        <w:ind w:right="91" w:firstLineChars="200" w:firstLine="420"/>
        <w:jc w:val="both"/>
        <w:rPr>
          <w:ins w:id="318" w:author="simeng zhao" w:date="2018-02-01T15:16:00Z"/>
          <w:rFonts w:ascii="Times New Roman" w:hAnsi="Times New Roman"/>
          <w:b/>
          <w:color w:val="4472C4" w:themeColor="accent1"/>
          <w:spacing w:val="10"/>
          <w:sz w:val="21"/>
          <w:szCs w:val="21"/>
          <w:lang w:eastAsia="zh-CN"/>
        </w:rPr>
      </w:pPr>
      <w:ins w:id="319" w:author="simeng zhao" w:date="2018-01-30T14:28:00Z">
        <w:r>
          <w:rPr>
            <w:rFonts w:ascii="Times New Roman" w:hAnsi="Times New Roman"/>
            <w:noProof/>
            <w:spacing w:val="10"/>
            <w:sz w:val="21"/>
            <w:szCs w:val="21"/>
            <w:lang w:eastAsia="zh-CN"/>
          </w:rPr>
          <w:drawing>
            <wp:inline distT="0" distB="0" distL="0" distR="0" wp14:anchorId="3BE6F314" wp14:editId="019F066F">
              <wp:extent cx="6115685" cy="2245995"/>
              <wp:effectExtent l="0" t="0" r="0" b="1905"/>
              <wp:docPr id="555" name="图片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115685" cy="2245995"/>
                      </a:xfrm>
                      <a:prstGeom prst="rect">
                        <a:avLst/>
                      </a:prstGeom>
                      <a:noFill/>
                      <a:ln>
                        <a:noFill/>
                      </a:ln>
                    </pic:spPr>
                  </pic:pic>
                </a:graphicData>
              </a:graphic>
            </wp:inline>
          </w:drawing>
        </w:r>
      </w:ins>
    </w:p>
    <w:p w14:paraId="2C8D57E8" w14:textId="4B5217C3" w:rsidR="00C87B5F" w:rsidRPr="00274F96" w:rsidRDefault="0030464B" w:rsidP="00054AE2">
      <w:pPr>
        <w:pStyle w:val="af9"/>
        <w:ind w:firstLine="442"/>
        <w:rPr>
          <w:ins w:id="320" w:author="simeng zhao" w:date="2018-02-01T15:15:00Z"/>
        </w:rPr>
        <w:pPrChange w:id="321" w:author="simeng zhao" w:date="2018-02-02T14:05:00Z">
          <w:pPr>
            <w:spacing w:after="0" w:line="360" w:lineRule="auto"/>
            <w:ind w:right="88" w:firstLine="415"/>
            <w:jc w:val="both"/>
          </w:pPr>
        </w:pPrChange>
      </w:pPr>
      <w:ins w:id="322" w:author="simeng zhao" w:date="2018-01-30T14:28:00Z">
        <w:r w:rsidRPr="00054AE2">
          <w:rPr>
            <w:rFonts w:hint="eastAsia"/>
          </w:rPr>
          <w:t>在进行二级也变转化的过程中，逻辑地址被分割成了三个部分，</w:t>
        </w:r>
      </w:ins>
      <w:ins w:id="323" w:author="simeng zhao" w:date="2018-01-30T14:33:00Z">
        <w:r w:rsidRPr="00054AE2">
          <w:rPr>
            <w:rFonts w:hint="eastAsia"/>
          </w:rPr>
          <w:t>由硬件页目录表基址寄存器指出当前运行进程的页目录表的内存起始地址，</w:t>
        </w:r>
      </w:ins>
      <w:ins w:id="324" w:author="simeng zhao" w:date="2018-01-30T14:34:00Z">
        <w:r w:rsidRPr="00DC150B">
          <w:rPr>
            <w:rFonts w:hint="eastAsia"/>
          </w:rPr>
          <w:t>加上</w:t>
        </w:r>
      </w:ins>
      <w:ins w:id="325" w:author="simeng zhao" w:date="2018-01-30T14:28:00Z">
        <w:r w:rsidRPr="001F0D3E">
          <w:rPr>
            <w:rFonts w:hint="eastAsia"/>
          </w:rPr>
          <w:t>第一步中</w:t>
        </w:r>
      </w:ins>
      <w:ins w:id="326" w:author="simeng zhao" w:date="2018-01-30T14:34:00Z">
        <w:r w:rsidRPr="001F0D3E">
          <w:rPr>
            <w:rFonts w:hint="eastAsia"/>
          </w:rPr>
          <w:t>的</w:t>
        </w:r>
      </w:ins>
      <w:ins w:id="327" w:author="simeng zhao" w:date="2018-01-30T14:28:00Z">
        <w:r w:rsidRPr="001F0D3E">
          <w:t>L1</w:t>
        </w:r>
        <w:r w:rsidRPr="008C5610">
          <w:rPr>
            <w:rFonts w:hint="eastAsia"/>
          </w:rPr>
          <w:t>偏移在</w:t>
        </w:r>
      </w:ins>
      <w:ins w:id="328" w:author="simeng zhao" w:date="2018-01-30T14:34:00Z">
        <w:r w:rsidRPr="00CE46ED">
          <w:rPr>
            <w:rFonts w:hint="eastAsia"/>
          </w:rPr>
          <w:t>页目录</w:t>
        </w:r>
      </w:ins>
      <w:ins w:id="329" w:author="simeng zhao" w:date="2018-01-30T14:28:00Z">
        <w:r w:rsidRPr="00CE46ED">
          <w:rPr>
            <w:rFonts w:hint="eastAsia"/>
          </w:rPr>
          <w:t>中检索出</w:t>
        </w:r>
      </w:ins>
      <w:ins w:id="330" w:author="simeng zhao" w:date="2018-01-30T14:34:00Z">
        <w:r w:rsidRPr="00ED059D">
          <w:rPr>
            <w:rFonts w:hint="eastAsia"/>
          </w:rPr>
          <w:t>对应</w:t>
        </w:r>
      </w:ins>
      <w:ins w:id="331" w:author="simeng zhao" w:date="2018-01-30T14:28:00Z">
        <w:r w:rsidRPr="00ED059D">
          <w:rPr>
            <w:rFonts w:hint="eastAsia"/>
          </w:rPr>
          <w:t>页表项，如果</w:t>
        </w:r>
      </w:ins>
      <w:ins w:id="332" w:author="simeng zhao" w:date="2018-01-30T14:35:00Z">
        <w:r w:rsidRPr="00C06015">
          <w:rPr>
            <w:rFonts w:hint="eastAsia"/>
          </w:rPr>
          <w:t>该页表项</w:t>
        </w:r>
      </w:ins>
      <w:ins w:id="333" w:author="simeng zhao" w:date="2018-01-30T14:28:00Z">
        <w:r w:rsidRPr="00C06015">
          <w:rPr>
            <w:rFonts w:hint="eastAsia"/>
          </w:rPr>
          <w:t>是一个二级页表的指针，</w:t>
        </w:r>
        <w:r w:rsidRPr="00D72367">
          <w:rPr>
            <w:rFonts w:hint="eastAsia"/>
          </w:rPr>
          <w:t>那么</w:t>
        </w:r>
      </w:ins>
      <w:ins w:id="334" w:author="simeng zhao" w:date="2018-01-30T14:35:00Z">
        <w:r w:rsidRPr="001E1CE5">
          <w:rPr>
            <w:rFonts w:hint="eastAsia"/>
          </w:rPr>
          <w:t>其中</w:t>
        </w:r>
      </w:ins>
      <w:ins w:id="335" w:author="simeng zhao" w:date="2018-02-01T15:40:00Z">
        <w:r w:rsidR="0024681B">
          <w:rPr>
            <w:rFonts w:hint="eastAsia"/>
          </w:rPr>
          <w:t>包含的就是</w:t>
        </w:r>
      </w:ins>
      <w:ins w:id="336" w:author="simeng zhao" w:date="2018-01-30T14:35:00Z">
        <w:r w:rsidRPr="00054AE2">
          <w:rPr>
            <w:rFonts w:hint="eastAsia"/>
          </w:rPr>
          <w:t>二级页表</w:t>
        </w:r>
      </w:ins>
      <w:ins w:id="337" w:author="simeng zhao" w:date="2018-01-30T14:28:00Z">
        <w:r w:rsidRPr="00054AE2">
          <w:rPr>
            <w:rFonts w:hint="eastAsia"/>
          </w:rPr>
          <w:t>的基地址</w:t>
        </w:r>
      </w:ins>
      <w:ins w:id="338" w:author="simeng zhao" w:date="2018-02-01T15:15:00Z">
        <w:r w:rsidR="00C87B5F" w:rsidRPr="00274F96">
          <w:rPr>
            <w:rFonts w:hint="eastAsia"/>
          </w:rPr>
          <w:t>。</w:t>
        </w:r>
      </w:ins>
    </w:p>
    <w:p w14:paraId="6C0100DE" w14:textId="52B20B95" w:rsidR="0030464B" w:rsidRPr="001F0D3E" w:rsidRDefault="0030464B" w:rsidP="00054AE2">
      <w:pPr>
        <w:pStyle w:val="af9"/>
        <w:ind w:firstLine="442"/>
        <w:rPr>
          <w:ins w:id="339" w:author="simeng zhao" w:date="2018-01-30T14:35:00Z"/>
        </w:rPr>
        <w:pPrChange w:id="340" w:author="simeng zhao" w:date="2018-02-02T14:05:00Z">
          <w:pPr>
            <w:spacing w:after="0" w:line="360" w:lineRule="auto"/>
            <w:ind w:right="88" w:firstLine="415"/>
            <w:jc w:val="both"/>
          </w:pPr>
        </w:pPrChange>
      </w:pPr>
      <w:ins w:id="341" w:author="simeng zhao" w:date="2018-01-30T14:28:00Z">
        <w:r w:rsidRPr="00274F96">
          <w:rPr>
            <w:rFonts w:hint="eastAsia"/>
          </w:rPr>
          <w:t>第二</w:t>
        </w:r>
      </w:ins>
      <w:ins w:id="342" w:author="simeng zhao" w:date="2018-02-01T15:40:00Z">
        <w:r w:rsidR="0024681B">
          <w:rPr>
            <w:rFonts w:hint="eastAsia"/>
          </w:rPr>
          <w:t>步</w:t>
        </w:r>
      </w:ins>
      <w:ins w:id="343" w:author="simeng zhao" w:date="2018-01-30T14:28:00Z">
        <w:r w:rsidRPr="00054AE2">
          <w:rPr>
            <w:rFonts w:hint="eastAsia"/>
          </w:rPr>
          <w:t>和第一步类似，利用逻辑地址中的</w:t>
        </w:r>
        <w:r w:rsidRPr="00054AE2">
          <w:t>L2</w:t>
        </w:r>
        <w:r w:rsidRPr="00274F96">
          <w:rPr>
            <w:rFonts w:hint="eastAsia"/>
          </w:rPr>
          <w:t>偏移找到</w:t>
        </w:r>
        <w:r w:rsidRPr="00274F96">
          <w:t>L2</w:t>
        </w:r>
        <w:r w:rsidRPr="00274F96">
          <w:rPr>
            <w:rFonts w:hint="eastAsia"/>
          </w:rPr>
          <w:t>页表中的页表项，</w:t>
        </w:r>
        <w:r w:rsidRPr="00D12645">
          <w:t>MMU</w:t>
        </w:r>
        <w:r w:rsidRPr="00D12645">
          <w:rPr>
            <w:rFonts w:hint="eastAsia"/>
          </w:rPr>
          <w:t>把</w:t>
        </w:r>
        <w:r w:rsidRPr="00D12645">
          <w:t>L2</w:t>
        </w:r>
        <w:r w:rsidRPr="00D12645">
          <w:rPr>
            <w:rFonts w:hint="eastAsia"/>
          </w:rPr>
          <w:t>页表中的页表项转化成实际地址，并把这个页的实际地址拷贝到</w:t>
        </w:r>
        <w:r w:rsidRPr="00DC150B">
          <w:t>TLB</w:t>
        </w:r>
        <w:r w:rsidRPr="001F0D3E">
          <w:rPr>
            <w:rFonts w:hint="eastAsia"/>
          </w:rPr>
          <w:t>中，这个页的实际地址作为基址加上页内偏移就产生了该页的物理地址</w:t>
        </w:r>
      </w:ins>
    </w:p>
    <w:p w14:paraId="5C42F3BB" w14:textId="16F81A48" w:rsidR="0030464B" w:rsidRPr="00C87B5F" w:rsidRDefault="0030464B" w:rsidP="0030464B">
      <w:pPr>
        <w:spacing w:after="0" w:line="360" w:lineRule="auto"/>
        <w:ind w:right="88" w:firstLine="415"/>
        <w:jc w:val="both"/>
        <w:rPr>
          <w:ins w:id="344" w:author="simeng zhao" w:date="2018-01-30T14:28:00Z"/>
          <w:rFonts w:ascii="Times New Roman" w:hAnsi="Times New Roman"/>
          <w:b/>
          <w:color w:val="FF0000"/>
          <w:spacing w:val="10"/>
          <w:sz w:val="21"/>
          <w:szCs w:val="21"/>
          <w:lang w:eastAsia="zh-CN"/>
          <w:rPrChange w:id="345" w:author="simeng zhao" w:date="2018-02-01T15:16:00Z">
            <w:rPr>
              <w:ins w:id="346" w:author="simeng zhao" w:date="2018-01-30T14:28:00Z"/>
              <w:rFonts w:ascii="Times New Roman" w:hAnsi="Times New Roman"/>
              <w:spacing w:val="10"/>
              <w:sz w:val="21"/>
              <w:szCs w:val="21"/>
              <w:lang w:eastAsia="zh-CN"/>
            </w:rPr>
          </w:rPrChange>
        </w:rPr>
      </w:pPr>
      <w:ins w:id="347" w:author="simeng zhao" w:date="2018-01-30T14:36:00Z">
        <w:r w:rsidRPr="00C87B5F">
          <w:rPr>
            <w:rFonts w:ascii="Times New Roman" w:hAnsi="Times New Roman"/>
            <w:b/>
            <w:color w:val="FF0000"/>
            <w:spacing w:val="10"/>
            <w:sz w:val="21"/>
            <w:szCs w:val="21"/>
            <w:lang w:eastAsia="zh-CN"/>
            <w:rPrChange w:id="348" w:author="simeng zhao" w:date="2018-02-01T15:16:00Z">
              <w:rPr>
                <w:rFonts w:ascii="Times New Roman" w:hAnsi="Times New Roman"/>
                <w:spacing w:val="10"/>
                <w:sz w:val="21"/>
                <w:szCs w:val="21"/>
                <w:lang w:eastAsia="zh-CN"/>
              </w:rPr>
            </w:rPrChange>
          </w:rPr>
          <w:lastRenderedPageBreak/>
          <w:t>//</w:t>
        </w:r>
        <w:r w:rsidRPr="00C87B5F">
          <w:rPr>
            <w:rFonts w:ascii="Times New Roman" w:hAnsi="Times New Roman" w:hint="eastAsia"/>
            <w:b/>
            <w:color w:val="FF0000"/>
            <w:spacing w:val="10"/>
            <w:sz w:val="21"/>
            <w:szCs w:val="21"/>
            <w:lang w:eastAsia="zh-CN"/>
            <w:rPrChange w:id="349" w:author="simeng zhao" w:date="2018-02-01T15:16:00Z">
              <w:rPr>
                <w:rFonts w:ascii="Times New Roman" w:hAnsi="Times New Roman" w:hint="eastAsia"/>
                <w:spacing w:val="10"/>
                <w:sz w:val="21"/>
                <w:szCs w:val="21"/>
                <w:lang w:eastAsia="zh-CN"/>
              </w:rPr>
            </w:rPrChange>
          </w:rPr>
          <w:t>表达上需要统一概念</w:t>
        </w:r>
      </w:ins>
    </w:p>
    <w:p w14:paraId="341BF502" w14:textId="411700FF" w:rsidR="0030464B" w:rsidRPr="0030464B" w:rsidDel="0030464B" w:rsidRDefault="0030464B">
      <w:pPr>
        <w:spacing w:after="0" w:line="360" w:lineRule="auto"/>
        <w:ind w:right="88" w:firstLine="415"/>
        <w:jc w:val="both"/>
        <w:rPr>
          <w:del w:id="350" w:author="simeng zhao" w:date="2018-01-30T14:36:00Z"/>
          <w:rFonts w:ascii="Times New Roman" w:hAnsi="Times New Roman"/>
          <w:spacing w:val="10"/>
          <w:sz w:val="21"/>
          <w:szCs w:val="21"/>
          <w:lang w:eastAsia="zh-CN"/>
        </w:rPr>
      </w:pPr>
    </w:p>
    <w:p w14:paraId="0731046E" w14:textId="370C073C" w:rsidR="007319B1" w:rsidRDefault="007319B1">
      <w:pPr>
        <w:spacing w:after="0" w:line="360" w:lineRule="auto"/>
        <w:ind w:right="88" w:firstLine="415"/>
        <w:jc w:val="both"/>
        <w:rPr>
          <w:rFonts w:ascii="Times New Roman" w:hAnsi="Times New Roman"/>
          <w:spacing w:val="10"/>
          <w:sz w:val="21"/>
          <w:szCs w:val="21"/>
          <w:lang w:eastAsia="zh-CN"/>
        </w:rPr>
      </w:pPr>
      <w:del w:id="351" w:author="simeng zhao" w:date="2018-01-30T14:36:00Z">
        <w:r w:rsidDel="0030464B">
          <w:rPr>
            <w:rFonts w:ascii="Times New Roman" w:hAnsi="Times New Roman"/>
            <w:spacing w:val="10"/>
            <w:sz w:val="21"/>
            <w:szCs w:val="21"/>
            <w:lang w:eastAsia="zh-CN"/>
          </w:rPr>
          <w:delText>如图</w:delText>
        </w:r>
        <w:r w:rsidDel="0030464B">
          <w:rPr>
            <w:rFonts w:ascii="Times New Roman" w:hAnsi="Times New Roman"/>
            <w:spacing w:val="10"/>
            <w:sz w:val="21"/>
            <w:szCs w:val="21"/>
            <w:lang w:eastAsia="zh-CN"/>
          </w:rPr>
          <w:delText>4-9</w:delText>
        </w:r>
        <w:r w:rsidDel="0030464B">
          <w:rPr>
            <w:rFonts w:ascii="Times New Roman" w:hAnsi="Times New Roman"/>
            <w:spacing w:val="10"/>
            <w:sz w:val="21"/>
            <w:szCs w:val="21"/>
            <w:lang w:eastAsia="zh-CN"/>
          </w:rPr>
          <w:delText>所示是二级页表实现逻辑地址到物理地址转换过程，具体步骤如下：由硬件页目录表基址寄存器指出当前运行进程的页目录表的内存起始地址，加上</w:delText>
        </w:r>
        <w:r w:rsidDel="0030464B">
          <w:rPr>
            <w:rFonts w:ascii="Times New Roman" w:hAnsi="Times New Roman"/>
            <w:spacing w:val="10"/>
            <w:sz w:val="21"/>
            <w:szCs w:val="21"/>
            <w:lang w:eastAsia="zh-CN"/>
          </w:rPr>
          <w:delText>“</w:delText>
        </w:r>
        <w:r w:rsidDel="0030464B">
          <w:rPr>
            <w:rFonts w:ascii="Times New Roman" w:hAnsi="Times New Roman"/>
            <w:spacing w:val="10"/>
            <w:sz w:val="21"/>
            <w:szCs w:val="21"/>
            <w:lang w:eastAsia="zh-CN"/>
          </w:rPr>
          <w:delText>页目录位移</w:delText>
        </w:r>
        <w:r w:rsidDel="0030464B">
          <w:rPr>
            <w:rFonts w:ascii="Times New Roman" w:hAnsi="Times New Roman"/>
            <w:spacing w:val="10"/>
            <w:sz w:val="21"/>
            <w:szCs w:val="21"/>
            <w:lang w:eastAsia="zh-CN"/>
          </w:rPr>
          <w:delText>”</w:delText>
        </w:r>
        <w:r w:rsidDel="0030464B">
          <w:rPr>
            <w:rFonts w:ascii="Times New Roman" w:hAnsi="Times New Roman"/>
            <w:spacing w:val="10"/>
            <w:sz w:val="21"/>
            <w:szCs w:val="21"/>
            <w:lang w:eastAsia="zh-CN"/>
          </w:rPr>
          <w:delText>作为索引，可找到页表页在内存的起始地址，再以</w:delText>
        </w:r>
        <w:r w:rsidDel="0030464B">
          <w:rPr>
            <w:rFonts w:ascii="Times New Roman" w:hAnsi="Times New Roman"/>
            <w:spacing w:val="10"/>
            <w:sz w:val="21"/>
            <w:szCs w:val="21"/>
            <w:lang w:eastAsia="zh-CN"/>
          </w:rPr>
          <w:delText>“</w:delText>
        </w:r>
        <w:r w:rsidDel="0030464B">
          <w:rPr>
            <w:rFonts w:ascii="Times New Roman" w:hAnsi="Times New Roman"/>
            <w:spacing w:val="10"/>
            <w:sz w:val="21"/>
            <w:szCs w:val="21"/>
            <w:lang w:eastAsia="zh-CN"/>
          </w:rPr>
          <w:delText>页表页位移</w:delText>
        </w:r>
        <w:r w:rsidDel="0030464B">
          <w:rPr>
            <w:rFonts w:ascii="Times New Roman" w:hAnsi="Times New Roman"/>
            <w:spacing w:val="10"/>
            <w:sz w:val="21"/>
            <w:szCs w:val="21"/>
            <w:lang w:eastAsia="zh-CN"/>
          </w:rPr>
          <w:delText>”</w:delText>
        </w:r>
        <w:r w:rsidDel="0030464B">
          <w:rPr>
            <w:rFonts w:ascii="Times New Roman" w:hAnsi="Times New Roman"/>
            <w:spacing w:val="10"/>
            <w:sz w:val="21"/>
            <w:szCs w:val="21"/>
            <w:lang w:eastAsia="zh-CN"/>
          </w:rPr>
          <w:delText>作为索引，找到页表</w:delText>
        </w:r>
      </w:del>
      <w:del w:id="352" w:author="simeng zhao" w:date="2018-02-01T15:16:00Z">
        <w:r w:rsidDel="00C87B5F">
          <w:rPr>
            <w:rFonts w:ascii="Times New Roman" w:hAnsi="Times New Roman"/>
            <w:spacing w:val="10"/>
            <w:sz w:val="21"/>
            <w:szCs w:val="21"/>
            <w:lang w:eastAsia="zh-CN"/>
          </w:rPr>
          <w:delText>页的表项，此表项中包含一个页面对应的页框号，由页框号和</w:delText>
        </w:r>
        <w:r w:rsidDel="00C87B5F">
          <w:rPr>
            <w:rFonts w:ascii="Times New Roman" w:hAnsi="Times New Roman"/>
            <w:spacing w:val="10"/>
            <w:sz w:val="21"/>
            <w:szCs w:val="21"/>
            <w:lang w:eastAsia="zh-CN"/>
          </w:rPr>
          <w:delText>“</w:delText>
        </w:r>
        <w:r w:rsidDel="00C87B5F">
          <w:rPr>
            <w:rFonts w:ascii="Times New Roman" w:hAnsi="Times New Roman"/>
            <w:spacing w:val="10"/>
            <w:sz w:val="21"/>
            <w:szCs w:val="21"/>
            <w:lang w:eastAsia="zh-CN"/>
          </w:rPr>
          <w:delText>页内位移</w:delText>
        </w:r>
        <w:r w:rsidDel="00C87B5F">
          <w:rPr>
            <w:rFonts w:ascii="Times New Roman" w:hAnsi="Times New Roman"/>
            <w:spacing w:val="10"/>
            <w:sz w:val="21"/>
            <w:szCs w:val="21"/>
            <w:lang w:eastAsia="zh-CN"/>
          </w:rPr>
          <w:delText>”</w:delText>
        </w:r>
        <w:r w:rsidDel="00C87B5F">
          <w:rPr>
            <w:rFonts w:ascii="Times New Roman" w:hAnsi="Times New Roman"/>
            <w:spacing w:val="10"/>
            <w:sz w:val="21"/>
            <w:szCs w:val="21"/>
            <w:lang w:eastAsia="zh-CN"/>
          </w:rPr>
          <w:delText>便可生成物理地址。</w:delText>
        </w:r>
      </w:del>
    </w:p>
    <w:p w14:paraId="7E8394B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上述方法能解决分散存放页表页问题，并未解决页表页如何占用内存空间问题，解决方法如下：进程运行涉及页面的页表页应存放在内存，而其他页表页使用时动态调入，为此，需要在页目录表中增加标志位，指示对应页表页是否已调入内存，地址转换机制根据逻辑地址中的</w:t>
      </w:r>
      <w:r>
        <w:rPr>
          <w:rFonts w:ascii="Times New Roman" w:hAnsi="Times New Roman"/>
          <w:spacing w:val="10"/>
          <w:sz w:val="21"/>
          <w:szCs w:val="21"/>
          <w:lang w:eastAsia="zh-CN"/>
        </w:rPr>
        <w:t>“</w:t>
      </w:r>
      <w:r>
        <w:rPr>
          <w:rFonts w:ascii="Times New Roman" w:hAnsi="Times New Roman"/>
          <w:spacing w:val="10"/>
          <w:sz w:val="21"/>
          <w:szCs w:val="21"/>
          <w:lang w:eastAsia="zh-CN"/>
        </w:rPr>
        <w:t>页目录位移</w:t>
      </w:r>
      <w:r>
        <w:rPr>
          <w:rFonts w:ascii="Times New Roman" w:hAnsi="Times New Roman"/>
          <w:spacing w:val="10"/>
          <w:sz w:val="21"/>
          <w:szCs w:val="21"/>
          <w:lang w:eastAsia="zh-CN"/>
        </w:rPr>
        <w:t>”</w:t>
      </w:r>
      <w:r>
        <w:rPr>
          <w:rFonts w:ascii="Times New Roman" w:hAnsi="Times New Roman"/>
          <w:spacing w:val="10"/>
          <w:sz w:val="21"/>
          <w:szCs w:val="21"/>
          <w:lang w:eastAsia="zh-CN"/>
        </w:rPr>
        <w:t>来查页目录表对应表项的标志位，如未调入，应产生</w:t>
      </w:r>
      <w:r>
        <w:rPr>
          <w:rFonts w:ascii="Times New Roman" w:hAnsi="Times New Roman"/>
          <w:spacing w:val="10"/>
          <w:sz w:val="21"/>
          <w:szCs w:val="21"/>
          <w:lang w:eastAsia="zh-CN"/>
        </w:rPr>
        <w:t>“</w:t>
      </w:r>
      <w:r>
        <w:rPr>
          <w:rFonts w:ascii="Times New Roman" w:hAnsi="Times New Roman"/>
          <w:spacing w:val="10"/>
          <w:sz w:val="21"/>
          <w:szCs w:val="21"/>
          <w:lang w:eastAsia="zh-CN"/>
        </w:rPr>
        <w:t>缺页表页</w:t>
      </w:r>
      <w:r>
        <w:rPr>
          <w:rFonts w:ascii="Times New Roman" w:hAnsi="Times New Roman"/>
          <w:spacing w:val="10"/>
          <w:sz w:val="21"/>
          <w:szCs w:val="21"/>
          <w:lang w:eastAsia="zh-CN"/>
        </w:rPr>
        <w:t>”</w:t>
      </w:r>
      <w:r>
        <w:rPr>
          <w:rFonts w:ascii="Times New Roman" w:hAnsi="Times New Roman"/>
          <w:spacing w:val="10"/>
          <w:sz w:val="21"/>
          <w:szCs w:val="21"/>
          <w:lang w:eastAsia="zh-CN"/>
        </w:rPr>
        <w:t>异常信号，请求操作系统将页表页调入内存。</w:t>
      </w:r>
    </w:p>
    <w:p w14:paraId="18EE6AB6" w14:textId="49356291" w:rsidR="007319B1" w:rsidRDefault="007200B1">
      <w:pPr>
        <w:spacing w:after="0" w:line="240" w:lineRule="auto"/>
        <w:ind w:left="860" w:right="-20"/>
        <w:rPr>
          <w:rFonts w:ascii="Times New Roman" w:hAnsi="Times New Roman"/>
          <w:sz w:val="20"/>
          <w:szCs w:val="20"/>
          <w:lang w:eastAsia="zh-CN"/>
        </w:rPr>
      </w:pPr>
      <w:del w:id="353" w:author="simeng zhao" w:date="2018-01-30T14:36:00Z">
        <w:r w:rsidDel="0030464B">
          <w:rPr>
            <w:rFonts w:ascii="Times New Roman" w:hAnsi="Times New Roman"/>
            <w:noProof/>
          </w:rPr>
          <w:drawing>
            <wp:inline distT="0" distB="0" distL="0" distR="0" wp14:anchorId="2B140CDC" wp14:editId="4CC67962">
              <wp:extent cx="4504055" cy="152146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4055" cy="1521460"/>
                      </a:xfrm>
                      <a:prstGeom prst="rect">
                        <a:avLst/>
                      </a:prstGeom>
                      <a:noFill/>
                      <a:ln>
                        <a:noFill/>
                      </a:ln>
                    </pic:spPr>
                  </pic:pic>
                </a:graphicData>
              </a:graphic>
            </wp:inline>
          </w:drawing>
        </w:r>
      </w:del>
    </w:p>
    <w:p w14:paraId="0D807D65" w14:textId="77777777" w:rsidR="007319B1" w:rsidRDefault="007319B1">
      <w:pPr>
        <w:spacing w:before="3" w:after="0" w:line="110" w:lineRule="exact"/>
        <w:rPr>
          <w:rFonts w:ascii="Times New Roman" w:hAnsi="Times New Roman"/>
          <w:sz w:val="11"/>
          <w:szCs w:val="11"/>
          <w:lang w:eastAsia="zh-CN"/>
        </w:rPr>
      </w:pPr>
    </w:p>
    <w:p w14:paraId="155744CA" w14:textId="77777777" w:rsidR="007319B1" w:rsidRDefault="007319B1">
      <w:pPr>
        <w:spacing w:after="0" w:line="240" w:lineRule="auto"/>
        <w:ind w:right="-51"/>
        <w:jc w:val="center"/>
        <w:rPr>
          <w:rFonts w:ascii="Times New Roman" w:hAnsi="Times New Roman"/>
          <w:sz w:val="18"/>
          <w:szCs w:val="18"/>
          <w:lang w:eastAsia="zh-CN"/>
        </w:rPr>
      </w:pPr>
    </w:p>
    <w:p w14:paraId="4FF6BC98" w14:textId="77777777" w:rsidR="007319B1" w:rsidRDefault="007319B1">
      <w:pPr>
        <w:spacing w:after="0" w:line="240" w:lineRule="auto"/>
        <w:ind w:right="-51"/>
        <w:jc w:val="center"/>
        <w:outlineLvl w:val="4"/>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 xml:space="preserve">4-9  </w:t>
      </w:r>
      <w:r>
        <w:rPr>
          <w:rFonts w:ascii="Times New Roman" w:hAnsi="Times New Roman"/>
          <w:sz w:val="18"/>
          <w:szCs w:val="18"/>
          <w:lang w:eastAsia="zh-CN"/>
        </w:rPr>
        <w:t>二级页表地址转换过程</w:t>
      </w:r>
    </w:p>
    <w:p w14:paraId="47ADEA6F" w14:textId="77777777" w:rsidR="007319B1" w:rsidRDefault="007319B1">
      <w:pPr>
        <w:spacing w:before="1" w:after="0" w:line="190" w:lineRule="exact"/>
        <w:rPr>
          <w:rFonts w:ascii="Times New Roman" w:hAnsi="Times New Roman"/>
          <w:sz w:val="19"/>
          <w:szCs w:val="19"/>
          <w:lang w:eastAsia="zh-CN"/>
        </w:rPr>
      </w:pPr>
    </w:p>
    <w:p w14:paraId="76078EA5" w14:textId="77777777" w:rsidR="007319B1" w:rsidRDefault="007319B1">
      <w:pPr>
        <w:spacing w:after="0" w:line="360" w:lineRule="auto"/>
        <w:ind w:right="88" w:firstLine="415"/>
        <w:jc w:val="both"/>
        <w:rPr>
          <w:rFonts w:ascii="Times New Roman" w:hAnsi="Times New Roman"/>
          <w:sz w:val="17"/>
          <w:szCs w:val="17"/>
          <w:lang w:eastAsia="zh-CN"/>
        </w:rPr>
      </w:pPr>
      <w:r>
        <w:rPr>
          <w:rFonts w:ascii="Times New Roman" w:hAnsi="Times New Roman"/>
          <w:spacing w:val="10"/>
          <w:sz w:val="21"/>
          <w:szCs w:val="21"/>
          <w:lang w:eastAsia="zh-CN"/>
        </w:rPr>
        <w:t>二级页表地址转换需</w:t>
      </w:r>
      <w:r>
        <w:rPr>
          <w:rFonts w:ascii="Times New Roman" w:hAnsi="Times New Roman"/>
          <w:spacing w:val="10"/>
          <w:sz w:val="21"/>
          <w:szCs w:val="21"/>
          <w:lang w:eastAsia="zh-CN"/>
        </w:rPr>
        <w:t>3</w:t>
      </w:r>
      <w:r>
        <w:rPr>
          <w:rFonts w:ascii="Times New Roman" w:hAnsi="Times New Roman"/>
          <w:spacing w:val="10"/>
          <w:sz w:val="21"/>
          <w:szCs w:val="21"/>
          <w:lang w:eastAsia="zh-CN"/>
        </w:rPr>
        <w:t>次访问内存，一次访问页目录、一次访问页表页、一次访问指令</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或数据，随着</w:t>
      </w:r>
      <w:r>
        <w:rPr>
          <w:rFonts w:ascii="Times New Roman" w:hAnsi="Times New Roman"/>
          <w:spacing w:val="10"/>
          <w:sz w:val="21"/>
          <w:szCs w:val="21"/>
          <w:lang w:eastAsia="zh-CN"/>
        </w:rPr>
        <w:t>64</w:t>
      </w:r>
      <w:r>
        <w:rPr>
          <w:rFonts w:ascii="Times New Roman" w:hAnsi="Times New Roman"/>
          <w:spacing w:val="10"/>
          <w:sz w:val="21"/>
          <w:szCs w:val="21"/>
          <w:lang w:eastAsia="zh-CN"/>
        </w:rPr>
        <w:t>位地址的出现，二级页表仍不够用，所以，三级、四级页表也已被引入系统。多级页表结构的本质是多级不连续，导致多级索引。以二级页表结构为例，应用程序的页面不连续存放，需要有页面地址索引，此索引就是进程页表。由于进程页表是不连续存放的多个页表页，故这些页表页也需要页表页地址索引，此索引就是页目录，这就形成二级索引，页目录项是页表页的索引，而页表页项是程序页面的索引。</w:t>
      </w:r>
    </w:p>
    <w:p w14:paraId="1AF8467B"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4.3.6  </w:t>
      </w:r>
      <w:r>
        <w:rPr>
          <w:rFonts w:ascii="Times New Roman" w:hAnsi="Times New Roman"/>
          <w:b/>
          <w:spacing w:val="-1"/>
          <w:sz w:val="24"/>
          <w:szCs w:val="24"/>
          <w:lang w:eastAsia="zh-CN"/>
        </w:rPr>
        <w:t>反置页表</w:t>
      </w:r>
    </w:p>
    <w:p w14:paraId="41B49DF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计算机逻辑地址空间越来越大，页表所占用的内存空间也越来越多，页表尺寸与虚地址空间呈正比增长。为了减少内存空间开销，不得不使用多级页表，但也有些操作系统，如</w:t>
      </w:r>
      <w:r>
        <w:rPr>
          <w:rFonts w:ascii="Times New Roman" w:hAnsi="Times New Roman"/>
          <w:spacing w:val="10"/>
          <w:sz w:val="21"/>
          <w:szCs w:val="21"/>
          <w:lang w:eastAsia="zh-CN"/>
        </w:rPr>
        <w:t>IBM AS/400</w:t>
      </w:r>
      <w:r>
        <w:rPr>
          <w:rFonts w:ascii="Times New Roman" w:hAnsi="Times New Roman"/>
          <w:spacing w:val="10"/>
          <w:sz w:val="21"/>
          <w:szCs w:val="21"/>
          <w:lang w:eastAsia="zh-CN"/>
        </w:rPr>
        <w:t>、</w:t>
      </w:r>
      <w:r>
        <w:rPr>
          <w:rFonts w:ascii="Times New Roman" w:hAnsi="Times New Roman"/>
          <w:spacing w:val="10"/>
          <w:sz w:val="21"/>
          <w:szCs w:val="21"/>
          <w:lang w:eastAsia="zh-CN"/>
        </w:rPr>
        <w:t>Power PC</w:t>
      </w:r>
      <w:r>
        <w:rPr>
          <w:rFonts w:ascii="Times New Roman" w:hAnsi="Times New Roman"/>
          <w:spacing w:val="10"/>
          <w:sz w:val="21"/>
          <w:szCs w:val="21"/>
          <w:lang w:eastAsia="zh-CN"/>
        </w:rPr>
        <w:t>和</w:t>
      </w:r>
      <w:r>
        <w:rPr>
          <w:rFonts w:ascii="Times New Roman" w:hAnsi="Times New Roman"/>
          <w:spacing w:val="10"/>
          <w:sz w:val="21"/>
          <w:szCs w:val="21"/>
          <w:lang w:eastAsia="zh-CN"/>
        </w:rPr>
        <w:t>UltraSPARC</w:t>
      </w:r>
      <w:r>
        <w:rPr>
          <w:rFonts w:ascii="Times New Roman" w:hAnsi="Times New Roman"/>
          <w:spacing w:val="10"/>
          <w:sz w:val="21"/>
          <w:szCs w:val="21"/>
          <w:lang w:eastAsia="zh-CN"/>
        </w:rPr>
        <w:t>中均采用反置页表（</w:t>
      </w:r>
      <w:r>
        <w:rPr>
          <w:rFonts w:ascii="Times New Roman" w:hAnsi="Times New Roman"/>
          <w:spacing w:val="10"/>
          <w:sz w:val="21"/>
          <w:szCs w:val="21"/>
          <w:lang w:eastAsia="zh-CN"/>
        </w:rPr>
        <w:t>Inverted Page Table</w:t>
      </w:r>
      <w:r>
        <w:rPr>
          <w:rFonts w:ascii="Times New Roman" w:hAnsi="Times New Roman"/>
          <w:spacing w:val="10"/>
          <w:sz w:val="21"/>
          <w:szCs w:val="21"/>
          <w:lang w:eastAsia="zh-CN"/>
        </w:rPr>
        <w:t>，</w:t>
      </w:r>
      <w:r>
        <w:rPr>
          <w:rFonts w:ascii="Times New Roman" w:hAnsi="Times New Roman"/>
          <w:spacing w:val="10"/>
          <w:sz w:val="21"/>
          <w:szCs w:val="21"/>
          <w:lang w:eastAsia="zh-CN"/>
        </w:rPr>
        <w:t>IPT</w:t>
      </w:r>
      <w:r>
        <w:rPr>
          <w:rFonts w:ascii="Times New Roman" w:hAnsi="Times New Roman"/>
          <w:spacing w:val="10"/>
          <w:sz w:val="21"/>
          <w:szCs w:val="21"/>
          <w:lang w:eastAsia="zh-CN"/>
        </w:rPr>
        <w:t>），它的主要优点是只需为所有进程维护一张表，对于一个具有</w:t>
      </w:r>
      <w:r>
        <w:rPr>
          <w:rFonts w:ascii="Times New Roman" w:hAnsi="Times New Roman"/>
          <w:spacing w:val="10"/>
          <w:sz w:val="21"/>
          <w:szCs w:val="21"/>
          <w:lang w:eastAsia="zh-CN"/>
        </w:rPr>
        <w:t>128 MB</w:t>
      </w:r>
      <w:r>
        <w:rPr>
          <w:rFonts w:ascii="Times New Roman" w:hAnsi="Times New Roman"/>
          <w:spacing w:val="10"/>
          <w:sz w:val="21"/>
          <w:szCs w:val="21"/>
          <w:lang w:eastAsia="zh-CN"/>
        </w:rPr>
        <w:t>的计算机，若页面尺寸为</w:t>
      </w:r>
      <w:r>
        <w:rPr>
          <w:rFonts w:ascii="Times New Roman" w:hAnsi="Times New Roman"/>
          <w:spacing w:val="10"/>
          <w:sz w:val="21"/>
          <w:szCs w:val="21"/>
          <w:lang w:eastAsia="zh-CN"/>
        </w:rPr>
        <w:t>4 KB</w:t>
      </w:r>
      <w:r>
        <w:rPr>
          <w:rFonts w:ascii="Times New Roman" w:hAnsi="Times New Roman"/>
          <w:spacing w:val="10"/>
          <w:sz w:val="21"/>
          <w:szCs w:val="21"/>
          <w:lang w:eastAsia="zh-CN"/>
        </w:rPr>
        <w:t>，则反置页表仅占用</w:t>
      </w:r>
      <w:r>
        <w:rPr>
          <w:rFonts w:ascii="Times New Roman" w:hAnsi="Times New Roman"/>
          <w:spacing w:val="10"/>
          <w:sz w:val="21"/>
          <w:szCs w:val="21"/>
          <w:lang w:eastAsia="zh-CN"/>
        </w:rPr>
        <w:t>128 KB</w:t>
      </w:r>
      <w:r>
        <w:rPr>
          <w:rFonts w:ascii="Times New Roman" w:hAnsi="Times New Roman"/>
          <w:spacing w:val="10"/>
          <w:sz w:val="21"/>
          <w:szCs w:val="21"/>
          <w:lang w:eastAsia="zh-CN"/>
        </w:rPr>
        <w:t>内存。此表为内存中的每个页框建立一个</w:t>
      </w:r>
      <w:r>
        <w:rPr>
          <w:rFonts w:ascii="Times New Roman" w:hAnsi="Times New Roman"/>
          <w:spacing w:val="10"/>
          <w:sz w:val="21"/>
          <w:szCs w:val="21"/>
          <w:lang w:eastAsia="zh-CN"/>
        </w:rPr>
        <w:t>IPT</w:t>
      </w:r>
      <w:r>
        <w:rPr>
          <w:rFonts w:ascii="Times New Roman" w:hAnsi="Times New Roman"/>
          <w:spacing w:val="10"/>
          <w:sz w:val="21"/>
          <w:szCs w:val="21"/>
          <w:lang w:eastAsia="zh-CN"/>
        </w:rPr>
        <w:t>表项并按照块号进行排序，其表项包含：在此页框中页面的页号、页面所属进程的标识符和哈希链指针，用来完成逻辑地址到物理地址的转换，与此相适应，逻辑地址由进程标识符、页号和页内位移</w:t>
      </w:r>
      <w:r>
        <w:rPr>
          <w:rFonts w:ascii="Times New Roman" w:hAnsi="Times New Roman"/>
          <w:spacing w:val="10"/>
          <w:sz w:val="21"/>
          <w:szCs w:val="21"/>
          <w:lang w:eastAsia="zh-CN"/>
        </w:rPr>
        <w:t>3</w:t>
      </w:r>
      <w:r>
        <w:rPr>
          <w:rFonts w:ascii="Times New Roman" w:hAnsi="Times New Roman"/>
          <w:spacing w:val="10"/>
          <w:sz w:val="21"/>
          <w:szCs w:val="21"/>
          <w:lang w:eastAsia="zh-CN"/>
        </w:rPr>
        <w:t>个部分组成。如图</w:t>
      </w:r>
      <w:r>
        <w:rPr>
          <w:rFonts w:ascii="Times New Roman" w:hAnsi="Times New Roman"/>
          <w:spacing w:val="10"/>
          <w:sz w:val="21"/>
          <w:szCs w:val="21"/>
          <w:lang w:eastAsia="zh-CN"/>
        </w:rPr>
        <w:t>4-10</w:t>
      </w:r>
      <w:r>
        <w:rPr>
          <w:rFonts w:ascii="Times New Roman" w:hAnsi="Times New Roman"/>
          <w:spacing w:val="10"/>
          <w:sz w:val="21"/>
          <w:szCs w:val="21"/>
          <w:lang w:eastAsia="zh-CN"/>
        </w:rPr>
        <w:t>所示是反置页表及其地址转换的过程：需要访问内存地址时，地址转换机制用进程标识符与页号作为输入，由哈希函数先映射到哈希表，哈希表项存放的是指向</w:t>
      </w:r>
      <w:r>
        <w:rPr>
          <w:rFonts w:ascii="Times New Roman" w:hAnsi="Times New Roman"/>
          <w:spacing w:val="10"/>
          <w:sz w:val="21"/>
          <w:szCs w:val="21"/>
          <w:lang w:eastAsia="zh-CN"/>
        </w:rPr>
        <w:t>IPT</w:t>
      </w:r>
      <w:r>
        <w:rPr>
          <w:rFonts w:ascii="Times New Roman" w:hAnsi="Times New Roman"/>
          <w:spacing w:val="10"/>
          <w:sz w:val="21"/>
          <w:szCs w:val="21"/>
          <w:lang w:eastAsia="zh-CN"/>
        </w:rPr>
        <w:t>表项的指针，此指针要么就是指向匹配的</w:t>
      </w:r>
      <w:r>
        <w:rPr>
          <w:rFonts w:ascii="Times New Roman" w:hAnsi="Times New Roman"/>
          <w:spacing w:val="10"/>
          <w:sz w:val="21"/>
          <w:szCs w:val="21"/>
          <w:lang w:eastAsia="zh-CN"/>
        </w:rPr>
        <w:t>IPT</w:t>
      </w:r>
      <w:r>
        <w:rPr>
          <w:rFonts w:ascii="Times New Roman" w:hAnsi="Times New Roman"/>
          <w:spacing w:val="10"/>
          <w:sz w:val="21"/>
          <w:szCs w:val="21"/>
          <w:lang w:eastAsia="zh-CN"/>
        </w:rPr>
        <w:t>表项，否则，遍历哈希链直至找到进程标识符与页号均匹配的</w:t>
      </w:r>
      <w:r>
        <w:rPr>
          <w:rFonts w:ascii="Times New Roman" w:hAnsi="Times New Roman"/>
          <w:spacing w:val="10"/>
          <w:sz w:val="21"/>
          <w:szCs w:val="21"/>
          <w:lang w:eastAsia="zh-CN"/>
        </w:rPr>
        <w:t>IPT</w:t>
      </w:r>
      <w:r>
        <w:rPr>
          <w:rFonts w:ascii="Times New Roman" w:hAnsi="Times New Roman"/>
          <w:spacing w:val="10"/>
          <w:sz w:val="21"/>
          <w:szCs w:val="21"/>
          <w:lang w:eastAsia="zh-CN"/>
        </w:rPr>
        <w:t>表项，而此表项的序号就是页框号，通过拼接页内位移便可生成物理地址。若在反置页表中未能找到匹配的</w:t>
      </w:r>
      <w:r>
        <w:rPr>
          <w:rFonts w:ascii="Times New Roman" w:hAnsi="Times New Roman"/>
          <w:spacing w:val="10"/>
          <w:sz w:val="21"/>
          <w:szCs w:val="21"/>
          <w:lang w:eastAsia="zh-CN"/>
        </w:rPr>
        <w:t>IPT</w:t>
      </w:r>
      <w:r>
        <w:rPr>
          <w:rFonts w:ascii="Times New Roman" w:hAnsi="Times New Roman"/>
          <w:spacing w:val="10"/>
          <w:sz w:val="21"/>
          <w:szCs w:val="21"/>
          <w:lang w:eastAsia="zh-CN"/>
        </w:rPr>
        <w:t>页表项，说明此页不在内存，触发缺页异常，请求操作系统通过页表调入。</w:t>
      </w:r>
    </w:p>
    <w:p w14:paraId="64DE4546" w14:textId="77777777" w:rsidR="00D61BB6" w:rsidRDefault="007319B1">
      <w:pPr>
        <w:spacing w:after="0" w:line="360" w:lineRule="auto"/>
        <w:ind w:right="88" w:firstLine="415"/>
        <w:jc w:val="both"/>
        <w:rPr>
          <w:ins w:id="354" w:author="simeng zhao" w:date="2018-02-01T15:36:00Z"/>
          <w:rFonts w:ascii="Times New Roman" w:hAnsi="Times New Roman"/>
          <w:spacing w:val="10"/>
          <w:sz w:val="21"/>
          <w:szCs w:val="21"/>
          <w:lang w:eastAsia="zh-CN"/>
        </w:rPr>
      </w:pPr>
      <w:r>
        <w:rPr>
          <w:rFonts w:ascii="Times New Roman" w:hAnsi="Times New Roman"/>
          <w:spacing w:val="10"/>
          <w:sz w:val="21"/>
          <w:szCs w:val="21"/>
          <w:lang w:eastAsia="zh-CN"/>
        </w:rPr>
        <w:t>IPT</w:t>
      </w:r>
      <w:r>
        <w:rPr>
          <w:rFonts w:ascii="Times New Roman" w:hAnsi="Times New Roman"/>
          <w:spacing w:val="10"/>
          <w:sz w:val="21"/>
          <w:szCs w:val="21"/>
          <w:lang w:eastAsia="zh-CN"/>
        </w:rPr>
        <w:t>表项中增加哈希链指针，是由于有多个页号经哈希函数转换后可能获得相同的哈希</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值，所以，利用哈希链来处理这种冲突，在进行地址映射时，用哈希表定位后还可能要遍历哈希链逐一找出所需的页面。</w:t>
      </w:r>
    </w:p>
    <w:moveToRangeStart w:id="355" w:author="simeng zhao" w:date="2018-02-01T15:36:00Z" w:name="move505262740"/>
    <w:p w14:paraId="491C2EC5" w14:textId="516683E2" w:rsidR="007319B1" w:rsidRDefault="00D61BB6">
      <w:pPr>
        <w:spacing w:after="0" w:line="360" w:lineRule="auto"/>
        <w:ind w:right="88" w:firstLine="415"/>
        <w:jc w:val="both"/>
        <w:rPr>
          <w:rFonts w:ascii="Times New Roman" w:hAnsi="Times New Roman"/>
          <w:spacing w:val="10"/>
          <w:sz w:val="21"/>
          <w:szCs w:val="21"/>
          <w:lang w:eastAsia="zh-CN"/>
        </w:rPr>
      </w:pPr>
      <w:moveTo w:id="356" w:author="simeng zhao" w:date="2018-02-01T15:36:00Z">
        <w:r>
          <w:rPr>
            <w:rFonts w:ascii="Times New Roman" w:hAnsi="Times New Roman"/>
            <w:noProof/>
            <w:spacing w:val="10"/>
            <w:sz w:val="21"/>
            <w:szCs w:val="21"/>
            <w:lang w:eastAsia="zh-CN"/>
          </w:rPr>
          <w:lastRenderedPageBreak/>
          <mc:AlternateContent>
            <mc:Choice Requires="wpg">
              <w:drawing>
                <wp:inline distT="0" distB="0" distL="0" distR="0" wp14:anchorId="6C818590" wp14:editId="3FEDCBF7">
                  <wp:extent cx="3886200" cy="2172970"/>
                  <wp:effectExtent l="0" t="0" r="0" b="0"/>
                  <wp:docPr id="569" name="组合 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6200" cy="2172970"/>
                            <a:chOff x="1778" y="471"/>
                            <a:chExt cx="6120" cy="3422"/>
                          </a:xfrm>
                        </wpg:grpSpPr>
                        <wpg:grpSp>
                          <wpg:cNvPr id="570" name="组合 916"/>
                          <wpg:cNvGrpSpPr>
                            <a:grpSpLocks/>
                          </wpg:cNvGrpSpPr>
                          <wpg:grpSpPr bwMode="auto">
                            <a:xfrm>
                              <a:off x="1781" y="473"/>
                              <a:ext cx="6115" cy="3418"/>
                              <a:chOff x="1781" y="473"/>
                              <a:chExt cx="6115" cy="3418"/>
                            </a:xfrm>
                          </wpg:grpSpPr>
                          <wps:wsp>
                            <wps:cNvPr id="571" name="任意多边形 917"/>
                            <wps:cNvSpPr>
                              <a:spLocks/>
                            </wps:cNvSpPr>
                            <wps:spPr bwMode="auto">
                              <a:xfrm>
                                <a:off x="1781" y="473"/>
                                <a:ext cx="6115" cy="3418"/>
                              </a:xfrm>
                              <a:custGeom>
                                <a:avLst/>
                                <a:gdLst>
                                  <a:gd name="T0" fmla="+- 0 1781 1781"/>
                                  <a:gd name="T1" fmla="*/ T0 w 6115"/>
                                  <a:gd name="T2" fmla="+- 0 3891 473"/>
                                  <a:gd name="T3" fmla="*/ 3891 h 3418"/>
                                  <a:gd name="T4" fmla="+- 0 7896 1781"/>
                                  <a:gd name="T5" fmla="*/ T4 w 6115"/>
                                  <a:gd name="T6" fmla="+- 0 3891 473"/>
                                  <a:gd name="T7" fmla="*/ 3891 h 3418"/>
                                  <a:gd name="T8" fmla="+- 0 7896 1781"/>
                                  <a:gd name="T9" fmla="*/ T8 w 6115"/>
                                  <a:gd name="T10" fmla="+- 0 473 473"/>
                                  <a:gd name="T11" fmla="*/ 473 h 3418"/>
                                  <a:gd name="T12" fmla="+- 0 1781 1781"/>
                                  <a:gd name="T13" fmla="*/ T12 w 6115"/>
                                  <a:gd name="T14" fmla="+- 0 473 473"/>
                                  <a:gd name="T15" fmla="*/ 473 h 3418"/>
                                  <a:gd name="T16" fmla="+- 0 1781 1781"/>
                                  <a:gd name="T17" fmla="*/ T16 w 6115"/>
                                  <a:gd name="T18" fmla="+- 0 3891 473"/>
                                  <a:gd name="T19" fmla="*/ 3891 h 3418"/>
                                </a:gdLst>
                                <a:ahLst/>
                                <a:cxnLst>
                                  <a:cxn ang="0">
                                    <a:pos x="T1" y="T3"/>
                                  </a:cxn>
                                  <a:cxn ang="0">
                                    <a:pos x="T5" y="T7"/>
                                  </a:cxn>
                                  <a:cxn ang="0">
                                    <a:pos x="T9" y="T11"/>
                                  </a:cxn>
                                  <a:cxn ang="0">
                                    <a:pos x="T13" y="T15"/>
                                  </a:cxn>
                                  <a:cxn ang="0">
                                    <a:pos x="T17" y="T19"/>
                                  </a:cxn>
                                </a:cxnLst>
                                <a:rect l="0" t="0" r="r" b="b"/>
                                <a:pathLst>
                                  <a:path w="6115" h="3418">
                                    <a:moveTo>
                                      <a:pt x="0" y="3418"/>
                                    </a:moveTo>
                                    <a:lnTo>
                                      <a:pt x="6115" y="3418"/>
                                    </a:lnTo>
                                    <a:lnTo>
                                      <a:pt x="6115" y="0"/>
                                    </a:lnTo>
                                    <a:lnTo>
                                      <a:pt x="0" y="0"/>
                                    </a:lnTo>
                                    <a:lnTo>
                                      <a:pt x="0" y="3418"/>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2" name="图片 9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778" y="471"/>
                                <a:ext cx="6120" cy="3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inline>
              </w:drawing>
            </mc:Choice>
            <mc:Fallback>
              <w:pict>
                <v:group w14:anchorId="1D4D0550" id="组合 915" o:spid="_x0000_s1026" style="width:306pt;height:171.1pt;mso-position-horizontal-relative:char;mso-position-vertical-relative:line" coordorigin="1778,471" coordsize="6120,3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">
                  <v:group id="组合 916" o:spid="_x0000_s1027" style="position:absolute;left:1781;top:473;width:6115;height:3418" coordorigin="1781,473" coordsize="6115,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shape id="任意多边形 917" o:spid="_x0000_s1028" style="position:absolute;left:1781;top:473;width:6115;height:3418;visibility:visible;mso-wrap-style:square;v-text-anchor:top" coordsize="6115,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" path="m,3418r6115,l6115,,,,,3418e" fillcolor="black" stroked="f">
                      <v:path arrowok="t" o:connecttype="custom" o:connectlocs="0,3891;6115,3891;6115,473;0,473;0,3891" o:connectangles="0,0,0,0,0"/>
                    </v:shape>
                    <v:shape id="图片 918" o:spid="_x0000_s1029" type="#_x0000_t75" style="position:absolute;left:1778;top:471;width:6120;height:3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">
                      <v:imagedata r:id="rId33" o:title=""/>
                    </v:shape>
                  </v:group>
                  <w10:anchorlock/>
                </v:group>
              </w:pict>
            </mc:Fallback>
          </mc:AlternateContent>
        </w:r>
      </w:moveTo>
      <w:moveToRangeEnd w:id="355"/>
    </w:p>
    <w:p w14:paraId="593B1DF2" w14:textId="28714CD4" w:rsidR="007319B1" w:rsidDel="00D61BB6" w:rsidRDefault="00D61BB6">
      <w:pPr>
        <w:spacing w:before="4" w:after="0" w:line="200" w:lineRule="exact"/>
        <w:rPr>
          <w:del w:id="357" w:author="simeng zhao" w:date="2018-02-01T15:37:00Z"/>
          <w:rFonts w:ascii="Times New Roman" w:hAnsi="Times New Roman"/>
          <w:sz w:val="20"/>
          <w:szCs w:val="20"/>
          <w:lang w:eastAsia="zh-CN"/>
        </w:rPr>
      </w:pPr>
      <w:ins w:id="358" w:author="simeng zhao" w:date="2018-02-01T15:37:00Z">
        <w:r>
          <w:rPr>
            <w:rFonts w:ascii="Times New Roman" w:hAnsi="Times New Roman"/>
            <w:sz w:val="20"/>
            <w:szCs w:val="20"/>
            <w:lang w:eastAsia="zh-CN"/>
          </w:rPr>
          <w:tab/>
        </w:r>
      </w:ins>
      <w:moveFromRangeStart w:id="359" w:author="simeng zhao" w:date="2018-02-01T15:36:00Z" w:name="move505262740"/>
      <w:moveFrom w:id="360" w:author="simeng zhao" w:date="2018-02-01T15:36:00Z">
        <w:del w:id="361" w:author="simeng zhao" w:date="2018-02-01T15:37:00Z">
          <w:r w:rsidR="007200B1" w:rsidDel="00D61BB6">
            <w:rPr>
              <w:rFonts w:ascii="Times New Roman" w:hAnsi="Times New Roman"/>
              <w:noProof/>
              <w:spacing w:val="10"/>
              <w:sz w:val="21"/>
              <w:szCs w:val="21"/>
              <w:lang w:eastAsia="zh-CN"/>
            </w:rPr>
            <mc:AlternateContent>
              <mc:Choice Requires="wpg">
                <w:drawing>
                  <wp:inline distT="0" distB="0" distL="0" distR="0" wp14:anchorId="5749B33B" wp14:editId="36FC124D">
                    <wp:extent cx="3886200" cy="2172970"/>
                    <wp:effectExtent l="0" t="0" r="0" b="0"/>
                    <wp:docPr id="454" name="组合 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6200" cy="2172970"/>
                              <a:chOff x="1778" y="471"/>
                              <a:chExt cx="6120" cy="3422"/>
                            </a:xfrm>
                          </wpg:grpSpPr>
                          <wpg:grpSp>
                            <wpg:cNvPr id="455" name="组合 916"/>
                            <wpg:cNvGrpSpPr>
                              <a:grpSpLocks/>
                            </wpg:cNvGrpSpPr>
                            <wpg:grpSpPr bwMode="auto">
                              <a:xfrm>
                                <a:off x="1781" y="473"/>
                                <a:ext cx="6115" cy="3418"/>
                                <a:chOff x="1781" y="473"/>
                                <a:chExt cx="6115" cy="3418"/>
                              </a:xfrm>
                            </wpg:grpSpPr>
                            <wps:wsp>
                              <wps:cNvPr id="456" name="任意多边形 917"/>
                              <wps:cNvSpPr>
                                <a:spLocks/>
                              </wps:cNvSpPr>
                              <wps:spPr bwMode="auto">
                                <a:xfrm>
                                  <a:off x="1781" y="473"/>
                                  <a:ext cx="6115" cy="3418"/>
                                </a:xfrm>
                                <a:custGeom>
                                  <a:avLst/>
                                  <a:gdLst>
                                    <a:gd name="T0" fmla="+- 0 1781 1781"/>
                                    <a:gd name="T1" fmla="*/ T0 w 6115"/>
                                    <a:gd name="T2" fmla="+- 0 3891 473"/>
                                    <a:gd name="T3" fmla="*/ 3891 h 3418"/>
                                    <a:gd name="T4" fmla="+- 0 7896 1781"/>
                                    <a:gd name="T5" fmla="*/ T4 w 6115"/>
                                    <a:gd name="T6" fmla="+- 0 3891 473"/>
                                    <a:gd name="T7" fmla="*/ 3891 h 3418"/>
                                    <a:gd name="T8" fmla="+- 0 7896 1781"/>
                                    <a:gd name="T9" fmla="*/ T8 w 6115"/>
                                    <a:gd name="T10" fmla="+- 0 473 473"/>
                                    <a:gd name="T11" fmla="*/ 473 h 3418"/>
                                    <a:gd name="T12" fmla="+- 0 1781 1781"/>
                                    <a:gd name="T13" fmla="*/ T12 w 6115"/>
                                    <a:gd name="T14" fmla="+- 0 473 473"/>
                                    <a:gd name="T15" fmla="*/ 473 h 3418"/>
                                    <a:gd name="T16" fmla="+- 0 1781 1781"/>
                                    <a:gd name="T17" fmla="*/ T16 w 6115"/>
                                    <a:gd name="T18" fmla="+- 0 3891 473"/>
                                    <a:gd name="T19" fmla="*/ 3891 h 3418"/>
                                  </a:gdLst>
                                  <a:ahLst/>
                                  <a:cxnLst>
                                    <a:cxn ang="0">
                                      <a:pos x="T1" y="T3"/>
                                    </a:cxn>
                                    <a:cxn ang="0">
                                      <a:pos x="T5" y="T7"/>
                                    </a:cxn>
                                    <a:cxn ang="0">
                                      <a:pos x="T9" y="T11"/>
                                    </a:cxn>
                                    <a:cxn ang="0">
                                      <a:pos x="T13" y="T15"/>
                                    </a:cxn>
                                    <a:cxn ang="0">
                                      <a:pos x="T17" y="T19"/>
                                    </a:cxn>
                                  </a:cxnLst>
                                  <a:rect l="0" t="0" r="r" b="b"/>
                                  <a:pathLst>
                                    <a:path w="6115" h="3418">
                                      <a:moveTo>
                                        <a:pt x="0" y="3418"/>
                                      </a:moveTo>
                                      <a:lnTo>
                                        <a:pt x="6115" y="3418"/>
                                      </a:lnTo>
                                      <a:lnTo>
                                        <a:pt x="6115" y="0"/>
                                      </a:lnTo>
                                      <a:lnTo>
                                        <a:pt x="0" y="0"/>
                                      </a:lnTo>
                                      <a:lnTo>
                                        <a:pt x="0" y="3418"/>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7" name="图片 9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778" y="471"/>
                                  <a:ext cx="6120" cy="3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inline>
                </w:drawing>
              </mc:Choice>
              <mc:Fallback>
                <w:pict>
                  <v:group w14:anchorId="7F5EB876" id="组合 915" o:spid="_x0000_s1026" style="width:306pt;height:171.1pt;mso-position-horizontal-relative:char;mso-position-vertical-relative:line" coordorigin="1778,471" coordsize="6120,3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">
                    <v:group id="组合 916" o:spid="_x0000_s1027" style="position:absolute;left:1781;top:473;width:6115;height:3418" coordorigin="1781,473" coordsize="6115,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任意多边形 917" o:spid="_x0000_s1028" style="position:absolute;left:1781;top:473;width:6115;height:3418;visibility:visible;mso-wrap-style:square;v-text-anchor:top" coordsize="6115,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" path="m,3418r6115,l6115,,,,,3418e" fillcolor="black" stroked="f">
                        <v:path arrowok="t" o:connecttype="custom" o:connectlocs="0,3891;6115,3891;6115,473;0,473;0,3891" o:connectangles="0,0,0,0,0"/>
                      </v:shape>
                      <v:shape id="图片 918" o:spid="_x0000_s1029" type="#_x0000_t75" style="position:absolute;left:1778;top:471;width:6120;height:3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">
                        <v:imagedata r:id="rId33" o:title=""/>
                      </v:shape>
                    </v:group>
                    <w10:anchorlock/>
                  </v:group>
                </w:pict>
              </mc:Fallback>
            </mc:AlternateContent>
          </w:r>
        </w:del>
      </w:moveFrom>
      <w:moveFromRangeEnd w:id="359"/>
    </w:p>
    <w:p w14:paraId="4BF8B9B6" w14:textId="7ECED837" w:rsidR="007319B1" w:rsidDel="00D61BB6" w:rsidRDefault="007319B1">
      <w:pPr>
        <w:spacing w:before="3" w:after="0" w:line="110" w:lineRule="exact"/>
        <w:rPr>
          <w:del w:id="362" w:author="simeng zhao" w:date="2018-02-01T15:37:00Z"/>
          <w:rFonts w:ascii="Times New Roman" w:hAnsi="Times New Roman"/>
          <w:sz w:val="11"/>
          <w:szCs w:val="11"/>
          <w:lang w:eastAsia="zh-CN"/>
        </w:rPr>
      </w:pPr>
    </w:p>
    <w:p w14:paraId="1FF94B11" w14:textId="6049C3F8" w:rsidR="007319B1" w:rsidDel="00D61BB6" w:rsidRDefault="007319B1">
      <w:pPr>
        <w:spacing w:after="0" w:line="200" w:lineRule="exact"/>
        <w:rPr>
          <w:del w:id="363" w:author="simeng zhao" w:date="2018-02-01T15:37:00Z"/>
          <w:rFonts w:ascii="Times New Roman" w:hAnsi="Times New Roman"/>
          <w:sz w:val="20"/>
          <w:szCs w:val="20"/>
          <w:lang w:eastAsia="zh-CN"/>
        </w:rPr>
      </w:pPr>
    </w:p>
    <w:p w14:paraId="39C19DBF" w14:textId="08EFE307" w:rsidR="007319B1" w:rsidDel="00D61BB6" w:rsidRDefault="007319B1">
      <w:pPr>
        <w:spacing w:after="0" w:line="200" w:lineRule="exact"/>
        <w:rPr>
          <w:del w:id="364" w:author="simeng zhao" w:date="2018-02-01T15:37:00Z"/>
          <w:rFonts w:ascii="Times New Roman" w:hAnsi="Times New Roman"/>
          <w:sz w:val="20"/>
          <w:szCs w:val="20"/>
          <w:lang w:eastAsia="zh-CN"/>
        </w:rPr>
      </w:pPr>
    </w:p>
    <w:p w14:paraId="53CD88AB" w14:textId="75E54687" w:rsidR="007319B1" w:rsidDel="00D61BB6" w:rsidRDefault="007319B1">
      <w:pPr>
        <w:spacing w:after="0" w:line="200" w:lineRule="exact"/>
        <w:rPr>
          <w:del w:id="365" w:author="simeng zhao" w:date="2018-02-01T15:37:00Z"/>
          <w:rFonts w:ascii="Times New Roman" w:hAnsi="Times New Roman"/>
          <w:sz w:val="20"/>
          <w:szCs w:val="20"/>
          <w:lang w:eastAsia="zh-CN"/>
        </w:rPr>
      </w:pPr>
    </w:p>
    <w:p w14:paraId="0F00F1A0" w14:textId="77CF91B7" w:rsidR="007319B1" w:rsidDel="00D61BB6" w:rsidRDefault="007319B1">
      <w:pPr>
        <w:spacing w:after="0" w:line="200" w:lineRule="exact"/>
        <w:rPr>
          <w:del w:id="366" w:author="simeng zhao" w:date="2018-02-01T15:37:00Z"/>
          <w:rFonts w:ascii="Times New Roman" w:hAnsi="Times New Roman"/>
          <w:sz w:val="20"/>
          <w:szCs w:val="20"/>
          <w:lang w:eastAsia="zh-CN"/>
        </w:rPr>
      </w:pPr>
    </w:p>
    <w:p w14:paraId="32423103" w14:textId="7116103D" w:rsidR="007319B1" w:rsidDel="00D61BB6" w:rsidRDefault="007319B1">
      <w:pPr>
        <w:spacing w:after="0" w:line="200" w:lineRule="exact"/>
        <w:rPr>
          <w:del w:id="367" w:author="simeng zhao" w:date="2018-02-01T15:37:00Z"/>
          <w:rFonts w:ascii="Times New Roman" w:hAnsi="Times New Roman"/>
          <w:sz w:val="20"/>
          <w:szCs w:val="20"/>
          <w:lang w:eastAsia="zh-CN"/>
        </w:rPr>
      </w:pPr>
    </w:p>
    <w:p w14:paraId="305F082C" w14:textId="7679F09D" w:rsidR="007319B1" w:rsidDel="00D61BB6" w:rsidRDefault="007319B1">
      <w:pPr>
        <w:spacing w:after="0" w:line="200" w:lineRule="exact"/>
        <w:rPr>
          <w:del w:id="368" w:author="simeng zhao" w:date="2018-02-01T15:37:00Z"/>
          <w:rFonts w:ascii="Times New Roman" w:hAnsi="Times New Roman"/>
          <w:sz w:val="20"/>
          <w:szCs w:val="20"/>
          <w:lang w:eastAsia="zh-CN"/>
        </w:rPr>
      </w:pPr>
    </w:p>
    <w:p w14:paraId="48C94FC8" w14:textId="3F10AC00" w:rsidR="007319B1" w:rsidDel="00D61BB6" w:rsidRDefault="007319B1">
      <w:pPr>
        <w:spacing w:after="0" w:line="200" w:lineRule="exact"/>
        <w:rPr>
          <w:del w:id="369" w:author="simeng zhao" w:date="2018-02-01T15:37:00Z"/>
          <w:rFonts w:ascii="Times New Roman" w:hAnsi="Times New Roman"/>
          <w:sz w:val="20"/>
          <w:szCs w:val="20"/>
          <w:lang w:eastAsia="zh-CN"/>
        </w:rPr>
      </w:pPr>
    </w:p>
    <w:p w14:paraId="6E0696A7" w14:textId="7DA3444D" w:rsidR="007319B1" w:rsidDel="00D61BB6" w:rsidRDefault="007319B1">
      <w:pPr>
        <w:spacing w:after="0" w:line="200" w:lineRule="exact"/>
        <w:rPr>
          <w:del w:id="370" w:author="simeng zhao" w:date="2018-02-01T15:37:00Z"/>
          <w:rFonts w:ascii="Times New Roman" w:hAnsi="Times New Roman"/>
          <w:sz w:val="20"/>
          <w:szCs w:val="20"/>
          <w:lang w:eastAsia="zh-CN"/>
        </w:rPr>
      </w:pPr>
    </w:p>
    <w:p w14:paraId="0DCE6D32" w14:textId="7B804909" w:rsidR="007319B1" w:rsidDel="00D61BB6" w:rsidRDefault="007319B1">
      <w:pPr>
        <w:spacing w:after="0" w:line="200" w:lineRule="exact"/>
        <w:rPr>
          <w:del w:id="371" w:author="simeng zhao" w:date="2018-02-01T15:37:00Z"/>
          <w:rFonts w:ascii="Times New Roman" w:hAnsi="Times New Roman"/>
          <w:sz w:val="20"/>
          <w:szCs w:val="20"/>
          <w:lang w:eastAsia="zh-CN"/>
        </w:rPr>
      </w:pPr>
    </w:p>
    <w:p w14:paraId="433FD9A0" w14:textId="037EE345" w:rsidR="007319B1" w:rsidDel="00D61BB6" w:rsidRDefault="007319B1">
      <w:pPr>
        <w:spacing w:after="0" w:line="200" w:lineRule="exact"/>
        <w:rPr>
          <w:del w:id="372" w:author="simeng zhao" w:date="2018-02-01T15:37:00Z"/>
          <w:rFonts w:ascii="Times New Roman" w:hAnsi="Times New Roman"/>
          <w:sz w:val="20"/>
          <w:szCs w:val="20"/>
          <w:lang w:eastAsia="zh-CN"/>
        </w:rPr>
      </w:pPr>
    </w:p>
    <w:p w14:paraId="038CAD64" w14:textId="35E1916E" w:rsidR="007319B1" w:rsidDel="00D61BB6" w:rsidRDefault="007319B1">
      <w:pPr>
        <w:spacing w:after="0" w:line="200" w:lineRule="exact"/>
        <w:rPr>
          <w:del w:id="373" w:author="simeng zhao" w:date="2018-02-01T15:37:00Z"/>
          <w:rFonts w:ascii="Times New Roman" w:hAnsi="Times New Roman"/>
          <w:sz w:val="20"/>
          <w:szCs w:val="20"/>
          <w:lang w:eastAsia="zh-CN"/>
        </w:rPr>
      </w:pPr>
    </w:p>
    <w:p w14:paraId="46E475C6" w14:textId="2994E7C1" w:rsidR="007319B1" w:rsidDel="00D61BB6" w:rsidRDefault="007319B1">
      <w:pPr>
        <w:spacing w:after="0" w:line="200" w:lineRule="exact"/>
        <w:rPr>
          <w:del w:id="374" w:author="simeng zhao" w:date="2018-02-01T15:37:00Z"/>
          <w:rFonts w:ascii="Times New Roman" w:hAnsi="Times New Roman"/>
          <w:sz w:val="20"/>
          <w:szCs w:val="20"/>
          <w:lang w:eastAsia="zh-CN"/>
        </w:rPr>
      </w:pPr>
    </w:p>
    <w:p w14:paraId="4586F95B" w14:textId="508B92D5" w:rsidR="007319B1" w:rsidDel="00D61BB6" w:rsidRDefault="007319B1">
      <w:pPr>
        <w:spacing w:after="0" w:line="200" w:lineRule="exact"/>
        <w:rPr>
          <w:del w:id="375" w:author="simeng zhao" w:date="2018-02-01T15:37:00Z"/>
          <w:rFonts w:ascii="Times New Roman" w:hAnsi="Times New Roman"/>
          <w:sz w:val="20"/>
          <w:szCs w:val="20"/>
          <w:lang w:eastAsia="zh-CN"/>
        </w:rPr>
      </w:pPr>
    </w:p>
    <w:p w14:paraId="6618FC63" w14:textId="158CC64E" w:rsidR="007319B1" w:rsidDel="00D61BB6" w:rsidRDefault="007319B1">
      <w:pPr>
        <w:spacing w:after="0" w:line="200" w:lineRule="exact"/>
        <w:rPr>
          <w:del w:id="376" w:author="simeng zhao" w:date="2018-02-01T15:37:00Z"/>
          <w:rFonts w:ascii="Times New Roman" w:hAnsi="Times New Roman"/>
          <w:sz w:val="20"/>
          <w:szCs w:val="20"/>
          <w:lang w:eastAsia="zh-CN"/>
        </w:rPr>
      </w:pPr>
    </w:p>
    <w:p w14:paraId="6797441E" w14:textId="54A05868" w:rsidR="007319B1" w:rsidDel="00D61BB6" w:rsidRDefault="007319B1">
      <w:pPr>
        <w:spacing w:after="0" w:line="200" w:lineRule="exact"/>
        <w:rPr>
          <w:del w:id="377" w:author="simeng zhao" w:date="2018-02-01T15:37:00Z"/>
          <w:rFonts w:ascii="Times New Roman" w:hAnsi="Times New Roman"/>
          <w:sz w:val="20"/>
          <w:szCs w:val="20"/>
          <w:lang w:eastAsia="zh-CN"/>
        </w:rPr>
      </w:pPr>
    </w:p>
    <w:p w14:paraId="311D3127" w14:textId="266C5EDB" w:rsidR="007319B1" w:rsidDel="00D61BB6" w:rsidRDefault="007319B1">
      <w:pPr>
        <w:spacing w:after="0" w:line="200" w:lineRule="exact"/>
        <w:rPr>
          <w:del w:id="378" w:author="simeng zhao" w:date="2018-02-01T15:37:00Z"/>
          <w:rFonts w:ascii="Times New Roman" w:hAnsi="Times New Roman"/>
          <w:sz w:val="20"/>
          <w:szCs w:val="20"/>
          <w:lang w:eastAsia="zh-CN"/>
        </w:rPr>
      </w:pPr>
    </w:p>
    <w:p w14:paraId="47F3817B" w14:textId="267FBF91" w:rsidR="007319B1" w:rsidDel="00D61BB6" w:rsidRDefault="007319B1">
      <w:pPr>
        <w:spacing w:after="0" w:line="200" w:lineRule="exact"/>
        <w:rPr>
          <w:del w:id="379" w:author="simeng zhao" w:date="2018-02-01T15:37:00Z"/>
          <w:rFonts w:ascii="Times New Roman" w:hAnsi="Times New Roman"/>
          <w:sz w:val="20"/>
          <w:szCs w:val="20"/>
          <w:lang w:eastAsia="zh-CN"/>
        </w:rPr>
      </w:pPr>
    </w:p>
    <w:p w14:paraId="63BB1D21" w14:textId="77777777" w:rsidR="007319B1" w:rsidRDefault="007319B1">
      <w:pPr>
        <w:spacing w:after="0" w:line="240" w:lineRule="auto"/>
        <w:ind w:right="-51"/>
        <w:jc w:val="center"/>
        <w:outlineLvl w:val="4"/>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 xml:space="preserve">4-10  </w:t>
      </w:r>
      <w:r>
        <w:rPr>
          <w:rFonts w:ascii="Times New Roman" w:hAnsi="Times New Roman"/>
          <w:sz w:val="18"/>
          <w:szCs w:val="18"/>
          <w:lang w:eastAsia="zh-CN"/>
        </w:rPr>
        <w:t>反置页表及其地址转换</w:t>
      </w:r>
    </w:p>
    <w:p w14:paraId="1C5965D7" w14:textId="77777777" w:rsidR="007319B1" w:rsidRDefault="007319B1">
      <w:pPr>
        <w:spacing w:before="1" w:after="0" w:line="200" w:lineRule="exact"/>
        <w:rPr>
          <w:rFonts w:ascii="Times New Roman" w:hAnsi="Times New Roman"/>
          <w:sz w:val="20"/>
          <w:szCs w:val="20"/>
          <w:lang w:eastAsia="zh-CN"/>
        </w:rPr>
      </w:pPr>
    </w:p>
    <w:p w14:paraId="2CA49D5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为了使进程能共享内存中的同一页面，必须扩展</w:t>
      </w:r>
      <w:r>
        <w:rPr>
          <w:rFonts w:ascii="Times New Roman" w:hAnsi="Times New Roman"/>
          <w:spacing w:val="10"/>
          <w:sz w:val="21"/>
          <w:szCs w:val="21"/>
          <w:lang w:eastAsia="zh-CN"/>
        </w:rPr>
        <w:t>IPT</w:t>
      </w:r>
      <w:r>
        <w:rPr>
          <w:rFonts w:ascii="Times New Roman" w:hAnsi="Times New Roman"/>
          <w:spacing w:val="10"/>
          <w:sz w:val="21"/>
          <w:szCs w:val="21"/>
          <w:lang w:eastAsia="zh-CN"/>
        </w:rPr>
        <w:t>表的内容，使得每个表项可以记录多个进程。这样做虽然能解决问题，但却增加了复杂性。</w:t>
      </w:r>
      <w:r>
        <w:rPr>
          <w:rFonts w:ascii="Times New Roman" w:hAnsi="Times New Roman"/>
          <w:spacing w:val="10"/>
          <w:sz w:val="21"/>
          <w:szCs w:val="21"/>
          <w:lang w:eastAsia="zh-CN"/>
        </w:rPr>
        <w:t>IPT</w:t>
      </w:r>
      <w:r>
        <w:rPr>
          <w:rFonts w:ascii="Times New Roman" w:hAnsi="Times New Roman"/>
          <w:spacing w:val="10"/>
          <w:sz w:val="21"/>
          <w:szCs w:val="21"/>
          <w:lang w:eastAsia="zh-CN"/>
        </w:rPr>
        <w:t>能减少页表对内存的占用，然而，</w:t>
      </w:r>
      <w:r>
        <w:rPr>
          <w:rFonts w:ascii="Times New Roman" w:hAnsi="Times New Roman"/>
          <w:spacing w:val="10"/>
          <w:sz w:val="21"/>
          <w:szCs w:val="21"/>
          <w:lang w:eastAsia="zh-CN"/>
        </w:rPr>
        <w:t>IPT</w:t>
      </w:r>
      <w:r>
        <w:rPr>
          <w:rFonts w:ascii="Times New Roman" w:hAnsi="Times New Roman"/>
          <w:spacing w:val="10"/>
          <w:sz w:val="21"/>
          <w:szCs w:val="21"/>
          <w:lang w:eastAsia="zh-CN"/>
        </w:rPr>
        <w:t>仅包含调入内存的页面，不包含未调入的页面，仍需要为进程建立传统页表，不过此页表不再放在内存中，而是存放在磁盘上。当发生缺页异常时，把所需页面调入内存要多访问一次磁盘，速度会比较慢。</w:t>
      </w:r>
    </w:p>
    <w:p w14:paraId="42349082" w14:textId="77777777" w:rsidR="007319B1" w:rsidRDefault="007319B1">
      <w:pPr>
        <w:spacing w:before="240" w:after="0" w:line="240" w:lineRule="auto"/>
        <w:ind w:right="-23"/>
        <w:jc w:val="center"/>
        <w:outlineLvl w:val="1"/>
        <w:rPr>
          <w:rFonts w:ascii="Times New Roman" w:hAnsi="Times New Roman"/>
          <w:b/>
          <w:bCs/>
          <w:sz w:val="30"/>
          <w:szCs w:val="30"/>
          <w:lang w:eastAsia="zh-CN"/>
        </w:rPr>
      </w:pPr>
      <w:r>
        <w:rPr>
          <w:rFonts w:ascii="Times New Roman" w:hAnsi="Times New Roman"/>
          <w:b/>
          <w:bCs/>
          <w:sz w:val="30"/>
          <w:szCs w:val="30"/>
          <w:highlight w:val="lightGray"/>
          <w:u w:val="single" w:color="000000"/>
          <w:lang w:eastAsia="zh-CN"/>
        </w:rPr>
        <w:t>4.4</w:t>
      </w:r>
      <w:r>
        <w:rPr>
          <w:rFonts w:ascii="Times New Roman" w:hAnsi="Times New Roman"/>
          <w:b/>
          <w:bCs/>
          <w:sz w:val="30"/>
          <w:szCs w:val="30"/>
          <w:u w:val="single" w:color="000000"/>
          <w:lang w:eastAsia="zh-CN"/>
        </w:rPr>
        <w:t xml:space="preserve">  </w:t>
      </w:r>
      <w:r>
        <w:rPr>
          <w:rFonts w:ascii="Times New Roman" w:hAnsi="Times New Roman"/>
          <w:b/>
          <w:bCs/>
          <w:sz w:val="30"/>
          <w:szCs w:val="30"/>
          <w:u w:val="single" w:color="000000"/>
          <w:lang w:eastAsia="zh-CN"/>
        </w:rPr>
        <w:t>分段存储管理</w:t>
      </w:r>
    </w:p>
    <w:p w14:paraId="7598A1C4" w14:textId="7F82A141" w:rsidR="007319B1" w:rsidRDefault="007319B1">
      <w:pPr>
        <w:spacing w:before="240" w:line="360" w:lineRule="auto"/>
        <w:ind w:right="-23"/>
        <w:outlineLvl w:val="2"/>
        <w:rPr>
          <w:ins w:id="380" w:author="simeng zhao" w:date="2018-01-30T14:39:00Z"/>
          <w:rFonts w:ascii="Times New Roman" w:hAnsi="Times New Roman"/>
          <w:b/>
          <w:spacing w:val="-1"/>
          <w:sz w:val="24"/>
          <w:szCs w:val="24"/>
          <w:lang w:eastAsia="zh-CN"/>
        </w:rPr>
      </w:pPr>
      <w:r>
        <w:rPr>
          <w:rFonts w:ascii="Times New Roman" w:hAnsi="Times New Roman"/>
          <w:b/>
          <w:spacing w:val="-1"/>
          <w:sz w:val="24"/>
          <w:szCs w:val="24"/>
          <w:lang w:eastAsia="zh-CN"/>
        </w:rPr>
        <w:t xml:space="preserve">4.4.1  </w:t>
      </w:r>
      <w:r>
        <w:rPr>
          <w:rFonts w:ascii="Times New Roman" w:hAnsi="Times New Roman"/>
          <w:b/>
          <w:spacing w:val="-1"/>
          <w:sz w:val="24"/>
          <w:szCs w:val="24"/>
          <w:lang w:eastAsia="zh-CN"/>
        </w:rPr>
        <w:t>程序分段结构</w:t>
      </w:r>
    </w:p>
    <w:p w14:paraId="3557A3B4" w14:textId="77777777" w:rsidR="002C47EC" w:rsidRDefault="002C47EC" w:rsidP="002C47EC">
      <w:pPr>
        <w:spacing w:before="240" w:line="360" w:lineRule="auto"/>
        <w:ind w:right="-23"/>
        <w:outlineLvl w:val="2"/>
        <w:rPr>
          <w:ins w:id="381" w:author="simeng zhao" w:date="2018-01-30T14:39:00Z"/>
          <w:rFonts w:ascii="Times New Roman" w:hAnsi="Times New Roman"/>
          <w:b/>
          <w:spacing w:val="-1"/>
          <w:sz w:val="24"/>
          <w:szCs w:val="24"/>
          <w:lang w:eastAsia="zh-CN"/>
        </w:rPr>
      </w:pPr>
      <w:ins w:id="382" w:author="simeng zhao" w:date="2018-01-30T14:39:00Z">
        <w:r>
          <w:rPr>
            <w:noProof/>
            <w:lang w:eastAsia="zh-CN"/>
          </w:rPr>
          <w:drawing>
            <wp:inline distT="0" distB="0" distL="0" distR="0" wp14:anchorId="11FD0284" wp14:editId="23B7EE7F">
              <wp:extent cx="5391150" cy="1560366"/>
              <wp:effectExtent l="0" t="0" r="0" b="1905"/>
              <wp:docPr id="556" name="图片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4"/>
                      <a:stretch>
                        <a:fillRect/>
                      </a:stretch>
                    </pic:blipFill>
                    <pic:spPr>
                      <a:xfrm>
                        <a:off x="0" y="0"/>
                        <a:ext cx="5572253" cy="1612783"/>
                      </a:xfrm>
                      <a:prstGeom prst="rect">
                        <a:avLst/>
                      </a:prstGeom>
                    </pic:spPr>
                  </pic:pic>
                </a:graphicData>
              </a:graphic>
            </wp:inline>
          </w:drawing>
        </w:r>
      </w:ins>
    </w:p>
    <w:p w14:paraId="7E2FFCAA" w14:textId="26D79CB2" w:rsidR="002C47EC" w:rsidRPr="00054AE2" w:rsidRDefault="002C47EC" w:rsidP="00054AE2">
      <w:pPr>
        <w:pStyle w:val="afb"/>
        <w:rPr>
          <w:ins w:id="383" w:author="simeng zhao" w:date="2018-01-30T14:39:00Z"/>
          <w:rPrChange w:id="384" w:author="simeng zhao" w:date="2018-02-02T14:04:00Z">
            <w:rPr>
              <w:ins w:id="385" w:author="simeng zhao" w:date="2018-01-30T14:39:00Z"/>
              <w:rFonts w:ascii="Times New Roman" w:hAnsi="Times New Roman"/>
              <w:b/>
              <w:spacing w:val="-1"/>
              <w:sz w:val="24"/>
              <w:szCs w:val="24"/>
              <w:lang w:eastAsia="zh-CN"/>
            </w:rPr>
          </w:rPrChange>
        </w:rPr>
        <w:pPrChange w:id="386" w:author="simeng zhao" w:date="2018-02-02T14:04:00Z">
          <w:pPr>
            <w:spacing w:before="240" w:line="360" w:lineRule="auto"/>
            <w:ind w:right="-23"/>
            <w:outlineLvl w:val="2"/>
          </w:pPr>
        </w:pPrChange>
      </w:pPr>
      <w:ins w:id="387" w:author="simeng zhao" w:date="2018-01-30T14:39:00Z">
        <w:r w:rsidRPr="00054AE2">
          <w:rPr>
            <w:rFonts w:hint="eastAsia"/>
            <w:rPrChange w:id="388" w:author="simeng zhao" w:date="2018-02-02T14:04:00Z">
              <w:rPr>
                <w:rFonts w:ascii="Times New Roman" w:hAnsi="Times New Roman" w:hint="eastAsia"/>
                <w:b/>
                <w:color w:val="2E74B5" w:themeColor="accent5" w:themeShade="BF"/>
                <w:spacing w:val="10"/>
                <w:sz w:val="21"/>
                <w:szCs w:val="21"/>
                <w:lang w:eastAsia="zh-CN"/>
              </w:rPr>
            </w:rPrChange>
          </w:rPr>
          <w:t>用户对于内存的认知并不是和物理内存一样的，软件的编程人员也是一样，事实上，基于硬件属性对内存进行操作无论是对操作系统还是用户都是非常不方便的。所以，我们设想一种机制，可以让编程人员按照更自然的方式理解内存。分段就是这么一个机制</w:t>
        </w:r>
      </w:ins>
    </w:p>
    <w:p w14:paraId="51712469" w14:textId="604B303E" w:rsidR="002C47EC" w:rsidRDefault="002C47EC" w:rsidP="00054AE2">
      <w:pPr>
        <w:pStyle w:val="af9"/>
        <w:ind w:firstLine="422"/>
        <w:rPr>
          <w:ins w:id="389" w:author="simeng zhao" w:date="2018-01-30T14:40:00Z"/>
          <w:spacing w:val="-1"/>
          <w:sz w:val="24"/>
          <w:szCs w:val="24"/>
        </w:rPr>
        <w:pPrChange w:id="390" w:author="simeng zhao" w:date="2018-02-02T14:04:00Z">
          <w:pPr>
            <w:spacing w:before="240" w:line="360" w:lineRule="auto"/>
            <w:ind w:right="-23"/>
            <w:outlineLvl w:val="2"/>
          </w:pPr>
        </w:pPrChange>
      </w:pPr>
      <w:ins w:id="391" w:author="simeng zhao" w:date="2018-01-30T14:40:00Z">
        <w:r>
          <w:rPr>
            <w:noProof/>
          </w:rPr>
          <w:lastRenderedPageBreak/>
          <w:drawing>
            <wp:inline distT="0" distB="0" distL="0" distR="0" wp14:anchorId="4E1E4F0A" wp14:editId="624536B5">
              <wp:extent cx="5010785" cy="2396490"/>
              <wp:effectExtent l="0" t="0" r="0" b="3810"/>
              <wp:docPr id="557" name="图片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5"/>
                      <a:stretch>
                        <a:fillRect/>
                      </a:stretch>
                    </pic:blipFill>
                    <pic:spPr>
                      <a:xfrm>
                        <a:off x="0" y="0"/>
                        <a:ext cx="5015990" cy="2398952"/>
                      </a:xfrm>
                      <a:prstGeom prst="rect">
                        <a:avLst/>
                      </a:prstGeom>
                    </pic:spPr>
                  </pic:pic>
                </a:graphicData>
              </a:graphic>
            </wp:inline>
          </w:drawing>
        </w:r>
      </w:ins>
    </w:p>
    <w:p w14:paraId="3F869F61" w14:textId="11DA7DF9" w:rsidR="002C47EC" w:rsidRPr="0024681B" w:rsidRDefault="002C47EC" w:rsidP="00054AE2">
      <w:pPr>
        <w:pStyle w:val="af9"/>
        <w:ind w:firstLine="442"/>
        <w:rPr>
          <w:color w:val="0000FF"/>
          <w:spacing w:val="-1"/>
          <w:sz w:val="24"/>
          <w:szCs w:val="24"/>
          <w:rPrChange w:id="392" w:author="simeng zhao" w:date="2018-02-01T15:39:00Z">
            <w:rPr>
              <w:rFonts w:ascii="Times New Roman" w:hAnsi="Times New Roman"/>
              <w:b/>
              <w:spacing w:val="-1"/>
              <w:sz w:val="24"/>
              <w:szCs w:val="24"/>
              <w:lang w:eastAsia="zh-CN"/>
            </w:rPr>
          </w:rPrChange>
        </w:rPr>
        <w:pPrChange w:id="393" w:author="simeng zhao" w:date="2018-02-02T14:04:00Z">
          <w:pPr>
            <w:spacing w:before="240" w:line="360" w:lineRule="auto"/>
            <w:ind w:right="-23"/>
            <w:outlineLvl w:val="2"/>
          </w:pPr>
        </w:pPrChange>
      </w:pPr>
      <w:ins w:id="394" w:author="simeng zhao" w:date="2018-01-30T14:40:00Z">
        <w:r w:rsidRPr="0024681B">
          <w:rPr>
            <w:rFonts w:hint="eastAsia"/>
            <w:color w:val="0000FF"/>
            <w:szCs w:val="21"/>
            <w:rPrChange w:id="395" w:author="simeng zhao" w:date="2018-02-01T15:39:00Z">
              <w:rPr>
                <w:rFonts w:ascii="Times New Roman" w:hAnsi="Times New Roman" w:hint="eastAsia"/>
                <w:b/>
                <w:color w:val="2E74B5" w:themeColor="accent5" w:themeShade="BF"/>
                <w:spacing w:val="10"/>
                <w:sz w:val="21"/>
                <w:szCs w:val="21"/>
                <w:lang w:eastAsia="zh-CN"/>
              </w:rPr>
            </w:rPrChange>
          </w:rPr>
          <w:t>对于编程人员来说，把内存当做线性的字节数组来处理是非常不方便的。更多的编程人员都更倾向于把内存当做不同段的集合，这些段的编址互相独立。在进行编程的时候，编程人员一般把这当作构建一个主程序，这个主程序包含了很多方法，过程和子函数</w:t>
        </w:r>
      </w:ins>
      <w:ins w:id="396" w:author="simeng zhao" w:date="2018-02-01T15:41:00Z">
        <w:r w:rsidR="0024681B">
          <w:rPr>
            <w:rFonts w:hint="eastAsia"/>
            <w:color w:val="0000FF"/>
            <w:szCs w:val="21"/>
          </w:rPr>
          <w:t>。</w:t>
        </w:r>
      </w:ins>
    </w:p>
    <w:p w14:paraId="7B82D489" w14:textId="77777777" w:rsidR="007319B1" w:rsidRDefault="007319B1">
      <w:pPr>
        <w:spacing w:before="4" w:after="0" w:line="110" w:lineRule="exact"/>
        <w:rPr>
          <w:rFonts w:ascii="Times New Roman" w:hAnsi="Times New Roman"/>
          <w:sz w:val="11"/>
          <w:szCs w:val="11"/>
          <w:lang w:eastAsia="zh-CN"/>
        </w:rPr>
      </w:pPr>
    </w:p>
    <w:p w14:paraId="6520812E" w14:textId="510B087F"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促使存储管理方式从固定分区到动态分区，从分区方式向分页方式发展的主要原因是要提高内存空间利用率。那么，分段存储管理引入主要目的是满足用户（程序员）编程和使用上的要求，其他存储管理技术难以满足这些要求。在分页存储管理中，经编译链接处理得到一维地址结构的可装配目标模块，这是从</w:t>
      </w:r>
      <w:r>
        <w:rPr>
          <w:rFonts w:ascii="Times New Roman" w:hAnsi="Times New Roman"/>
          <w:spacing w:val="10"/>
          <w:sz w:val="21"/>
          <w:szCs w:val="21"/>
          <w:lang w:eastAsia="zh-CN"/>
        </w:rPr>
        <w:t>0</w:t>
      </w:r>
      <w:r>
        <w:rPr>
          <w:rFonts w:ascii="Times New Roman" w:hAnsi="Times New Roman"/>
          <w:spacing w:val="10"/>
          <w:sz w:val="21"/>
          <w:szCs w:val="21"/>
          <w:lang w:eastAsia="zh-CN"/>
        </w:rPr>
        <w:t>开始编址的单一连续逻辑地址空间，虽然可以把程序划分成页面，但页面与源程序并不存在逻辑关系，也就难以对源程序以模块为单位进行分配、共享和保护。事实上，程序更多是采用分段结构，高级语言往往采用模块化程序设计方法。应用程序由若干程序段（模块）组成，例如，由主程序段（</w:t>
      </w:r>
      <w:r>
        <w:rPr>
          <w:rFonts w:ascii="Times New Roman" w:hAnsi="Times New Roman"/>
          <w:spacing w:val="10"/>
          <w:sz w:val="21"/>
          <w:szCs w:val="21"/>
          <w:lang w:eastAsia="zh-CN"/>
        </w:rPr>
        <w:t>M</w:t>
      </w:r>
      <w:r>
        <w:rPr>
          <w:rFonts w:ascii="Times New Roman" w:hAnsi="Times New Roman"/>
          <w:spacing w:val="10"/>
          <w:sz w:val="21"/>
          <w:szCs w:val="21"/>
          <w:lang w:eastAsia="zh-CN"/>
        </w:rPr>
        <w:t>）、子程序段</w:t>
      </w:r>
      <w:r>
        <w:rPr>
          <w:rFonts w:ascii="Times New Roman" w:hAnsi="Times New Roman"/>
          <w:spacing w:val="10"/>
          <w:sz w:val="21"/>
          <w:szCs w:val="21"/>
          <w:lang w:eastAsia="zh-CN"/>
        </w:rPr>
        <w:t>(X)</w:t>
      </w:r>
      <w:r>
        <w:rPr>
          <w:rFonts w:ascii="Times New Roman" w:hAnsi="Times New Roman"/>
          <w:spacing w:val="10"/>
          <w:sz w:val="21"/>
          <w:szCs w:val="21"/>
          <w:lang w:eastAsia="zh-CN"/>
        </w:rPr>
        <w:t>、数据段</w:t>
      </w:r>
      <w:r>
        <w:rPr>
          <w:rFonts w:ascii="Times New Roman" w:hAnsi="Times New Roman"/>
          <w:spacing w:val="10"/>
          <w:sz w:val="21"/>
          <w:szCs w:val="21"/>
          <w:lang w:eastAsia="zh-CN"/>
        </w:rPr>
        <w:t>(D)</w:t>
      </w:r>
      <w:r>
        <w:rPr>
          <w:rFonts w:ascii="Times New Roman" w:hAnsi="Times New Roman"/>
          <w:spacing w:val="10"/>
          <w:sz w:val="21"/>
          <w:szCs w:val="21"/>
          <w:lang w:eastAsia="zh-CN"/>
        </w:rPr>
        <w:t>和工作区段</w:t>
      </w:r>
      <w:r>
        <w:rPr>
          <w:rFonts w:ascii="Times New Roman" w:hAnsi="Times New Roman"/>
          <w:spacing w:val="10"/>
          <w:sz w:val="21"/>
          <w:szCs w:val="21"/>
          <w:lang w:eastAsia="zh-CN"/>
        </w:rPr>
        <w:t>(W)</w:t>
      </w:r>
      <w:r>
        <w:rPr>
          <w:rFonts w:ascii="Times New Roman" w:hAnsi="Times New Roman"/>
          <w:spacing w:val="10"/>
          <w:sz w:val="21"/>
          <w:szCs w:val="21"/>
          <w:lang w:eastAsia="zh-CN"/>
        </w:rPr>
        <w:t>组成，每段都从０开始编址，有各自的名字和长度，且实现不同功能。</w:t>
      </w:r>
    </w:p>
    <w:p w14:paraId="2B08B3D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在源程序中，可用符号形式（指出段名和入口）调用某段的功能，例如，主程序有：调用</w:t>
      </w:r>
      <w:r>
        <w:rPr>
          <w:rFonts w:ascii="Times New Roman" w:hAnsi="Times New Roman"/>
          <w:spacing w:val="10"/>
          <w:sz w:val="21"/>
          <w:szCs w:val="21"/>
          <w:lang w:eastAsia="zh-CN"/>
        </w:rPr>
        <w:t>X</w:t>
      </w:r>
      <w:r>
        <w:rPr>
          <w:rFonts w:ascii="Times New Roman" w:hAnsi="Times New Roman"/>
          <w:spacing w:val="10"/>
          <w:sz w:val="21"/>
          <w:szCs w:val="21"/>
          <w:lang w:eastAsia="zh-CN"/>
        </w:rPr>
        <w:t>段的入口</w:t>
      </w:r>
      <w:r>
        <w:rPr>
          <w:rFonts w:ascii="Times New Roman" w:hAnsi="Times New Roman"/>
          <w:spacing w:val="10"/>
          <w:sz w:val="21"/>
          <w:szCs w:val="21"/>
          <w:lang w:eastAsia="zh-CN"/>
        </w:rPr>
        <w:t>E--call[x]</w:t>
      </w:r>
      <w:r>
        <w:rPr>
          <w:rFonts w:ascii="Times New Roman" w:hAnsi="Times New Roman"/>
          <w:spacing w:val="10"/>
          <w:sz w:val="21"/>
          <w:szCs w:val="21"/>
          <w:lang w:eastAsia="zh-CN"/>
        </w:rPr>
        <w:t>︱</w:t>
      </w:r>
      <w:r>
        <w:rPr>
          <w:rFonts w:ascii="Times New Roman" w:hAnsi="Times New Roman"/>
          <w:spacing w:val="10"/>
          <w:sz w:val="21"/>
          <w:szCs w:val="21"/>
          <w:lang w:eastAsia="zh-CN"/>
        </w:rPr>
        <w:t>&lt;E&gt;</w:t>
      </w:r>
      <w:r>
        <w:rPr>
          <w:rFonts w:ascii="Times New Roman" w:hAnsi="Times New Roman"/>
          <w:spacing w:val="10"/>
          <w:sz w:val="21"/>
          <w:szCs w:val="21"/>
          <w:lang w:eastAsia="zh-CN"/>
        </w:rPr>
        <w:t>；把数据段</w:t>
      </w:r>
      <w:r>
        <w:rPr>
          <w:rFonts w:ascii="Times New Roman" w:hAnsi="Times New Roman"/>
          <w:spacing w:val="10"/>
          <w:sz w:val="21"/>
          <w:szCs w:val="21"/>
          <w:lang w:eastAsia="zh-CN"/>
        </w:rPr>
        <w:t>D</w:t>
      </w:r>
      <w:r>
        <w:rPr>
          <w:rFonts w:ascii="Times New Roman" w:hAnsi="Times New Roman"/>
          <w:spacing w:val="10"/>
          <w:sz w:val="21"/>
          <w:szCs w:val="21"/>
          <w:lang w:eastAsia="zh-CN"/>
        </w:rPr>
        <w:t>的</w:t>
      </w:r>
      <w:r>
        <w:rPr>
          <w:rFonts w:ascii="Times New Roman" w:hAnsi="Times New Roman"/>
          <w:spacing w:val="10"/>
          <w:sz w:val="21"/>
          <w:szCs w:val="21"/>
          <w:lang w:eastAsia="zh-CN"/>
        </w:rPr>
        <w:t>G</w:t>
      </w:r>
      <w:r>
        <w:rPr>
          <w:rFonts w:ascii="Times New Roman" w:hAnsi="Times New Roman"/>
          <w:spacing w:val="10"/>
          <w:sz w:val="21"/>
          <w:szCs w:val="21"/>
          <w:lang w:eastAsia="zh-CN"/>
        </w:rPr>
        <w:t>标号数据装入寄存器</w:t>
      </w:r>
      <w:r>
        <w:rPr>
          <w:rFonts w:ascii="Times New Roman" w:hAnsi="Times New Roman"/>
          <w:spacing w:val="10"/>
          <w:sz w:val="21"/>
          <w:szCs w:val="21"/>
          <w:lang w:eastAsia="zh-CN"/>
        </w:rPr>
        <w:t>1--load 1,[D]</w:t>
      </w:r>
      <w:r>
        <w:rPr>
          <w:rFonts w:ascii="Times New Roman" w:hAnsi="Times New Roman"/>
          <w:spacing w:val="10"/>
          <w:sz w:val="21"/>
          <w:szCs w:val="21"/>
          <w:lang w:eastAsia="zh-CN"/>
        </w:rPr>
        <w:t>︱</w:t>
      </w:r>
      <w:r>
        <w:rPr>
          <w:rFonts w:ascii="Times New Roman" w:hAnsi="Times New Roman"/>
          <w:spacing w:val="10"/>
          <w:sz w:val="21"/>
          <w:szCs w:val="21"/>
          <w:lang w:eastAsia="zh-CN"/>
        </w:rPr>
        <w:t>&lt;G&gt;</w:t>
      </w:r>
      <w:r>
        <w:rPr>
          <w:rFonts w:ascii="Times New Roman" w:hAnsi="Times New Roman"/>
          <w:spacing w:val="10"/>
          <w:sz w:val="21"/>
          <w:szCs w:val="21"/>
          <w:lang w:eastAsia="zh-CN"/>
        </w:rPr>
        <w:t>；等等。源程序经编译或汇编后，仍按照自身逻辑关系分为若干段，每段有一个段号，段之间的地址不一定连续，而段内地址是连续的。可见这是二维地址结构，模块化的程序被装入物理地址空间后，仍保持二维地址结构，这种地址结构需要编译程序的支持，但对程序员而言是透明的。</w:t>
      </w:r>
      <w:r>
        <w:rPr>
          <w:rFonts w:ascii="Times New Roman" w:hAnsi="Times New Roman"/>
          <w:spacing w:val="10"/>
          <w:sz w:val="21"/>
          <w:szCs w:val="21"/>
          <w:lang w:eastAsia="zh-CN"/>
        </w:rPr>
        <w:t xml:space="preserve"> </w:t>
      </w:r>
    </w:p>
    <w:p w14:paraId="07E797FF" w14:textId="77777777" w:rsidR="007319B1" w:rsidRDefault="007319B1">
      <w:pPr>
        <w:spacing w:before="4" w:after="0" w:line="100" w:lineRule="exact"/>
        <w:rPr>
          <w:rFonts w:ascii="Times New Roman" w:hAnsi="Times New Roman"/>
          <w:sz w:val="10"/>
          <w:szCs w:val="10"/>
          <w:lang w:eastAsia="zh-CN"/>
        </w:rPr>
      </w:pPr>
    </w:p>
    <w:p w14:paraId="5ABECC28" w14:textId="33E9815F" w:rsidR="007319B1" w:rsidRDefault="007319B1">
      <w:pPr>
        <w:spacing w:before="240" w:line="360" w:lineRule="auto"/>
        <w:ind w:right="-23"/>
        <w:outlineLvl w:val="2"/>
        <w:rPr>
          <w:ins w:id="397" w:author="simeng zhao" w:date="2018-01-30T14:38:00Z"/>
          <w:rFonts w:ascii="Times New Roman" w:hAnsi="Times New Roman"/>
          <w:b/>
          <w:spacing w:val="-1"/>
          <w:sz w:val="24"/>
          <w:szCs w:val="24"/>
          <w:lang w:eastAsia="zh-CN"/>
        </w:rPr>
      </w:pPr>
      <w:r>
        <w:rPr>
          <w:rFonts w:ascii="Times New Roman" w:hAnsi="Times New Roman"/>
          <w:b/>
          <w:spacing w:val="-1"/>
          <w:sz w:val="24"/>
          <w:szCs w:val="24"/>
          <w:lang w:eastAsia="zh-CN"/>
        </w:rPr>
        <w:t xml:space="preserve">4.4.2  </w:t>
      </w:r>
      <w:r>
        <w:rPr>
          <w:rFonts w:ascii="Times New Roman" w:hAnsi="Times New Roman"/>
          <w:b/>
          <w:spacing w:val="-1"/>
          <w:sz w:val="24"/>
          <w:szCs w:val="24"/>
          <w:lang w:eastAsia="zh-CN"/>
        </w:rPr>
        <w:t>分段存储管理基本原理</w:t>
      </w:r>
    </w:p>
    <w:p w14:paraId="5D0A35D4" w14:textId="1C0CE37A" w:rsidR="002C47EC" w:rsidDel="002C47EC" w:rsidRDefault="002C47EC">
      <w:pPr>
        <w:spacing w:before="240" w:line="360" w:lineRule="auto"/>
        <w:ind w:right="-23"/>
        <w:outlineLvl w:val="2"/>
        <w:rPr>
          <w:del w:id="398" w:author="simeng zhao" w:date="2018-01-30T14:39:00Z"/>
          <w:rFonts w:ascii="Times New Roman" w:hAnsi="Times New Roman"/>
          <w:b/>
          <w:spacing w:val="-1"/>
          <w:sz w:val="24"/>
          <w:szCs w:val="24"/>
          <w:lang w:eastAsia="zh-CN"/>
        </w:rPr>
      </w:pPr>
    </w:p>
    <w:p w14:paraId="64AAEF0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分段存储管理把进程的逻辑地址空间分成多段，提供如下形式的二维逻辑地址：</w:t>
      </w:r>
    </w:p>
    <w:p w14:paraId="0CA19B5F" w14:textId="77777777" w:rsidR="007319B1" w:rsidRDefault="007319B1">
      <w:pPr>
        <w:spacing w:before="7" w:after="0" w:line="150" w:lineRule="exact"/>
        <w:rPr>
          <w:rFonts w:ascii="Times New Roman" w:hAnsi="Times New Roman"/>
          <w:sz w:val="15"/>
          <w:szCs w:val="15"/>
          <w:lang w:eastAsia="zh-CN"/>
        </w:rPr>
      </w:pPr>
    </w:p>
    <w:p w14:paraId="2ED2303A" w14:textId="77777777" w:rsidR="007319B1" w:rsidRDefault="007200B1">
      <w:pPr>
        <w:tabs>
          <w:tab w:val="left" w:pos="4420"/>
          <w:tab w:val="left" w:pos="8222"/>
        </w:tabs>
        <w:spacing w:after="0" w:line="240" w:lineRule="auto"/>
        <w:ind w:right="91"/>
        <w:jc w:val="center"/>
        <w:rPr>
          <w:rFonts w:ascii="Times New Roman" w:hAnsi="Times New Roman"/>
          <w:sz w:val="18"/>
          <w:szCs w:val="18"/>
          <w:lang w:eastAsia="zh-CN"/>
        </w:rPr>
      </w:pPr>
      <w:r>
        <w:rPr>
          <w:rFonts w:ascii="Times New Roman" w:hAnsi="Times New Roman"/>
          <w:noProof/>
        </w:rPr>
        <mc:AlternateContent>
          <mc:Choice Requires="wpg">
            <w:drawing>
              <wp:anchor distT="0" distB="0" distL="114300" distR="114300" simplePos="0" relativeHeight="251634176" behindDoc="1" locked="0" layoutInCell="1" allowOverlap="1" wp14:anchorId="2CDDDD97" wp14:editId="14509CEA">
                <wp:simplePos x="0" y="0"/>
                <wp:positionH relativeFrom="page">
                  <wp:posOffset>3069590</wp:posOffset>
                </wp:positionH>
                <wp:positionV relativeFrom="paragraph">
                  <wp:posOffset>8890</wp:posOffset>
                </wp:positionV>
                <wp:extent cx="1479550" cy="228600"/>
                <wp:effectExtent l="12065" t="8890" r="13335" b="10160"/>
                <wp:wrapNone/>
                <wp:docPr id="443" name="组合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9550" cy="228600"/>
                          <a:chOff x="3671" y="15"/>
                          <a:chExt cx="2330" cy="360"/>
                        </a:xfrm>
                      </wpg:grpSpPr>
                      <wpg:grpSp>
                        <wpg:cNvPr id="444" name="组合 93"/>
                        <wpg:cNvGrpSpPr>
                          <a:grpSpLocks/>
                        </wpg:cNvGrpSpPr>
                        <wpg:grpSpPr bwMode="auto">
                          <a:xfrm>
                            <a:off x="3672" y="17"/>
                            <a:ext cx="2328" cy="2"/>
                            <a:chOff x="3672" y="17"/>
                            <a:chExt cx="2328" cy="2"/>
                          </a:xfrm>
                        </wpg:grpSpPr>
                        <wps:wsp>
                          <wps:cNvPr id="445" name="任意多边形 94"/>
                          <wps:cNvSpPr>
                            <a:spLocks/>
                          </wps:cNvSpPr>
                          <wps:spPr bwMode="auto">
                            <a:xfrm>
                              <a:off x="3672" y="17"/>
                              <a:ext cx="2328" cy="2"/>
                            </a:xfrm>
                            <a:custGeom>
                              <a:avLst/>
                              <a:gdLst>
                                <a:gd name="T0" fmla="+- 0 3672 3672"/>
                                <a:gd name="T1" fmla="*/ T0 w 2328"/>
                                <a:gd name="T2" fmla="+- 0 6000 3672"/>
                                <a:gd name="T3" fmla="*/ T2 w 2328"/>
                              </a:gdLst>
                              <a:ahLst/>
                              <a:cxnLst>
                                <a:cxn ang="0">
                                  <a:pos x="T1" y="0"/>
                                </a:cxn>
                                <a:cxn ang="0">
                                  <a:pos x="T3" y="0"/>
                                </a:cxn>
                              </a:cxnLst>
                              <a:rect l="0" t="0" r="r" b="b"/>
                              <a:pathLst>
                                <a:path w="2328">
                                  <a:moveTo>
                                    <a:pt x="0" y="0"/>
                                  </a:moveTo>
                                  <a:lnTo>
                                    <a:pt x="2328" y="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6" name="组合 91"/>
                        <wpg:cNvGrpSpPr>
                          <a:grpSpLocks/>
                        </wpg:cNvGrpSpPr>
                        <wpg:grpSpPr bwMode="auto">
                          <a:xfrm>
                            <a:off x="3672" y="17"/>
                            <a:ext cx="2" cy="358"/>
                            <a:chOff x="3672" y="17"/>
                            <a:chExt cx="2" cy="358"/>
                          </a:xfrm>
                        </wpg:grpSpPr>
                        <wps:wsp>
                          <wps:cNvPr id="447" name="任意多边形 92"/>
                          <wps:cNvSpPr>
                            <a:spLocks/>
                          </wps:cNvSpPr>
                          <wps:spPr bwMode="auto">
                            <a:xfrm>
                              <a:off x="3672" y="17"/>
                              <a:ext cx="2" cy="358"/>
                            </a:xfrm>
                            <a:custGeom>
                              <a:avLst/>
                              <a:gdLst>
                                <a:gd name="T0" fmla="+- 0 17 17"/>
                                <a:gd name="T1" fmla="*/ 17 h 358"/>
                                <a:gd name="T2" fmla="+- 0 374 17"/>
                                <a:gd name="T3" fmla="*/ 374 h 358"/>
                              </a:gdLst>
                              <a:ahLst/>
                              <a:cxnLst>
                                <a:cxn ang="0">
                                  <a:pos x="0" y="T1"/>
                                </a:cxn>
                                <a:cxn ang="0">
                                  <a:pos x="0" y="T3"/>
                                </a:cxn>
                              </a:cxnLst>
                              <a:rect l="0" t="0" r="r" b="b"/>
                              <a:pathLst>
                                <a:path h="358">
                                  <a:moveTo>
                                    <a:pt x="0" y="0"/>
                                  </a:moveTo>
                                  <a:lnTo>
                                    <a:pt x="0" y="357"/>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8" name="组合 89"/>
                        <wpg:cNvGrpSpPr>
                          <a:grpSpLocks/>
                        </wpg:cNvGrpSpPr>
                        <wpg:grpSpPr bwMode="auto">
                          <a:xfrm>
                            <a:off x="4567" y="17"/>
                            <a:ext cx="2" cy="358"/>
                            <a:chOff x="4567" y="17"/>
                            <a:chExt cx="2" cy="358"/>
                          </a:xfrm>
                        </wpg:grpSpPr>
                        <wps:wsp>
                          <wps:cNvPr id="449" name="任意多边形 90"/>
                          <wps:cNvSpPr>
                            <a:spLocks/>
                          </wps:cNvSpPr>
                          <wps:spPr bwMode="auto">
                            <a:xfrm>
                              <a:off x="4567" y="17"/>
                              <a:ext cx="2" cy="358"/>
                            </a:xfrm>
                            <a:custGeom>
                              <a:avLst/>
                              <a:gdLst>
                                <a:gd name="T0" fmla="+- 0 17 17"/>
                                <a:gd name="T1" fmla="*/ 17 h 358"/>
                                <a:gd name="T2" fmla="+- 0 374 17"/>
                                <a:gd name="T3" fmla="*/ 374 h 358"/>
                              </a:gdLst>
                              <a:ahLst/>
                              <a:cxnLst>
                                <a:cxn ang="0">
                                  <a:pos x="0" y="T1"/>
                                </a:cxn>
                                <a:cxn ang="0">
                                  <a:pos x="0" y="T3"/>
                                </a:cxn>
                              </a:cxnLst>
                              <a:rect l="0" t="0" r="r" b="b"/>
                              <a:pathLst>
                                <a:path h="358">
                                  <a:moveTo>
                                    <a:pt x="0" y="0"/>
                                  </a:moveTo>
                                  <a:lnTo>
                                    <a:pt x="0" y="357"/>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0" name="组合 87"/>
                        <wpg:cNvGrpSpPr>
                          <a:grpSpLocks/>
                        </wpg:cNvGrpSpPr>
                        <wpg:grpSpPr bwMode="auto">
                          <a:xfrm>
                            <a:off x="6000" y="17"/>
                            <a:ext cx="2" cy="358"/>
                            <a:chOff x="6000" y="17"/>
                            <a:chExt cx="2" cy="358"/>
                          </a:xfrm>
                        </wpg:grpSpPr>
                        <wps:wsp>
                          <wps:cNvPr id="451" name="任意多边形 88"/>
                          <wps:cNvSpPr>
                            <a:spLocks/>
                          </wps:cNvSpPr>
                          <wps:spPr bwMode="auto">
                            <a:xfrm>
                              <a:off x="6000" y="17"/>
                              <a:ext cx="2" cy="358"/>
                            </a:xfrm>
                            <a:custGeom>
                              <a:avLst/>
                              <a:gdLst>
                                <a:gd name="T0" fmla="+- 0 17 17"/>
                                <a:gd name="T1" fmla="*/ 17 h 358"/>
                                <a:gd name="T2" fmla="+- 0 374 17"/>
                                <a:gd name="T3" fmla="*/ 374 h 358"/>
                              </a:gdLst>
                              <a:ahLst/>
                              <a:cxnLst>
                                <a:cxn ang="0">
                                  <a:pos x="0" y="T1"/>
                                </a:cxn>
                                <a:cxn ang="0">
                                  <a:pos x="0" y="T3"/>
                                </a:cxn>
                              </a:cxnLst>
                              <a:rect l="0" t="0" r="r" b="b"/>
                              <a:pathLst>
                                <a:path h="358">
                                  <a:moveTo>
                                    <a:pt x="0" y="0"/>
                                  </a:moveTo>
                                  <a:lnTo>
                                    <a:pt x="0" y="357"/>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2" name="组合 85"/>
                        <wpg:cNvGrpSpPr>
                          <a:grpSpLocks/>
                        </wpg:cNvGrpSpPr>
                        <wpg:grpSpPr bwMode="auto">
                          <a:xfrm>
                            <a:off x="3672" y="374"/>
                            <a:ext cx="2328" cy="2"/>
                            <a:chOff x="3672" y="374"/>
                            <a:chExt cx="2328" cy="2"/>
                          </a:xfrm>
                        </wpg:grpSpPr>
                        <wps:wsp>
                          <wps:cNvPr id="453" name="任意多边形 86"/>
                          <wps:cNvSpPr>
                            <a:spLocks/>
                          </wps:cNvSpPr>
                          <wps:spPr bwMode="auto">
                            <a:xfrm>
                              <a:off x="3672" y="374"/>
                              <a:ext cx="2328" cy="2"/>
                            </a:xfrm>
                            <a:custGeom>
                              <a:avLst/>
                              <a:gdLst>
                                <a:gd name="T0" fmla="+- 0 3672 3672"/>
                                <a:gd name="T1" fmla="*/ T0 w 2328"/>
                                <a:gd name="T2" fmla="+- 0 6000 3672"/>
                                <a:gd name="T3" fmla="*/ T2 w 2328"/>
                              </a:gdLst>
                              <a:ahLst/>
                              <a:cxnLst>
                                <a:cxn ang="0">
                                  <a:pos x="T1" y="0"/>
                                </a:cxn>
                                <a:cxn ang="0">
                                  <a:pos x="T3" y="0"/>
                                </a:cxn>
                              </a:cxnLst>
                              <a:rect l="0" t="0" r="r" b="b"/>
                              <a:pathLst>
                                <a:path w="2328">
                                  <a:moveTo>
                                    <a:pt x="0" y="0"/>
                                  </a:moveTo>
                                  <a:lnTo>
                                    <a:pt x="2328" y="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9652E5B" id="组合 84" o:spid="_x0000_s1026" style="position:absolute;left:0;text-align:left;margin-left:241.7pt;margin-top:.7pt;width:116.5pt;height:18pt;z-index:-251682304;mso-position-horizontal-relative:page" coordorigin="3671,15" coordsize="233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">
                <v:group id="组合 93" o:spid="_x0000_s1027" style="position:absolute;left:3672;top:17;width:2328;height:2" coordorigin="3672,17" coordsize="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v:shape id="任意多边形 94" o:spid="_x0000_s1028" style="position:absolute;left:3672;top:17;width:2328;height:2;visibility:visible;mso-wrap-style:square;v-text-anchor:top" coordsize="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" path="m,l2328,e" filled="f" strokeweight=".12pt">
                    <v:path arrowok="t" o:connecttype="custom" o:connectlocs="0,0;2328,0" o:connectangles="0,0"/>
                  </v:shape>
                </v:group>
                <v:group id="组合 91" o:spid="_x0000_s1029" style="position:absolute;left:3672;top:17;width:2;height:358" coordorigin="3672,17" coordsize="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shape id="任意多边形 92" o:spid="_x0000_s1030" style="position:absolute;left:3672;top:17;width:2;height:358;visibility:visible;mso-wrap-style:square;v-text-anchor:top" coordsize="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" path="m,l,357e" filled="f" strokeweight=".12pt">
                    <v:path arrowok="t" o:connecttype="custom" o:connectlocs="0,17;0,374" o:connectangles="0,0"/>
                  </v:shape>
                </v:group>
                <v:group id="组合 89" o:spid="_x0000_s1031" style="position:absolute;left:4567;top:17;width:2;height:358" coordorigin="4567,17" coordsize="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 id="任意多边形 90" o:spid="_x0000_s1032" style="position:absolute;left:4567;top:17;width:2;height:358;visibility:visible;mso-wrap-style:square;v-text-anchor:top" coordsize="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" path="m,l,357e" filled="f" strokeweight=".12pt">
                    <v:path arrowok="t" o:connecttype="custom" o:connectlocs="0,17;0,374" o:connectangles="0,0"/>
                  </v:shape>
                </v:group>
                <v:group id="组合 87" o:spid="_x0000_s1033" style="position:absolute;left:6000;top:17;width:2;height:358" coordorigin="6000,17" coordsize="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 id="任意多边形 88" o:spid="_x0000_s1034" style="position:absolute;left:6000;top:17;width:2;height:358;visibility:visible;mso-wrap-style:square;v-text-anchor:top" coordsize="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" path="m,l,357e" filled="f" strokeweight=".12pt">
                    <v:path arrowok="t" o:connecttype="custom" o:connectlocs="0,17;0,374" o:connectangles="0,0"/>
                  </v:shape>
                </v:group>
                <v:group id="组合 85" o:spid="_x0000_s1035" style="position:absolute;left:3672;top:374;width:2328;height:2" coordorigin="3672,374" coordsize="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shape id="任意多边形 86" o:spid="_x0000_s1036" style="position:absolute;left:3672;top:374;width:2328;height:2;visibility:visible;mso-wrap-style:square;v-text-anchor:top" coordsize="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" path="m,l2328,e" filled="f" strokeweight=".12pt">
                    <v:path arrowok="t" o:connecttype="custom" o:connectlocs="0,0;2328,0" o:connectangles="0,0"/>
                  </v:shape>
                </v:group>
                <w10:wrap anchorx="page"/>
              </v:group>
            </w:pict>
          </mc:Fallback>
        </mc:AlternateContent>
      </w:r>
      <w:r w:rsidR="007319B1">
        <w:rPr>
          <w:rFonts w:ascii="Times New Roman" w:hAnsi="Times New Roman"/>
          <w:sz w:val="18"/>
          <w:szCs w:val="18"/>
          <w:lang w:eastAsia="zh-CN"/>
        </w:rPr>
        <w:t>段号</w:t>
      </w:r>
      <w:r w:rsidR="007319B1">
        <w:rPr>
          <w:rFonts w:ascii="Times New Roman" w:hAnsi="Times New Roman"/>
          <w:sz w:val="18"/>
          <w:szCs w:val="18"/>
          <w:lang w:eastAsia="zh-CN"/>
        </w:rPr>
        <w:t xml:space="preserve">           </w:t>
      </w:r>
      <w:r w:rsidR="007319B1">
        <w:rPr>
          <w:rFonts w:ascii="Times New Roman" w:hAnsi="Times New Roman"/>
          <w:sz w:val="18"/>
          <w:szCs w:val="18"/>
          <w:lang w:eastAsia="zh-CN"/>
        </w:rPr>
        <w:t>段内位移</w:t>
      </w:r>
    </w:p>
    <w:p w14:paraId="5090FB0F" w14:textId="77777777" w:rsidR="007319B1" w:rsidRDefault="007319B1">
      <w:pPr>
        <w:spacing w:before="2" w:after="0" w:line="240" w:lineRule="exact"/>
        <w:rPr>
          <w:rFonts w:ascii="Times New Roman" w:hAnsi="Times New Roman"/>
          <w:sz w:val="24"/>
          <w:szCs w:val="24"/>
          <w:lang w:eastAsia="zh-CN"/>
        </w:rPr>
      </w:pPr>
    </w:p>
    <w:p w14:paraId="64FC4E0E" w14:textId="772D2D70"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分页存储管理中，页的划分，即逻辑地址划分为页号和页内位移，是用户不可见的，连续的地址空间将根据页面的大小自动分页；而在分段存储管理中，地址结构是用户可见的，用户知道逻辑地址如何划分为段和段内位移，在设计程序时，段的最大长度由地址结构规定，程序中所允许的最多段数会受到限制。</w:t>
      </w:r>
      <w:del w:id="399" w:author="simeng zhao" w:date="2018-01-30T14:43:00Z">
        <w:r w:rsidDel="002C47EC">
          <w:rPr>
            <w:rFonts w:ascii="Times New Roman" w:hAnsi="Times New Roman"/>
            <w:spacing w:val="10"/>
            <w:sz w:val="21"/>
            <w:szCs w:val="21"/>
            <w:lang w:eastAsia="zh-CN"/>
          </w:rPr>
          <w:delText>例如，</w:delText>
        </w:r>
        <w:r w:rsidDel="002C47EC">
          <w:rPr>
            <w:rFonts w:ascii="Times New Roman" w:hAnsi="Times New Roman"/>
            <w:spacing w:val="10"/>
            <w:sz w:val="21"/>
            <w:szCs w:val="21"/>
            <w:lang w:eastAsia="zh-CN"/>
          </w:rPr>
          <w:delText>PDP-11/45</w:delText>
        </w:r>
        <w:r w:rsidDel="002C47EC">
          <w:rPr>
            <w:rFonts w:ascii="Times New Roman" w:hAnsi="Times New Roman"/>
            <w:spacing w:val="10"/>
            <w:sz w:val="21"/>
            <w:szCs w:val="21"/>
            <w:lang w:eastAsia="zh-CN"/>
          </w:rPr>
          <w:delText>的段地址结构为：段号占</w:delText>
        </w:r>
        <w:r w:rsidDel="002C47EC">
          <w:rPr>
            <w:rFonts w:ascii="Times New Roman" w:hAnsi="Times New Roman"/>
            <w:spacing w:val="10"/>
            <w:sz w:val="21"/>
            <w:szCs w:val="21"/>
            <w:lang w:eastAsia="zh-CN"/>
          </w:rPr>
          <w:delText>3</w:delText>
        </w:r>
        <w:r w:rsidDel="002C47EC">
          <w:rPr>
            <w:rFonts w:ascii="Times New Roman" w:hAnsi="Times New Roman"/>
            <w:spacing w:val="10"/>
            <w:sz w:val="21"/>
            <w:szCs w:val="21"/>
            <w:lang w:eastAsia="zh-CN"/>
          </w:rPr>
          <w:delText>位，段内位移占</w:delText>
        </w:r>
        <w:r w:rsidDel="002C47EC">
          <w:rPr>
            <w:rFonts w:ascii="Times New Roman" w:hAnsi="Times New Roman"/>
            <w:spacing w:val="10"/>
            <w:sz w:val="21"/>
            <w:szCs w:val="21"/>
            <w:lang w:eastAsia="zh-CN"/>
          </w:rPr>
          <w:delText>13</w:delText>
        </w:r>
        <w:r w:rsidDel="002C47EC">
          <w:rPr>
            <w:rFonts w:ascii="Times New Roman" w:hAnsi="Times New Roman"/>
            <w:spacing w:val="10"/>
            <w:sz w:val="21"/>
            <w:szCs w:val="21"/>
            <w:lang w:eastAsia="zh-CN"/>
          </w:rPr>
          <w:delText>位，一个作业最多分为</w:delText>
        </w:r>
        <w:r w:rsidDel="002C47EC">
          <w:rPr>
            <w:rFonts w:ascii="Times New Roman" w:hAnsi="Times New Roman"/>
            <w:spacing w:val="10"/>
            <w:sz w:val="21"/>
            <w:szCs w:val="21"/>
            <w:lang w:eastAsia="zh-CN"/>
          </w:rPr>
          <w:delText>8</w:delText>
        </w:r>
        <w:r w:rsidDel="002C47EC">
          <w:rPr>
            <w:rFonts w:ascii="Times New Roman" w:hAnsi="Times New Roman"/>
            <w:spacing w:val="10"/>
            <w:sz w:val="21"/>
            <w:szCs w:val="21"/>
            <w:lang w:eastAsia="zh-CN"/>
          </w:rPr>
          <w:delText>段，各段长度可达</w:delText>
        </w:r>
        <w:r w:rsidDel="002C47EC">
          <w:rPr>
            <w:rFonts w:ascii="Times New Roman" w:hAnsi="Times New Roman"/>
            <w:spacing w:val="10"/>
            <w:sz w:val="21"/>
            <w:szCs w:val="21"/>
            <w:lang w:eastAsia="zh-CN"/>
          </w:rPr>
          <w:delText>8 KB</w:delText>
        </w:r>
        <w:r w:rsidDel="002C47EC">
          <w:rPr>
            <w:rFonts w:ascii="Times New Roman" w:hAnsi="Times New Roman"/>
            <w:spacing w:val="10"/>
            <w:sz w:val="21"/>
            <w:szCs w:val="21"/>
            <w:lang w:eastAsia="zh-CN"/>
          </w:rPr>
          <w:delText>。</w:delText>
        </w:r>
      </w:del>
    </w:p>
    <w:p w14:paraId="3E4B669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分段存储管理的实现基于可变分区存储管理原理。可变分区以整个作业为单位来划分和连续存</w:t>
      </w:r>
      <w:r>
        <w:rPr>
          <w:rFonts w:ascii="Times New Roman" w:hAnsi="Times New Roman"/>
          <w:spacing w:val="10"/>
          <w:sz w:val="21"/>
          <w:szCs w:val="21"/>
          <w:lang w:eastAsia="zh-CN"/>
        </w:rPr>
        <w:lastRenderedPageBreak/>
        <w:t>放，也就是说，作业在分区内是连续存放的，但独立作业之间不一定连续存放。而分段方法是以段为单位来划分和连续存放，为作业的各段分配一个连续内存空间，而各段之间不一定连续。在进行存储分配时，应为进入内存的作业建立段表，各段在内存中的情况可由段表来记录，它指出内存中各分段的段号、段起始地址和段长度。在撤销进程时，回收所占用的内存空间，并清除此进程的段表。</w:t>
      </w:r>
    </w:p>
    <w:p w14:paraId="6DABCA8E" w14:textId="666F9C17" w:rsidR="007319B1" w:rsidRDefault="007319B1" w:rsidP="002C47EC">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段表表项实际上起到基址</w:t>
      </w:r>
      <w:r>
        <w:rPr>
          <w:rFonts w:ascii="Times New Roman" w:hAnsi="Times New Roman"/>
          <w:spacing w:val="10"/>
          <w:sz w:val="21"/>
          <w:szCs w:val="21"/>
          <w:lang w:eastAsia="zh-CN"/>
        </w:rPr>
        <w:t>/</w:t>
      </w:r>
      <w:r>
        <w:rPr>
          <w:rFonts w:ascii="Times New Roman" w:hAnsi="Times New Roman"/>
          <w:spacing w:val="10"/>
          <w:sz w:val="21"/>
          <w:szCs w:val="21"/>
          <w:lang w:eastAsia="zh-CN"/>
        </w:rPr>
        <w:t>限长寄存器作用，进程运行时通过段表可将逻辑地址转换成物理地址，由于每个用户作业都有自己的段表，地址转换应按各自的段表进行。类似于分页存储管理，也设置一个硬件</w:t>
      </w:r>
      <w:r>
        <w:rPr>
          <w:rFonts w:ascii="Times New Roman" w:hAnsi="Times New Roman"/>
          <w:spacing w:val="10"/>
          <w:sz w:val="21"/>
          <w:szCs w:val="21"/>
          <w:lang w:eastAsia="zh-CN"/>
        </w:rPr>
        <w:t>--</w:t>
      </w:r>
      <w:r>
        <w:rPr>
          <w:rFonts w:ascii="Times New Roman" w:hAnsi="Times New Roman"/>
          <w:spacing w:val="10"/>
          <w:sz w:val="21"/>
          <w:szCs w:val="21"/>
          <w:lang w:eastAsia="zh-CN"/>
        </w:rPr>
        <w:t>段表基址寄存器，用来存放当前占用处理器的作业段表的起始地址和长度。</w:t>
      </w:r>
      <w:del w:id="400" w:author="simeng zhao" w:date="2018-02-01T16:12:00Z">
        <w:r w:rsidDel="00E03DE8">
          <w:rPr>
            <w:rFonts w:ascii="Times New Roman" w:hAnsi="Times New Roman"/>
            <w:spacing w:val="10"/>
            <w:sz w:val="21"/>
            <w:szCs w:val="21"/>
            <w:lang w:eastAsia="zh-CN"/>
          </w:rPr>
          <w:delText>分段存储管理的地址转换和存储保护流程如图</w:delText>
        </w:r>
        <w:r w:rsidDel="00E03DE8">
          <w:rPr>
            <w:rFonts w:ascii="Times New Roman" w:hAnsi="Times New Roman"/>
            <w:spacing w:val="10"/>
            <w:sz w:val="21"/>
            <w:szCs w:val="21"/>
            <w:lang w:eastAsia="zh-CN"/>
          </w:rPr>
          <w:delText xml:space="preserve"> 4-11</w:delText>
        </w:r>
        <w:r w:rsidDel="00E03DE8">
          <w:rPr>
            <w:rFonts w:ascii="Times New Roman" w:hAnsi="Times New Roman"/>
            <w:spacing w:val="10"/>
            <w:sz w:val="21"/>
            <w:szCs w:val="21"/>
            <w:lang w:eastAsia="zh-CN"/>
          </w:rPr>
          <w:delText>所示，将段控制寄存器中的段表长度与逻辑地址中的段号进行比较，若段号超过段表长度则触发越界中断，再利用段表项中的段长与逻辑地址中的段内位移进行比较，检查是否产生越界中断。</w:delText>
        </w:r>
      </w:del>
    </w:p>
    <w:p w14:paraId="728694A8" w14:textId="074D3ADD" w:rsidR="007319B1" w:rsidRDefault="007200B1" w:rsidP="00054AE2">
      <w:pPr>
        <w:spacing w:after="0" w:line="360" w:lineRule="auto"/>
        <w:ind w:right="88" w:firstLine="415"/>
        <w:jc w:val="center"/>
        <w:rPr>
          <w:rFonts w:ascii="Times New Roman" w:hAnsi="Times New Roman"/>
          <w:sz w:val="20"/>
          <w:szCs w:val="20"/>
          <w:lang w:eastAsia="zh-CN"/>
        </w:rPr>
        <w:pPrChange w:id="401" w:author="simeng zhao" w:date="2018-02-02T14:09:00Z">
          <w:pPr>
            <w:spacing w:after="0" w:line="200" w:lineRule="exact"/>
          </w:pPr>
        </w:pPrChange>
      </w:pPr>
      <w:r>
        <w:rPr>
          <w:rFonts w:ascii="Times New Roman" w:hAnsi="Times New Roman"/>
          <w:noProof/>
          <w:spacing w:val="10"/>
          <w:sz w:val="20"/>
          <w:szCs w:val="20"/>
          <w:lang w:eastAsia="zh-CN"/>
        </w:rPr>
        <mc:AlternateContent>
          <mc:Choice Requires="wpg">
            <w:drawing>
              <wp:inline distT="0" distB="0" distL="0" distR="0" wp14:anchorId="21AB160F" wp14:editId="7FE9F5BB">
                <wp:extent cx="3127375" cy="2033270"/>
                <wp:effectExtent l="0" t="0" r="0" b="5080"/>
                <wp:docPr id="439" name="组合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7375" cy="2033270"/>
                          <a:chOff x="2376" y="461"/>
                          <a:chExt cx="4925" cy="3202"/>
                        </a:xfrm>
                      </wpg:grpSpPr>
                      <wpg:grpSp>
                        <wpg:cNvPr id="440" name="组合 81"/>
                        <wpg:cNvGrpSpPr>
                          <a:grpSpLocks/>
                        </wpg:cNvGrpSpPr>
                        <wpg:grpSpPr bwMode="auto">
                          <a:xfrm>
                            <a:off x="2378" y="463"/>
                            <a:ext cx="4920" cy="3197"/>
                            <a:chOff x="2378" y="463"/>
                            <a:chExt cx="4920" cy="3197"/>
                          </a:xfrm>
                        </wpg:grpSpPr>
                        <wps:wsp>
                          <wps:cNvPr id="441" name="任意多边形 83"/>
                          <wps:cNvSpPr>
                            <a:spLocks/>
                          </wps:cNvSpPr>
                          <wps:spPr bwMode="auto">
                            <a:xfrm>
                              <a:off x="2378" y="463"/>
                              <a:ext cx="4920" cy="3197"/>
                            </a:xfrm>
                            <a:custGeom>
                              <a:avLst/>
                              <a:gdLst>
                                <a:gd name="T0" fmla="+- 0 2378 2378"/>
                                <a:gd name="T1" fmla="*/ T0 w 4920"/>
                                <a:gd name="T2" fmla="+- 0 3660 463"/>
                                <a:gd name="T3" fmla="*/ 3660 h 3197"/>
                                <a:gd name="T4" fmla="+- 0 7298 2378"/>
                                <a:gd name="T5" fmla="*/ T4 w 4920"/>
                                <a:gd name="T6" fmla="+- 0 3660 463"/>
                                <a:gd name="T7" fmla="*/ 3660 h 3197"/>
                                <a:gd name="T8" fmla="+- 0 7298 2378"/>
                                <a:gd name="T9" fmla="*/ T8 w 4920"/>
                                <a:gd name="T10" fmla="+- 0 463 463"/>
                                <a:gd name="T11" fmla="*/ 463 h 3197"/>
                                <a:gd name="T12" fmla="+- 0 2378 2378"/>
                                <a:gd name="T13" fmla="*/ T12 w 4920"/>
                                <a:gd name="T14" fmla="+- 0 463 463"/>
                                <a:gd name="T15" fmla="*/ 463 h 3197"/>
                                <a:gd name="T16" fmla="+- 0 2378 2378"/>
                                <a:gd name="T17" fmla="*/ T16 w 4920"/>
                                <a:gd name="T18" fmla="+- 0 3660 463"/>
                                <a:gd name="T19" fmla="*/ 3660 h 3197"/>
                              </a:gdLst>
                              <a:ahLst/>
                              <a:cxnLst>
                                <a:cxn ang="0">
                                  <a:pos x="T1" y="T3"/>
                                </a:cxn>
                                <a:cxn ang="0">
                                  <a:pos x="T5" y="T7"/>
                                </a:cxn>
                                <a:cxn ang="0">
                                  <a:pos x="T9" y="T11"/>
                                </a:cxn>
                                <a:cxn ang="0">
                                  <a:pos x="T13" y="T15"/>
                                </a:cxn>
                                <a:cxn ang="0">
                                  <a:pos x="T17" y="T19"/>
                                </a:cxn>
                              </a:cxnLst>
                              <a:rect l="0" t="0" r="r" b="b"/>
                              <a:pathLst>
                                <a:path w="4920" h="3197">
                                  <a:moveTo>
                                    <a:pt x="0" y="3197"/>
                                  </a:moveTo>
                                  <a:lnTo>
                                    <a:pt x="4920" y="3197"/>
                                  </a:lnTo>
                                  <a:lnTo>
                                    <a:pt x="4920" y="0"/>
                                  </a:lnTo>
                                  <a:lnTo>
                                    <a:pt x="0" y="0"/>
                                  </a:lnTo>
                                  <a:lnTo>
                                    <a:pt x="0" y="3197"/>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2" name="图片 8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376" y="461"/>
                              <a:ext cx="4925" cy="3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inline>
            </w:drawing>
          </mc:Choice>
          <mc:Fallback>
            <w:pict>
              <v:group w14:anchorId="05D5880A" id="组合 80" o:spid="_x0000_s1026" style="width:246.25pt;height:160.1pt;mso-position-horizontal-relative:char;mso-position-vertical-relative:line" coordorigin="2376,461" coordsize="4925,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">
                <v:group id="组合 81" o:spid="_x0000_s1027" style="position:absolute;left:2378;top:463;width:4920;height:3197" coordorigin="2378,463" coordsize="4920,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">
                  <v:shape id="任意多边形 83" o:spid="_x0000_s1028" style="position:absolute;left:2378;top:463;width:4920;height:3197;visibility:visible;mso-wrap-style:square;v-text-anchor:top" coordsize="4920,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" path="m,3197r4920,l4920,,,,,3197e" fillcolor="black" stroked="f">
                    <v:path arrowok="t" o:connecttype="custom" o:connectlocs="0,3660;4920,3660;4920,463;0,463;0,3660" o:connectangles="0,0,0,0,0"/>
                  </v:shape>
                  <v:shape id="图片 82" o:spid="_x0000_s1029" type="#_x0000_t75" style="position:absolute;left:2376;top:461;width:4925;height:3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">
                    <v:imagedata r:id="rId37" o:title=""/>
                  </v:shape>
                </v:group>
                <w10:anchorlock/>
              </v:group>
            </w:pict>
          </mc:Fallback>
        </mc:AlternateContent>
      </w:r>
    </w:p>
    <w:p w14:paraId="3001E09A" w14:textId="581D5E97" w:rsidR="007319B1" w:rsidDel="00054AE2" w:rsidRDefault="007319B1" w:rsidP="00054AE2">
      <w:pPr>
        <w:spacing w:after="0" w:line="360" w:lineRule="auto"/>
        <w:ind w:right="88" w:firstLine="415"/>
        <w:jc w:val="center"/>
        <w:rPr>
          <w:del w:id="402" w:author="simeng zhao" w:date="2018-02-02T14:09:00Z"/>
          <w:rFonts w:ascii="Times New Roman" w:hAnsi="Times New Roman"/>
          <w:sz w:val="20"/>
          <w:szCs w:val="20"/>
          <w:lang w:eastAsia="zh-CN"/>
        </w:rPr>
        <w:pPrChange w:id="403" w:author="simeng zhao" w:date="2018-02-02T14:09:00Z">
          <w:pPr>
            <w:spacing w:after="0" w:line="200" w:lineRule="exact"/>
          </w:pPr>
        </w:pPrChange>
      </w:pPr>
    </w:p>
    <w:p w14:paraId="53123941" w14:textId="79C2B8BE" w:rsidR="007319B1" w:rsidDel="00054AE2" w:rsidRDefault="007319B1" w:rsidP="00054AE2">
      <w:pPr>
        <w:spacing w:after="0" w:line="360" w:lineRule="auto"/>
        <w:ind w:right="88" w:firstLine="415"/>
        <w:jc w:val="center"/>
        <w:rPr>
          <w:del w:id="404" w:author="simeng zhao" w:date="2018-02-02T14:09:00Z"/>
          <w:rFonts w:ascii="Times New Roman" w:hAnsi="Times New Roman"/>
          <w:sz w:val="20"/>
          <w:szCs w:val="20"/>
          <w:lang w:eastAsia="zh-CN"/>
        </w:rPr>
        <w:pPrChange w:id="405" w:author="simeng zhao" w:date="2018-02-02T14:09:00Z">
          <w:pPr>
            <w:spacing w:after="0" w:line="200" w:lineRule="exact"/>
          </w:pPr>
        </w:pPrChange>
      </w:pPr>
    </w:p>
    <w:p w14:paraId="7D2B4D20" w14:textId="3E3654D3" w:rsidR="007319B1" w:rsidDel="00054AE2" w:rsidRDefault="007319B1" w:rsidP="00054AE2">
      <w:pPr>
        <w:spacing w:after="0" w:line="360" w:lineRule="auto"/>
        <w:ind w:right="88" w:firstLine="415"/>
        <w:jc w:val="center"/>
        <w:rPr>
          <w:del w:id="406" w:author="simeng zhao" w:date="2018-02-02T14:09:00Z"/>
          <w:rFonts w:ascii="Times New Roman" w:hAnsi="Times New Roman"/>
          <w:sz w:val="20"/>
          <w:szCs w:val="20"/>
          <w:lang w:eastAsia="zh-CN"/>
        </w:rPr>
        <w:pPrChange w:id="407" w:author="simeng zhao" w:date="2018-02-02T14:09:00Z">
          <w:pPr>
            <w:spacing w:after="0" w:line="200" w:lineRule="exact"/>
          </w:pPr>
        </w:pPrChange>
      </w:pPr>
    </w:p>
    <w:p w14:paraId="013AAEA7" w14:textId="4560E99C" w:rsidR="007319B1" w:rsidDel="00054AE2" w:rsidRDefault="007319B1" w:rsidP="00054AE2">
      <w:pPr>
        <w:spacing w:after="0" w:line="360" w:lineRule="auto"/>
        <w:ind w:right="88" w:firstLine="415"/>
        <w:jc w:val="center"/>
        <w:rPr>
          <w:del w:id="408" w:author="simeng zhao" w:date="2018-02-02T14:09:00Z"/>
          <w:rFonts w:ascii="Times New Roman" w:hAnsi="Times New Roman"/>
          <w:sz w:val="20"/>
          <w:szCs w:val="20"/>
          <w:lang w:eastAsia="zh-CN"/>
        </w:rPr>
        <w:pPrChange w:id="409" w:author="simeng zhao" w:date="2018-02-02T14:09:00Z">
          <w:pPr>
            <w:spacing w:after="0" w:line="200" w:lineRule="exact"/>
          </w:pPr>
        </w:pPrChange>
      </w:pPr>
    </w:p>
    <w:p w14:paraId="434AF10B" w14:textId="31EEE009" w:rsidR="007319B1" w:rsidDel="00054AE2" w:rsidRDefault="007319B1" w:rsidP="00054AE2">
      <w:pPr>
        <w:spacing w:after="0" w:line="360" w:lineRule="auto"/>
        <w:ind w:right="88" w:firstLine="415"/>
        <w:jc w:val="center"/>
        <w:rPr>
          <w:del w:id="410" w:author="simeng zhao" w:date="2018-02-02T14:09:00Z"/>
          <w:rFonts w:ascii="Times New Roman" w:hAnsi="Times New Roman"/>
          <w:sz w:val="20"/>
          <w:szCs w:val="20"/>
          <w:lang w:eastAsia="zh-CN"/>
        </w:rPr>
        <w:pPrChange w:id="411" w:author="simeng zhao" w:date="2018-02-02T14:09:00Z">
          <w:pPr>
            <w:spacing w:after="0" w:line="200" w:lineRule="exact"/>
          </w:pPr>
        </w:pPrChange>
      </w:pPr>
    </w:p>
    <w:p w14:paraId="2D0E0B90" w14:textId="3415955C" w:rsidR="007319B1" w:rsidDel="00054AE2" w:rsidRDefault="007319B1" w:rsidP="00054AE2">
      <w:pPr>
        <w:spacing w:after="0" w:line="360" w:lineRule="auto"/>
        <w:ind w:right="88" w:firstLine="415"/>
        <w:jc w:val="center"/>
        <w:rPr>
          <w:del w:id="412" w:author="simeng zhao" w:date="2018-02-02T14:09:00Z"/>
          <w:rFonts w:ascii="Times New Roman" w:hAnsi="Times New Roman"/>
          <w:sz w:val="20"/>
          <w:szCs w:val="20"/>
          <w:lang w:eastAsia="zh-CN"/>
        </w:rPr>
        <w:pPrChange w:id="413" w:author="simeng zhao" w:date="2018-02-02T14:09:00Z">
          <w:pPr>
            <w:spacing w:after="0" w:line="200" w:lineRule="exact"/>
          </w:pPr>
        </w:pPrChange>
      </w:pPr>
    </w:p>
    <w:p w14:paraId="0EDE6D14" w14:textId="3B0FA6F7" w:rsidR="007319B1" w:rsidDel="00054AE2" w:rsidRDefault="007319B1" w:rsidP="00054AE2">
      <w:pPr>
        <w:spacing w:after="0" w:line="360" w:lineRule="auto"/>
        <w:ind w:right="88" w:firstLine="415"/>
        <w:jc w:val="center"/>
        <w:rPr>
          <w:del w:id="414" w:author="simeng zhao" w:date="2018-02-02T14:09:00Z"/>
          <w:rFonts w:ascii="Times New Roman" w:hAnsi="Times New Roman"/>
          <w:sz w:val="20"/>
          <w:szCs w:val="20"/>
          <w:lang w:eastAsia="zh-CN"/>
        </w:rPr>
        <w:pPrChange w:id="415" w:author="simeng zhao" w:date="2018-02-02T14:09:00Z">
          <w:pPr>
            <w:spacing w:after="0" w:line="200" w:lineRule="exact"/>
          </w:pPr>
        </w:pPrChange>
      </w:pPr>
    </w:p>
    <w:p w14:paraId="060B62F9" w14:textId="62852294" w:rsidR="007319B1" w:rsidDel="00054AE2" w:rsidRDefault="007319B1" w:rsidP="00054AE2">
      <w:pPr>
        <w:spacing w:after="0" w:line="360" w:lineRule="auto"/>
        <w:ind w:right="88" w:firstLine="415"/>
        <w:jc w:val="center"/>
        <w:rPr>
          <w:del w:id="416" w:author="simeng zhao" w:date="2018-02-02T14:09:00Z"/>
          <w:rFonts w:ascii="Times New Roman" w:hAnsi="Times New Roman"/>
          <w:sz w:val="20"/>
          <w:szCs w:val="20"/>
          <w:lang w:eastAsia="zh-CN"/>
        </w:rPr>
        <w:pPrChange w:id="417" w:author="simeng zhao" w:date="2018-02-02T14:09:00Z">
          <w:pPr>
            <w:spacing w:after="0" w:line="200" w:lineRule="exact"/>
          </w:pPr>
        </w:pPrChange>
      </w:pPr>
    </w:p>
    <w:p w14:paraId="7DE0A19A" w14:textId="288C613B" w:rsidR="007319B1" w:rsidDel="00054AE2" w:rsidRDefault="007319B1" w:rsidP="00054AE2">
      <w:pPr>
        <w:spacing w:after="0" w:line="360" w:lineRule="auto"/>
        <w:ind w:right="88" w:firstLine="415"/>
        <w:jc w:val="center"/>
        <w:rPr>
          <w:del w:id="418" w:author="simeng zhao" w:date="2018-02-02T14:09:00Z"/>
          <w:rFonts w:ascii="Times New Roman" w:hAnsi="Times New Roman"/>
          <w:sz w:val="20"/>
          <w:szCs w:val="20"/>
          <w:lang w:eastAsia="zh-CN"/>
        </w:rPr>
        <w:pPrChange w:id="419" w:author="simeng zhao" w:date="2018-02-02T14:09:00Z">
          <w:pPr>
            <w:spacing w:after="0" w:line="200" w:lineRule="exact"/>
          </w:pPr>
        </w:pPrChange>
      </w:pPr>
    </w:p>
    <w:p w14:paraId="2DA48529" w14:textId="2C7AE9A1" w:rsidR="007319B1" w:rsidDel="00054AE2" w:rsidRDefault="007319B1" w:rsidP="00054AE2">
      <w:pPr>
        <w:spacing w:after="0" w:line="360" w:lineRule="auto"/>
        <w:ind w:right="88" w:firstLine="415"/>
        <w:jc w:val="center"/>
        <w:rPr>
          <w:del w:id="420" w:author="simeng zhao" w:date="2018-02-02T14:09:00Z"/>
          <w:rFonts w:ascii="Times New Roman" w:hAnsi="Times New Roman"/>
          <w:sz w:val="20"/>
          <w:szCs w:val="20"/>
          <w:lang w:eastAsia="zh-CN"/>
        </w:rPr>
        <w:pPrChange w:id="421" w:author="simeng zhao" w:date="2018-02-02T14:09:00Z">
          <w:pPr>
            <w:spacing w:after="0" w:line="200" w:lineRule="exact"/>
          </w:pPr>
        </w:pPrChange>
      </w:pPr>
    </w:p>
    <w:p w14:paraId="1B95453F" w14:textId="02618D20" w:rsidR="007319B1" w:rsidDel="00054AE2" w:rsidRDefault="007319B1" w:rsidP="00054AE2">
      <w:pPr>
        <w:spacing w:after="0" w:line="360" w:lineRule="auto"/>
        <w:ind w:right="88" w:firstLine="415"/>
        <w:jc w:val="center"/>
        <w:rPr>
          <w:del w:id="422" w:author="simeng zhao" w:date="2018-02-02T14:09:00Z"/>
          <w:rFonts w:ascii="Times New Roman" w:hAnsi="Times New Roman"/>
          <w:sz w:val="20"/>
          <w:szCs w:val="20"/>
          <w:lang w:eastAsia="zh-CN"/>
        </w:rPr>
        <w:pPrChange w:id="423" w:author="simeng zhao" w:date="2018-02-02T14:09:00Z">
          <w:pPr>
            <w:spacing w:after="0" w:line="200" w:lineRule="exact"/>
          </w:pPr>
        </w:pPrChange>
      </w:pPr>
    </w:p>
    <w:p w14:paraId="488E4313" w14:textId="736FAA9C" w:rsidR="007319B1" w:rsidDel="00054AE2" w:rsidRDefault="007319B1" w:rsidP="00054AE2">
      <w:pPr>
        <w:spacing w:after="0" w:line="360" w:lineRule="auto"/>
        <w:ind w:right="88" w:firstLine="415"/>
        <w:jc w:val="center"/>
        <w:rPr>
          <w:del w:id="424" w:author="simeng zhao" w:date="2018-02-02T14:09:00Z"/>
          <w:rFonts w:ascii="Times New Roman" w:hAnsi="Times New Roman"/>
          <w:sz w:val="20"/>
          <w:szCs w:val="20"/>
          <w:lang w:eastAsia="zh-CN"/>
        </w:rPr>
        <w:pPrChange w:id="425" w:author="simeng zhao" w:date="2018-02-02T14:09:00Z">
          <w:pPr>
            <w:spacing w:after="0" w:line="200" w:lineRule="exact"/>
          </w:pPr>
        </w:pPrChange>
      </w:pPr>
    </w:p>
    <w:p w14:paraId="14B00ACB" w14:textId="1DF12667" w:rsidR="007319B1" w:rsidDel="00054AE2" w:rsidRDefault="007319B1" w:rsidP="00054AE2">
      <w:pPr>
        <w:spacing w:after="0" w:line="360" w:lineRule="auto"/>
        <w:ind w:right="88" w:firstLine="415"/>
        <w:jc w:val="center"/>
        <w:rPr>
          <w:del w:id="426" w:author="simeng zhao" w:date="2018-02-02T14:09:00Z"/>
          <w:rFonts w:ascii="Times New Roman" w:hAnsi="Times New Roman"/>
          <w:sz w:val="20"/>
          <w:szCs w:val="20"/>
          <w:lang w:eastAsia="zh-CN"/>
        </w:rPr>
        <w:pPrChange w:id="427" w:author="simeng zhao" w:date="2018-02-02T14:09:00Z">
          <w:pPr>
            <w:spacing w:after="0" w:line="200" w:lineRule="exact"/>
          </w:pPr>
        </w:pPrChange>
      </w:pPr>
    </w:p>
    <w:p w14:paraId="409ACDE3" w14:textId="475AEE0C" w:rsidR="007319B1" w:rsidDel="00054AE2" w:rsidRDefault="007319B1" w:rsidP="00054AE2">
      <w:pPr>
        <w:spacing w:after="0" w:line="360" w:lineRule="auto"/>
        <w:ind w:right="88" w:firstLine="415"/>
        <w:jc w:val="center"/>
        <w:rPr>
          <w:del w:id="428" w:author="simeng zhao" w:date="2018-02-02T14:09:00Z"/>
          <w:rFonts w:ascii="Times New Roman" w:hAnsi="Times New Roman"/>
          <w:sz w:val="21"/>
          <w:szCs w:val="18"/>
          <w:lang w:eastAsia="zh-CN"/>
        </w:rPr>
        <w:pPrChange w:id="429" w:author="simeng zhao" w:date="2018-02-02T14:09:00Z">
          <w:pPr>
            <w:spacing w:after="0" w:line="240" w:lineRule="auto"/>
            <w:ind w:left="2542" w:right="2510"/>
            <w:jc w:val="center"/>
          </w:pPr>
        </w:pPrChange>
      </w:pPr>
    </w:p>
    <w:p w14:paraId="0DD94387" w14:textId="066B17C8" w:rsidR="007319B1" w:rsidDel="00054AE2" w:rsidRDefault="007319B1" w:rsidP="00054AE2">
      <w:pPr>
        <w:spacing w:after="0" w:line="360" w:lineRule="auto"/>
        <w:ind w:right="88" w:firstLine="415"/>
        <w:jc w:val="center"/>
        <w:rPr>
          <w:del w:id="430" w:author="simeng zhao" w:date="2018-02-02T14:09:00Z"/>
          <w:rFonts w:ascii="Times New Roman" w:hAnsi="Times New Roman"/>
          <w:sz w:val="21"/>
          <w:szCs w:val="18"/>
          <w:lang w:eastAsia="zh-CN"/>
        </w:rPr>
        <w:pPrChange w:id="431" w:author="simeng zhao" w:date="2018-02-02T14:09:00Z">
          <w:pPr>
            <w:spacing w:after="0" w:line="240" w:lineRule="auto"/>
            <w:ind w:left="2542" w:right="2510"/>
            <w:jc w:val="center"/>
          </w:pPr>
        </w:pPrChange>
      </w:pPr>
    </w:p>
    <w:p w14:paraId="63003F26" w14:textId="557C09D4" w:rsidR="007319B1" w:rsidDel="00054AE2" w:rsidRDefault="007319B1" w:rsidP="00054AE2">
      <w:pPr>
        <w:spacing w:after="0" w:line="360" w:lineRule="auto"/>
        <w:ind w:right="88" w:firstLine="415"/>
        <w:jc w:val="center"/>
        <w:rPr>
          <w:del w:id="432" w:author="simeng zhao" w:date="2018-02-02T14:09:00Z"/>
          <w:rFonts w:ascii="Times New Roman" w:hAnsi="Times New Roman"/>
          <w:sz w:val="21"/>
          <w:szCs w:val="18"/>
          <w:lang w:eastAsia="zh-CN"/>
        </w:rPr>
        <w:pPrChange w:id="433" w:author="simeng zhao" w:date="2018-02-02T14:09:00Z">
          <w:pPr>
            <w:spacing w:after="0" w:line="240" w:lineRule="auto"/>
            <w:ind w:left="2542" w:right="2510"/>
            <w:jc w:val="center"/>
          </w:pPr>
        </w:pPrChange>
      </w:pPr>
    </w:p>
    <w:p w14:paraId="1B837BFC" w14:textId="6A1111C9" w:rsidR="007319B1" w:rsidRDefault="007319B1" w:rsidP="00054AE2">
      <w:pPr>
        <w:spacing w:after="0" w:line="360" w:lineRule="auto"/>
        <w:ind w:right="88" w:firstLine="415"/>
        <w:jc w:val="center"/>
        <w:rPr>
          <w:rFonts w:ascii="Times New Roman" w:hAnsi="Times New Roman"/>
          <w:sz w:val="21"/>
          <w:szCs w:val="18"/>
          <w:lang w:eastAsia="zh-CN"/>
        </w:rPr>
        <w:pPrChange w:id="434" w:author="simeng zhao" w:date="2018-02-02T14:09:00Z">
          <w:pPr>
            <w:spacing w:after="0" w:line="240" w:lineRule="auto"/>
            <w:ind w:right="-51"/>
            <w:jc w:val="center"/>
            <w:outlineLvl w:val="4"/>
          </w:pPr>
        </w:pPrChange>
      </w:pPr>
      <w:r>
        <w:rPr>
          <w:rFonts w:ascii="Times New Roman" w:hAnsi="Times New Roman"/>
          <w:sz w:val="18"/>
          <w:szCs w:val="18"/>
          <w:lang w:eastAsia="zh-CN"/>
        </w:rPr>
        <w:t>图</w:t>
      </w:r>
      <w:r>
        <w:rPr>
          <w:rFonts w:ascii="Times New Roman" w:hAnsi="Times New Roman"/>
          <w:sz w:val="18"/>
          <w:szCs w:val="18"/>
          <w:lang w:eastAsia="zh-CN"/>
        </w:rPr>
        <w:t xml:space="preserve">4-11 </w:t>
      </w:r>
      <w:r>
        <w:rPr>
          <w:rFonts w:ascii="Times New Roman" w:hAnsi="Times New Roman"/>
          <w:sz w:val="18"/>
          <w:szCs w:val="18"/>
          <w:lang w:eastAsia="zh-CN"/>
        </w:rPr>
        <w:t>分段存储管理的地址转换和存储保护</w:t>
      </w:r>
    </w:p>
    <w:p w14:paraId="70630D1B" w14:textId="77777777" w:rsidR="002C47EC" w:rsidRDefault="002C47EC" w:rsidP="00054AE2">
      <w:pPr>
        <w:pStyle w:val="afb"/>
        <w:ind w:firstLine="482"/>
        <w:rPr>
          <w:ins w:id="435" w:author="simeng zhao" w:date="2018-01-30T14:44:00Z"/>
          <w:strike/>
          <w:color w:val="BF8F00" w:themeColor="accent4" w:themeShade="BF"/>
          <w14:textFill>
            <w14:solidFill>
              <w14:schemeClr w14:val="accent4">
                <w14:lumMod w14:val="75000"/>
                <w14:lumMod w14:val="75000"/>
              </w14:schemeClr>
            </w14:solidFill>
          </w14:textFill>
        </w:rPr>
        <w:pPrChange w:id="436" w:author="simeng zhao" w:date="2018-02-02T14:09:00Z">
          <w:pPr>
            <w:spacing w:after="0" w:line="360" w:lineRule="auto"/>
            <w:ind w:right="88" w:firstLine="415"/>
            <w:jc w:val="both"/>
          </w:pPr>
        </w:pPrChange>
      </w:pPr>
      <w:commentRangeStart w:id="437"/>
      <w:ins w:id="438" w:author="simeng zhao" w:date="2018-01-30T14:44:00Z">
        <w:r>
          <w:rPr>
            <w:noProof/>
            <w:sz w:val="24"/>
          </w:rPr>
          <w:drawing>
            <wp:inline distT="0" distB="0" distL="0" distR="0" wp14:anchorId="04B1F737" wp14:editId="70F62974">
              <wp:extent cx="5274310" cy="2728595"/>
              <wp:effectExtent l="0" t="0" r="2540" b="0"/>
              <wp:docPr id="558" name="图片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2728770"/>
                      </a:xfrm>
                      <a:prstGeom prst="rect">
                        <a:avLst/>
                      </a:prstGeom>
                      <a:noFill/>
                      <a:ln>
                        <a:noFill/>
                      </a:ln>
                    </pic:spPr>
                  </pic:pic>
                </a:graphicData>
              </a:graphic>
            </wp:inline>
          </w:drawing>
        </w:r>
        <w:commentRangeEnd w:id="437"/>
        <w:r>
          <w:rPr>
            <w:rStyle w:val="af6"/>
            <w:rFonts w:eastAsiaTheme="minorEastAsia" w:cstheme="minorBidi"/>
            <w:kern w:val="2"/>
          </w:rPr>
          <w:commentReference w:id="437"/>
        </w:r>
      </w:ins>
    </w:p>
    <w:p w14:paraId="22FAC46A" w14:textId="77777777" w:rsidR="002C47EC" w:rsidRDefault="002C47EC" w:rsidP="00054AE2">
      <w:pPr>
        <w:pStyle w:val="afb"/>
        <w:rPr>
          <w:ins w:id="439" w:author="simeng zhao" w:date="2018-01-30T14:44:00Z"/>
        </w:rPr>
        <w:pPrChange w:id="440" w:author="simeng zhao" w:date="2018-02-02T14:09:00Z">
          <w:pPr>
            <w:spacing w:before="15"/>
            <w:jc w:val="both"/>
          </w:pPr>
        </w:pPrChange>
      </w:pPr>
      <w:ins w:id="441" w:author="simeng zhao" w:date="2018-01-30T14:44:00Z">
        <w:r>
          <w:rPr>
            <w:rFonts w:hint="eastAsia"/>
          </w:rPr>
          <w:t>上图为</w:t>
        </w:r>
        <w:r>
          <w:rPr>
            <w:rFonts w:hint="eastAsia"/>
          </w:rPr>
          <w:t>intel</w:t>
        </w:r>
        <w:r>
          <w:t xml:space="preserve"> </w:t>
        </w:r>
        <w:r>
          <w:rPr>
            <w:rFonts w:hint="eastAsia"/>
          </w:rPr>
          <w:t>ia-</w:t>
        </w:r>
        <w:r>
          <w:t>32</w:t>
        </w:r>
        <w:r>
          <w:rPr>
            <w:rFonts w:hint="eastAsia"/>
          </w:rPr>
          <w:t>架构中对于段</w:t>
        </w:r>
        <w:r w:rsidRPr="00054AE2">
          <w:rPr>
            <w:rFonts w:hint="eastAsia"/>
            <w:color w:val="2E74B5" w:themeColor="accent5" w:themeShade="BF"/>
            <w:szCs w:val="18"/>
            <w14:textFill>
              <w14:solidFill>
                <w14:schemeClr w14:val="accent5">
                  <w14:lumMod w14:val="75000"/>
                  <w14:lumMod w14:val="75000"/>
                </w14:schemeClr>
              </w14:solidFill>
            </w14:textFill>
          </w:rPr>
          <w:t>式存储的地址变化方式，由于处理器运行模式的不同，段地址的长度分为</w:t>
        </w:r>
        <w:r w:rsidRPr="00054AE2">
          <w:rPr>
            <w:rFonts w:hint="eastAsia"/>
            <w:color w:val="2E74B5" w:themeColor="accent5" w:themeShade="BF"/>
            <w:szCs w:val="18"/>
            <w14:textFill>
              <w14:solidFill>
                <w14:schemeClr w14:val="accent5">
                  <w14:lumMod w14:val="75000"/>
                  <w14:lumMod w14:val="75000"/>
                </w14:schemeClr>
              </w14:solidFill>
            </w14:textFill>
          </w:rPr>
          <w:t>3</w:t>
        </w:r>
        <w:r w:rsidRPr="00274F96">
          <w:rPr>
            <w:color w:val="2E74B5" w:themeColor="accent5" w:themeShade="BF"/>
            <w:szCs w:val="18"/>
            <w14:textFill>
              <w14:solidFill>
                <w14:schemeClr w14:val="accent5">
                  <w14:lumMod w14:val="75000"/>
                  <w14:lumMod w14:val="75000"/>
                </w14:schemeClr>
              </w14:solidFill>
            </w14:textFill>
          </w:rPr>
          <w:t>2</w:t>
        </w:r>
        <w:r w:rsidRPr="00274F96">
          <w:rPr>
            <w:rFonts w:hint="eastAsia"/>
            <w:color w:val="2E74B5" w:themeColor="accent5" w:themeShade="BF"/>
            <w:szCs w:val="18"/>
            <w14:textFill>
              <w14:solidFill>
                <w14:schemeClr w14:val="accent5">
                  <w14:lumMod w14:val="75000"/>
                  <w14:lumMod w14:val="75000"/>
                </w14:schemeClr>
              </w14:solidFill>
            </w14:textFill>
          </w:rPr>
          <w:t>位和</w:t>
        </w:r>
        <w:r w:rsidRPr="00274F96">
          <w:rPr>
            <w:rFonts w:hint="eastAsia"/>
            <w:color w:val="2E74B5" w:themeColor="accent5" w:themeShade="BF"/>
            <w:szCs w:val="18"/>
            <w14:textFill>
              <w14:solidFill>
                <w14:schemeClr w14:val="accent5">
                  <w14:lumMod w14:val="75000"/>
                  <w14:lumMod w14:val="75000"/>
                </w14:schemeClr>
              </w14:solidFill>
            </w14:textFill>
          </w:rPr>
          <w:t>6</w:t>
        </w:r>
        <w:r w:rsidRPr="00D12645">
          <w:rPr>
            <w:color w:val="2E74B5" w:themeColor="accent5" w:themeShade="BF"/>
            <w:szCs w:val="18"/>
            <w14:textFill>
              <w14:solidFill>
                <w14:schemeClr w14:val="accent5">
                  <w14:lumMod w14:val="75000"/>
                  <w14:lumMod w14:val="75000"/>
                </w14:schemeClr>
              </w14:solidFill>
            </w14:textFill>
          </w:rPr>
          <w:t>4</w:t>
        </w:r>
        <w:r w:rsidRPr="00D12645">
          <w:rPr>
            <w:rFonts w:hint="eastAsia"/>
            <w:color w:val="2E74B5" w:themeColor="accent5" w:themeShade="BF"/>
            <w:szCs w:val="18"/>
            <w14:textFill>
              <w14:solidFill>
                <w14:schemeClr w14:val="accent5">
                  <w14:lumMod w14:val="75000"/>
                  <w14:lumMod w14:val="75000"/>
                </w14:schemeClr>
              </w14:solidFill>
            </w14:textFill>
          </w:rPr>
          <w:t>位两种情况，但是段号的长度都是一</w:t>
        </w:r>
        <w:r>
          <w:rPr>
            <w:rFonts w:hint="eastAsia"/>
          </w:rPr>
          <w:t>致的。可以从中看出段式存储地址变化的具体流程</w:t>
        </w:r>
      </w:ins>
    </w:p>
    <w:p w14:paraId="094DD6E0" w14:textId="391D0DF1" w:rsidR="002C47EC" w:rsidRDefault="00054AE2" w:rsidP="00054AE2">
      <w:pPr>
        <w:pStyle w:val="afb"/>
        <w:rPr>
          <w:ins w:id="442" w:author="simeng zhao" w:date="2018-01-30T14:44:00Z"/>
        </w:rPr>
        <w:pPrChange w:id="443" w:author="simeng zhao" w:date="2018-02-02T14:09:00Z">
          <w:pPr>
            <w:pStyle w:val="af2"/>
            <w:numPr>
              <w:numId w:val="2"/>
            </w:numPr>
            <w:spacing w:before="15"/>
            <w:ind w:left="360" w:firstLineChars="0" w:hanging="360"/>
            <w:jc w:val="both"/>
          </w:pPr>
        </w:pPrChange>
      </w:pPr>
      <w:ins w:id="444" w:author="simeng zhao" w:date="2018-02-02T14:04:00Z">
        <w:r>
          <w:rPr>
            <w:rFonts w:hint="eastAsia"/>
          </w:rPr>
          <w:t>1</w:t>
        </w:r>
        <w:r>
          <w:t>.</w:t>
        </w:r>
      </w:ins>
      <w:ins w:id="445" w:author="simeng zhao" w:date="2018-01-30T14:44:00Z">
        <w:r w:rsidR="002C47EC">
          <w:rPr>
            <w:rFonts w:hint="eastAsia"/>
          </w:rPr>
          <w:t>从段表控制寄存器中得到当前段表。</w:t>
        </w:r>
      </w:ins>
    </w:p>
    <w:p w14:paraId="0A3903FA" w14:textId="7C467B67" w:rsidR="002C47EC" w:rsidRDefault="00054AE2" w:rsidP="00054AE2">
      <w:pPr>
        <w:pStyle w:val="afb"/>
        <w:rPr>
          <w:ins w:id="446" w:author="simeng zhao" w:date="2018-01-30T14:44:00Z"/>
        </w:rPr>
        <w:pPrChange w:id="447" w:author="simeng zhao" w:date="2018-02-02T14:09:00Z">
          <w:pPr>
            <w:pStyle w:val="af2"/>
            <w:numPr>
              <w:numId w:val="2"/>
            </w:numPr>
            <w:spacing w:before="15"/>
            <w:ind w:left="360" w:firstLineChars="0" w:hanging="360"/>
            <w:jc w:val="both"/>
          </w:pPr>
        </w:pPrChange>
      </w:pPr>
      <w:ins w:id="448" w:author="simeng zhao" w:date="2018-02-02T14:04:00Z">
        <w:r>
          <w:rPr>
            <w:rFonts w:hint="eastAsia"/>
          </w:rPr>
          <w:t>2</w:t>
        </w:r>
        <w:r>
          <w:t>.</w:t>
        </w:r>
      </w:ins>
      <w:ins w:id="449" w:author="simeng zhao" w:date="2018-01-30T14:44:00Z">
        <w:r w:rsidR="002C47EC">
          <w:rPr>
            <w:rFonts w:hint="eastAsia"/>
          </w:rPr>
          <w:t>根据逻辑地址中的段号来查段表，得到该段始址和限长。</w:t>
        </w:r>
      </w:ins>
    </w:p>
    <w:p w14:paraId="485A54ED" w14:textId="579FA112" w:rsidR="002C47EC" w:rsidRDefault="00054AE2" w:rsidP="00054AE2">
      <w:pPr>
        <w:pStyle w:val="afb"/>
        <w:rPr>
          <w:ins w:id="450" w:author="simeng zhao" w:date="2018-01-30T14:44:00Z"/>
        </w:rPr>
        <w:pPrChange w:id="451" w:author="simeng zhao" w:date="2018-02-02T14:09:00Z">
          <w:pPr>
            <w:pStyle w:val="af2"/>
            <w:numPr>
              <w:numId w:val="2"/>
            </w:numPr>
            <w:spacing w:before="15"/>
            <w:ind w:left="360" w:firstLineChars="0" w:hanging="360"/>
            <w:jc w:val="both"/>
          </w:pPr>
        </w:pPrChange>
      </w:pPr>
      <w:ins w:id="452" w:author="simeng zhao" w:date="2018-02-02T14:04:00Z">
        <w:r>
          <w:rPr>
            <w:rFonts w:hint="eastAsia"/>
          </w:rPr>
          <w:lastRenderedPageBreak/>
          <w:t>3</w:t>
        </w:r>
        <w:r>
          <w:t>.</w:t>
        </w:r>
      </w:ins>
      <w:ins w:id="453" w:author="simeng zhao" w:date="2018-01-30T14:44:00Z">
        <w:r w:rsidR="002C47EC">
          <w:rPr>
            <w:rFonts w:hint="eastAsia"/>
          </w:rPr>
          <w:t>把单元号和段长作比较</w:t>
        </w:r>
      </w:ins>
    </w:p>
    <w:p w14:paraId="4C78F066" w14:textId="1FD763D9" w:rsidR="002C47EC" w:rsidRDefault="00054AE2" w:rsidP="00054AE2">
      <w:pPr>
        <w:pStyle w:val="afb"/>
        <w:rPr>
          <w:ins w:id="454" w:author="simeng zhao" w:date="2018-01-30T14:44:00Z"/>
        </w:rPr>
        <w:pPrChange w:id="455" w:author="simeng zhao" w:date="2018-02-02T14:09:00Z">
          <w:pPr>
            <w:pStyle w:val="af2"/>
            <w:numPr>
              <w:ilvl w:val="1"/>
              <w:numId w:val="2"/>
            </w:numPr>
            <w:spacing w:before="15"/>
            <w:ind w:left="840" w:firstLineChars="0" w:hanging="420"/>
            <w:jc w:val="both"/>
          </w:pPr>
        </w:pPrChange>
      </w:pPr>
      <w:ins w:id="456" w:author="simeng zhao" w:date="2018-02-02T14:04:00Z">
        <w:r>
          <w:rPr>
            <w:rFonts w:hint="eastAsia"/>
          </w:rPr>
          <w:t>4</w:t>
        </w:r>
        <w:r>
          <w:t>.</w:t>
        </w:r>
      </w:ins>
      <w:ins w:id="457" w:author="simeng zhao" w:date="2018-01-30T14:44:00Z">
        <w:r w:rsidR="002C47EC">
          <w:rPr>
            <w:rFonts w:hint="eastAsia"/>
          </w:rPr>
          <w:t>超过了段长就要发生越界中断，因为他是个非法的地址访问，</w:t>
        </w:r>
      </w:ins>
    </w:p>
    <w:p w14:paraId="56AB4CE6" w14:textId="60157426" w:rsidR="002C47EC" w:rsidRDefault="00054AE2" w:rsidP="00054AE2">
      <w:pPr>
        <w:pStyle w:val="afb"/>
        <w:rPr>
          <w:ins w:id="458" w:author="simeng zhao" w:date="2018-01-30T14:44:00Z"/>
        </w:rPr>
        <w:pPrChange w:id="459" w:author="simeng zhao" w:date="2018-02-02T14:09:00Z">
          <w:pPr>
            <w:pStyle w:val="af2"/>
            <w:numPr>
              <w:ilvl w:val="1"/>
              <w:numId w:val="2"/>
            </w:numPr>
            <w:spacing w:before="15"/>
            <w:ind w:left="840" w:firstLineChars="0" w:hanging="420"/>
            <w:jc w:val="both"/>
          </w:pPr>
        </w:pPrChange>
      </w:pPr>
      <w:ins w:id="460" w:author="simeng zhao" w:date="2018-02-02T14:04:00Z">
        <w:r>
          <w:rPr>
            <w:rFonts w:hint="eastAsia"/>
          </w:rPr>
          <w:t>5</w:t>
        </w:r>
        <w:r>
          <w:t>.</w:t>
        </w:r>
      </w:ins>
      <w:ins w:id="461" w:author="simeng zhao" w:date="2018-01-30T14:44:00Z">
        <w:r w:rsidR="002C47EC">
          <w:rPr>
            <w:rFonts w:hint="eastAsia"/>
          </w:rPr>
          <w:t>否则把基址和单元号相加，形成程序所请求的绝对地址。</w:t>
        </w:r>
      </w:ins>
    </w:p>
    <w:p w14:paraId="1E382A98" w14:textId="77777777" w:rsidR="007319B1" w:rsidRPr="002C47EC" w:rsidRDefault="007319B1">
      <w:pPr>
        <w:spacing w:before="18" w:after="0" w:line="260" w:lineRule="exact"/>
        <w:rPr>
          <w:rFonts w:ascii="Times New Roman" w:hAnsi="Times New Roman"/>
          <w:sz w:val="26"/>
          <w:szCs w:val="26"/>
          <w:lang w:eastAsia="zh-CN"/>
        </w:rPr>
      </w:pPr>
    </w:p>
    <w:p w14:paraId="6BC6DDF6"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4.4.3</w:t>
      </w:r>
      <w:r>
        <w:rPr>
          <w:rFonts w:ascii="Times New Roman" w:hAnsi="Times New Roman"/>
          <w:b/>
          <w:spacing w:val="-1"/>
          <w:sz w:val="24"/>
          <w:szCs w:val="24"/>
          <w:lang w:eastAsia="zh-CN"/>
        </w:rPr>
        <w:t xml:space="preserve">　分段存储管理共享和保护</w:t>
      </w:r>
    </w:p>
    <w:p w14:paraId="473E10EA" w14:textId="77777777" w:rsidR="007319B1" w:rsidRDefault="007319B1">
      <w:pPr>
        <w:spacing w:before="6" w:after="0" w:line="110" w:lineRule="exact"/>
        <w:rPr>
          <w:rFonts w:ascii="Times New Roman" w:hAnsi="Times New Roman"/>
          <w:sz w:val="11"/>
          <w:szCs w:val="11"/>
          <w:lang w:eastAsia="zh-CN"/>
        </w:rPr>
      </w:pPr>
    </w:p>
    <w:p w14:paraId="331BC63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对于分段存储管理来说，由于它是基于逻辑含义来划分的信息单位，逻辑上相关的程序和数据不会被分割，而安排在内存中一个连续分段中，故地址转换比较简单。与分页共享类似，若多个进程段表中的某段指向内存相同地址，内存中以该处为起始地址的某段便可被共享。为了便于共享，系统中常建立一张共享段表，用来记录所有共享段，内容有：段名、共享计数、段长、段首址、保护位等。当多个进程共享同一段时，这些进程的段表中的表项指向共享段表中的同一表目。保护位用来对共享段实施保护，如禁写、禁修改等。</w:t>
      </w:r>
    </w:p>
    <w:p w14:paraId="4B90D4D9"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4.4.4  </w:t>
      </w:r>
      <w:r>
        <w:rPr>
          <w:rFonts w:ascii="Times New Roman" w:hAnsi="Times New Roman"/>
          <w:b/>
          <w:spacing w:val="-1"/>
          <w:sz w:val="24"/>
          <w:szCs w:val="24"/>
          <w:lang w:eastAsia="zh-CN"/>
        </w:rPr>
        <w:t>分段和分页比较</w:t>
      </w:r>
    </w:p>
    <w:p w14:paraId="0E4255A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分段是信息的逻辑单位，由源程序的逻辑结构及含义所决定，是用户可见的，段长由用户根据需要来确定，段起始地址可从任何内存地址开始。在分段方式中，源程序</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（段号、段内位移）经链接装配后仍保持二维（地址）结构，引入目的是满足用户模块化程序设计的需要。</w:t>
      </w:r>
    </w:p>
    <w:p w14:paraId="21DC08A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分页是信息的物理单位，与源程序的逻辑结构无关，是用户不可见的，页长由系统</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（硬件）确定，页面只能从页大小的整数倍地址开始。在分页方式中，源程序</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（页号、页内位移）经链接装配后变成一维（地址）结构，引入目的是实现离散分配并提高内存利用率</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114508F3" w14:textId="77777777" w:rsidR="007319B1" w:rsidRDefault="007319B1">
      <w:pPr>
        <w:spacing w:after="0" w:line="240" w:lineRule="auto"/>
        <w:ind w:right="-23"/>
        <w:jc w:val="center"/>
        <w:outlineLvl w:val="1"/>
        <w:rPr>
          <w:rFonts w:ascii="Times New Roman" w:hAnsi="Times New Roman"/>
          <w:b/>
          <w:bCs/>
          <w:sz w:val="30"/>
          <w:szCs w:val="30"/>
          <w:lang w:eastAsia="zh-CN"/>
        </w:rPr>
      </w:pPr>
      <w:r>
        <w:rPr>
          <w:rFonts w:ascii="Times New Roman" w:hAnsi="Times New Roman"/>
          <w:b/>
          <w:bCs/>
          <w:position w:val="-1"/>
          <w:sz w:val="30"/>
          <w:szCs w:val="30"/>
          <w:highlight w:val="lightGray"/>
          <w:u w:val="single" w:color="000000"/>
          <w:lang w:eastAsia="zh-CN"/>
        </w:rPr>
        <w:t>4.5</w:t>
      </w:r>
      <w:r>
        <w:rPr>
          <w:rFonts w:ascii="Times New Roman" w:hAnsi="Times New Roman"/>
          <w:b/>
          <w:bCs/>
          <w:position w:val="-1"/>
          <w:sz w:val="30"/>
          <w:szCs w:val="30"/>
          <w:u w:val="single" w:color="000000"/>
          <w:lang w:eastAsia="zh-CN"/>
        </w:rPr>
        <w:t xml:space="preserve">  </w:t>
      </w:r>
      <w:r>
        <w:rPr>
          <w:rFonts w:ascii="Times New Roman" w:hAnsi="Times New Roman"/>
          <w:b/>
          <w:bCs/>
          <w:sz w:val="30"/>
          <w:szCs w:val="30"/>
          <w:u w:val="single" w:color="000000"/>
          <w:lang w:eastAsia="zh-CN"/>
        </w:rPr>
        <w:t>虚拟存储管理</w:t>
      </w:r>
    </w:p>
    <w:p w14:paraId="207505AE"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4.5.1  </w:t>
      </w:r>
      <w:r>
        <w:rPr>
          <w:rFonts w:ascii="Times New Roman" w:hAnsi="Times New Roman"/>
          <w:b/>
          <w:spacing w:val="-1"/>
          <w:sz w:val="24"/>
          <w:szCs w:val="24"/>
          <w:lang w:eastAsia="zh-CN"/>
        </w:rPr>
        <w:t>虚拟存储器概念</w:t>
      </w:r>
    </w:p>
    <w:p w14:paraId="4467AEEA" w14:textId="136FD855"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前面所介绍的存储管理称为实存管理，必须为进程分配足够内存空间，装入其全部信息，否则就无法运行。把进程全部信息装入内存后，实际上并非同时使用，有些部分运行一遍，有些部分暂时不用，或某种条件下才使用，让进程全部信息驻留于内存是对宝贵内存资源的极大浪费，会降低内存利用率。于是，提出新的想法：能否把物理内存扩大到大容量磁盘上，把磁盘空间当作内存的一部分，进程的程序和数据通常部分放在内存中，部分放在磁盘上。程序运行时，它执行的指令或访问的数据</w:t>
      </w:r>
      <w:del w:id="462" w:author="simeng zhao" w:date="2018-02-02T15:06:00Z">
        <w:r w:rsidDel="00274F96">
          <w:rPr>
            <w:rFonts w:ascii="Times New Roman" w:hAnsi="Times New Roman"/>
            <w:spacing w:val="10"/>
            <w:sz w:val="21"/>
            <w:szCs w:val="21"/>
            <w:lang w:eastAsia="zh-CN"/>
          </w:rPr>
          <w:delText>究竟在哪儿则</w:delText>
        </w:r>
      </w:del>
      <w:ins w:id="463" w:author="simeng zhao" w:date="2018-02-02T15:06:00Z">
        <w:r w:rsidR="00D12645" w:rsidRPr="00D12645">
          <w:rPr>
            <w:rFonts w:ascii="Times New Roman" w:hAnsi="Times New Roman" w:hint="eastAsia"/>
            <w:color w:val="0000FF"/>
            <w:spacing w:val="10"/>
            <w:sz w:val="21"/>
            <w:szCs w:val="21"/>
            <w:lang w:eastAsia="zh-CN"/>
            <w:rPrChange w:id="464" w:author="simeng zhao" w:date="2018-02-02T15:07:00Z">
              <w:rPr>
                <w:rFonts w:ascii="Times New Roman" w:hAnsi="Times New Roman" w:hint="eastAsia"/>
                <w:spacing w:val="10"/>
                <w:sz w:val="21"/>
                <w:szCs w:val="21"/>
                <w:lang w:eastAsia="zh-CN"/>
              </w:rPr>
            </w:rPrChange>
          </w:rPr>
          <w:t>的存储位置</w:t>
        </w:r>
      </w:ins>
      <w:r>
        <w:rPr>
          <w:rFonts w:ascii="Times New Roman" w:hAnsi="Times New Roman"/>
          <w:spacing w:val="10"/>
          <w:sz w:val="21"/>
          <w:szCs w:val="21"/>
          <w:lang w:eastAsia="zh-CN"/>
        </w:rPr>
        <w:t>由存储管理负责判断，并针对情况采取相应步骤，这就是虚存储管理技术的基本思路。当程序执行的指令或访问的数据在内存中时，可顺利执行；如果在磁盘上，为了继续执行，由系统自动将这部分信息从磁盘装入，这称</w:t>
      </w:r>
      <w:r>
        <w:rPr>
          <w:rFonts w:ascii="Times New Roman" w:hAnsi="Times New Roman"/>
          <w:spacing w:val="10"/>
          <w:sz w:val="21"/>
          <w:szCs w:val="21"/>
          <w:lang w:eastAsia="zh-CN"/>
        </w:rPr>
        <w:t>“</w:t>
      </w:r>
      <w:r>
        <w:rPr>
          <w:rFonts w:ascii="Times New Roman" w:hAnsi="Times New Roman"/>
          <w:spacing w:val="10"/>
          <w:sz w:val="21"/>
          <w:szCs w:val="21"/>
          <w:lang w:eastAsia="zh-CN"/>
        </w:rPr>
        <w:t>部分装入</w:t>
      </w:r>
      <w:r>
        <w:rPr>
          <w:rFonts w:ascii="Times New Roman" w:hAnsi="Times New Roman"/>
          <w:spacing w:val="10"/>
          <w:sz w:val="21"/>
          <w:szCs w:val="21"/>
          <w:lang w:eastAsia="zh-CN"/>
        </w:rPr>
        <w:t>”</w:t>
      </w:r>
      <w:r>
        <w:rPr>
          <w:rFonts w:ascii="Times New Roman" w:hAnsi="Times New Roman"/>
          <w:spacing w:val="10"/>
          <w:sz w:val="21"/>
          <w:szCs w:val="21"/>
          <w:lang w:eastAsia="zh-CN"/>
        </w:rPr>
        <w:t>；如此刻没有足够的空闲内存空间，便把内存中暂时不用的信息移至磁盘，这称</w:t>
      </w:r>
      <w:r>
        <w:rPr>
          <w:rFonts w:ascii="Times New Roman" w:hAnsi="Times New Roman"/>
          <w:spacing w:val="10"/>
          <w:sz w:val="21"/>
          <w:szCs w:val="21"/>
          <w:lang w:eastAsia="zh-CN"/>
        </w:rPr>
        <w:t>“</w:t>
      </w:r>
      <w:r>
        <w:rPr>
          <w:rFonts w:ascii="Times New Roman" w:hAnsi="Times New Roman"/>
          <w:spacing w:val="10"/>
          <w:sz w:val="21"/>
          <w:szCs w:val="21"/>
          <w:lang w:eastAsia="zh-CN"/>
        </w:rPr>
        <w:t>部分替换</w:t>
      </w:r>
      <w:r>
        <w:rPr>
          <w:rFonts w:ascii="Times New Roman" w:hAnsi="Times New Roman"/>
          <w:spacing w:val="10"/>
          <w:sz w:val="21"/>
          <w:szCs w:val="21"/>
          <w:lang w:eastAsia="zh-CN"/>
        </w:rPr>
        <w:t>”</w:t>
      </w:r>
      <w:r>
        <w:rPr>
          <w:rFonts w:ascii="Times New Roman" w:hAnsi="Times New Roman"/>
          <w:spacing w:val="10"/>
          <w:sz w:val="21"/>
          <w:szCs w:val="21"/>
          <w:lang w:eastAsia="zh-CN"/>
        </w:rPr>
        <w:t>。如果</w:t>
      </w:r>
      <w:r>
        <w:rPr>
          <w:rFonts w:ascii="Times New Roman" w:hAnsi="Times New Roman"/>
          <w:spacing w:val="10"/>
          <w:sz w:val="21"/>
          <w:szCs w:val="21"/>
          <w:lang w:eastAsia="zh-CN"/>
        </w:rPr>
        <w:t>“</w:t>
      </w:r>
      <w:r>
        <w:rPr>
          <w:rFonts w:ascii="Times New Roman" w:hAnsi="Times New Roman"/>
          <w:spacing w:val="10"/>
          <w:sz w:val="21"/>
          <w:szCs w:val="21"/>
          <w:lang w:eastAsia="zh-CN"/>
        </w:rPr>
        <w:t>部分装入、部分替换</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能够实现，那么，当内存空间小于进程的需要量时，进程也能运行；更进一步，当多个进程的总长超出内存总容量时，</w:t>
      </w:r>
      <w:r>
        <w:rPr>
          <w:rFonts w:ascii="Times New Roman" w:hAnsi="Times New Roman"/>
          <w:spacing w:val="10"/>
          <w:sz w:val="21"/>
          <w:szCs w:val="21"/>
          <w:lang w:eastAsia="zh-CN"/>
        </w:rPr>
        <w:lastRenderedPageBreak/>
        <w:t>也可将进程全部装入内存，实现多道程序运行。这样，不仅能充分地利用内存空间，而且用户编程时不必考虑物理内存的实际容量，允许用户的逻辑地址空间大于内存物理地址空间，对于用户而言，好像计算机系统具有一个容量硕大的</w:t>
      </w:r>
      <w:r>
        <w:rPr>
          <w:rFonts w:ascii="Times New Roman" w:hAnsi="Times New Roman"/>
          <w:spacing w:val="10"/>
          <w:sz w:val="21"/>
          <w:szCs w:val="21"/>
          <w:lang w:eastAsia="zh-CN"/>
        </w:rPr>
        <w:t>“</w:t>
      </w:r>
      <w:r>
        <w:rPr>
          <w:rFonts w:ascii="Times New Roman" w:hAnsi="Times New Roman"/>
          <w:spacing w:val="10"/>
          <w:sz w:val="21"/>
          <w:szCs w:val="21"/>
          <w:lang w:eastAsia="zh-CN"/>
        </w:rPr>
        <w:t>内存</w:t>
      </w:r>
      <w:r>
        <w:rPr>
          <w:rFonts w:ascii="Times New Roman" w:hAnsi="Times New Roman"/>
          <w:spacing w:val="10"/>
          <w:sz w:val="21"/>
          <w:szCs w:val="21"/>
          <w:lang w:eastAsia="zh-CN"/>
        </w:rPr>
        <w:t>”</w:t>
      </w:r>
      <w:r>
        <w:rPr>
          <w:rFonts w:ascii="Times New Roman" w:hAnsi="Times New Roman"/>
          <w:spacing w:val="10"/>
          <w:sz w:val="21"/>
          <w:szCs w:val="21"/>
          <w:lang w:eastAsia="zh-CN"/>
        </w:rPr>
        <w:t>，称其为</w:t>
      </w:r>
      <w:r>
        <w:rPr>
          <w:rFonts w:ascii="Times New Roman" w:hAnsi="Times New Roman"/>
          <w:spacing w:val="10"/>
          <w:sz w:val="21"/>
          <w:szCs w:val="21"/>
          <w:lang w:eastAsia="zh-CN"/>
        </w:rPr>
        <w:t>“</w:t>
      </w:r>
      <w:r>
        <w:rPr>
          <w:rFonts w:ascii="Times New Roman" w:hAnsi="Times New Roman"/>
          <w:spacing w:val="10"/>
          <w:sz w:val="21"/>
          <w:szCs w:val="21"/>
          <w:lang w:eastAsia="zh-CN"/>
        </w:rPr>
        <w:t>虚拟内存或虚拟存储器</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virtual memory</w:t>
      </w:r>
      <w:r>
        <w:rPr>
          <w:rFonts w:ascii="Times New Roman" w:hAnsi="Times New Roman"/>
          <w:spacing w:val="10"/>
          <w:sz w:val="21"/>
          <w:szCs w:val="21"/>
          <w:lang w:eastAsia="zh-CN"/>
        </w:rPr>
        <w:t>）（</w:t>
      </w:r>
      <w:r>
        <w:rPr>
          <w:rFonts w:ascii="Times New Roman" w:hAnsi="Times New Roman"/>
          <w:spacing w:val="10"/>
          <w:sz w:val="21"/>
          <w:szCs w:val="21"/>
          <w:lang w:eastAsia="zh-CN"/>
        </w:rPr>
        <w:t>Fotheringham</w:t>
      </w:r>
      <w:r>
        <w:rPr>
          <w:rFonts w:ascii="Times New Roman" w:hAnsi="Times New Roman"/>
          <w:spacing w:val="10"/>
          <w:sz w:val="21"/>
          <w:szCs w:val="21"/>
          <w:lang w:eastAsia="zh-CN"/>
        </w:rPr>
        <w:t>，</w:t>
      </w:r>
      <w:r>
        <w:rPr>
          <w:rFonts w:ascii="Times New Roman" w:hAnsi="Times New Roman"/>
          <w:spacing w:val="10"/>
          <w:sz w:val="21"/>
          <w:szCs w:val="21"/>
          <w:lang w:eastAsia="zh-CN"/>
        </w:rPr>
        <w:t>1961</w:t>
      </w:r>
      <w:r>
        <w:rPr>
          <w:rFonts w:ascii="Times New Roman" w:hAnsi="Times New Roman"/>
          <w:spacing w:val="10"/>
          <w:sz w:val="21"/>
          <w:szCs w:val="21"/>
          <w:lang w:eastAsia="zh-CN"/>
        </w:rPr>
        <w:t>年）。</w:t>
      </w:r>
    </w:p>
    <w:p w14:paraId="58AE248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虚拟存储器可定义如下：在具有层次结构存储器的计算机系统中，自动实现部分装入和部分替换功能，能从逻辑上为用户提供一个比物理内存容量大得多的、可寻址的</w:t>
      </w:r>
      <w:r>
        <w:rPr>
          <w:rFonts w:ascii="Times New Roman" w:hAnsi="Times New Roman"/>
          <w:spacing w:val="10"/>
          <w:sz w:val="21"/>
          <w:szCs w:val="21"/>
          <w:lang w:eastAsia="zh-CN"/>
        </w:rPr>
        <w:t>“</w:t>
      </w:r>
      <w:r>
        <w:rPr>
          <w:rFonts w:ascii="Times New Roman" w:hAnsi="Times New Roman"/>
          <w:spacing w:val="10"/>
          <w:sz w:val="21"/>
          <w:szCs w:val="21"/>
          <w:lang w:eastAsia="zh-CN"/>
        </w:rPr>
        <w:t>内存储器</w:t>
      </w:r>
      <w:r>
        <w:rPr>
          <w:rFonts w:ascii="Times New Roman" w:hAnsi="Times New Roman"/>
          <w:spacing w:val="10"/>
          <w:sz w:val="21"/>
          <w:szCs w:val="21"/>
          <w:lang w:eastAsia="zh-CN"/>
        </w:rPr>
        <w:t>”</w:t>
      </w:r>
      <w:r>
        <w:rPr>
          <w:rFonts w:ascii="Times New Roman" w:hAnsi="Times New Roman"/>
          <w:spacing w:val="10"/>
          <w:sz w:val="21"/>
          <w:szCs w:val="21"/>
          <w:lang w:eastAsia="zh-CN"/>
        </w:rPr>
        <w:t>。实际上，虚存对用户隐蔽可用物理内存的容量和操作细节，虚存的容量与物理内存大小无关，而受限于计算机地址结构和磁盘容量，如</w:t>
      </w:r>
      <w:r>
        <w:rPr>
          <w:rFonts w:ascii="Times New Roman" w:hAnsi="Times New Roman"/>
          <w:spacing w:val="10"/>
          <w:sz w:val="21"/>
          <w:szCs w:val="21"/>
          <w:lang w:eastAsia="zh-CN"/>
        </w:rPr>
        <w:t>Intel x86</w:t>
      </w:r>
      <w:r>
        <w:rPr>
          <w:rFonts w:ascii="Times New Roman" w:hAnsi="Times New Roman"/>
          <w:spacing w:val="10"/>
          <w:sz w:val="21"/>
          <w:szCs w:val="21"/>
          <w:lang w:eastAsia="zh-CN"/>
        </w:rPr>
        <w:t>地址线是</w:t>
      </w:r>
      <w:r>
        <w:rPr>
          <w:rFonts w:ascii="Times New Roman" w:hAnsi="Times New Roman"/>
          <w:spacing w:val="10"/>
          <w:sz w:val="21"/>
          <w:szCs w:val="21"/>
          <w:lang w:eastAsia="zh-CN"/>
        </w:rPr>
        <w:t>32</w:t>
      </w:r>
      <w:r>
        <w:rPr>
          <w:rFonts w:ascii="Times New Roman" w:hAnsi="Times New Roman"/>
          <w:spacing w:val="10"/>
          <w:sz w:val="21"/>
          <w:szCs w:val="21"/>
          <w:lang w:eastAsia="zh-CN"/>
        </w:rPr>
        <w:t>位，则程序可寻址范围是</w:t>
      </w:r>
      <w:r>
        <w:rPr>
          <w:rFonts w:ascii="Times New Roman" w:hAnsi="Times New Roman"/>
          <w:spacing w:val="10"/>
          <w:sz w:val="21"/>
          <w:szCs w:val="21"/>
          <w:lang w:eastAsia="zh-CN"/>
        </w:rPr>
        <w:t>4 GB</w:t>
      </w:r>
      <w:r>
        <w:rPr>
          <w:rFonts w:ascii="Times New Roman" w:hAnsi="Times New Roman"/>
          <w:spacing w:val="10"/>
          <w:sz w:val="21"/>
          <w:szCs w:val="21"/>
          <w:lang w:eastAsia="zh-CN"/>
        </w:rPr>
        <w:t>，</w:t>
      </w:r>
      <w:r>
        <w:rPr>
          <w:rFonts w:ascii="Times New Roman" w:hAnsi="Times New Roman"/>
          <w:spacing w:val="10"/>
          <w:sz w:val="21"/>
          <w:szCs w:val="21"/>
          <w:lang w:eastAsia="zh-CN"/>
        </w:rPr>
        <w:t xml:space="preserve">Linux </w:t>
      </w:r>
      <w:r>
        <w:rPr>
          <w:rFonts w:ascii="Times New Roman" w:hAnsi="Times New Roman"/>
          <w:spacing w:val="10"/>
          <w:sz w:val="21"/>
          <w:szCs w:val="21"/>
          <w:lang w:eastAsia="zh-CN"/>
        </w:rPr>
        <w:t>系统为应用进程提供一个</w:t>
      </w:r>
      <w:r>
        <w:rPr>
          <w:rFonts w:ascii="Times New Roman" w:hAnsi="Times New Roman"/>
          <w:spacing w:val="10"/>
          <w:sz w:val="21"/>
          <w:szCs w:val="21"/>
          <w:lang w:eastAsia="zh-CN"/>
        </w:rPr>
        <w:t>4 GB</w:t>
      </w:r>
      <w:r>
        <w:rPr>
          <w:rFonts w:ascii="Times New Roman" w:hAnsi="Times New Roman"/>
          <w:spacing w:val="10"/>
          <w:sz w:val="21"/>
          <w:szCs w:val="21"/>
          <w:lang w:eastAsia="zh-CN"/>
        </w:rPr>
        <w:t>逻辑内存。</w:t>
      </w:r>
    </w:p>
    <w:p w14:paraId="35179E80" w14:textId="77777777" w:rsidR="00E03DE8" w:rsidRDefault="007200B1">
      <w:pPr>
        <w:spacing w:after="0" w:line="360" w:lineRule="auto"/>
        <w:ind w:right="88" w:firstLine="415"/>
        <w:jc w:val="both"/>
        <w:rPr>
          <w:ins w:id="465" w:author="simeng zhao" w:date="2018-02-01T16:13:00Z"/>
          <w:rFonts w:ascii="Times New Roman" w:hAnsi="Times New Roman"/>
          <w:spacing w:val="10"/>
          <w:sz w:val="21"/>
          <w:szCs w:val="21"/>
          <w:lang w:eastAsia="zh-CN"/>
        </w:rPr>
      </w:pPr>
      <w:r>
        <w:rPr>
          <w:rFonts w:ascii="Times New Roman" w:hAnsi="Times New Roman"/>
          <w:noProof/>
          <w:sz w:val="18"/>
          <w:szCs w:val="18"/>
          <w:lang w:eastAsia="zh-CN"/>
        </w:rPr>
        <mc:AlternateContent>
          <mc:Choice Requires="wpg">
            <w:drawing>
              <wp:inline distT="0" distB="0" distL="0" distR="0" wp14:anchorId="5110DAC7" wp14:editId="2E01F880">
                <wp:extent cx="4457700" cy="1791970"/>
                <wp:effectExtent l="0" t="0" r="95250" b="17780"/>
                <wp:docPr id="420" name="组合 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1791970"/>
                          <a:chOff x="1753" y="12828"/>
                          <a:chExt cx="7020" cy="2822"/>
                        </a:xfrm>
                      </wpg:grpSpPr>
                      <wps:wsp>
                        <wps:cNvPr id="421" name="文本框 693"/>
                        <wps:cNvSpPr txBox="1">
                          <a:spLocks noChangeArrowheads="1"/>
                        </wps:cNvSpPr>
                        <wps:spPr bwMode="auto">
                          <a:xfrm>
                            <a:off x="5893" y="13990"/>
                            <a:ext cx="900" cy="398"/>
                          </a:xfrm>
                          <a:prstGeom prst="rect">
                            <a:avLst/>
                          </a:prstGeom>
                          <a:solidFill>
                            <a:srgbClr val="FFFFFF"/>
                          </a:solidFill>
                          <a:ln w="19050"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BFF2D3" w14:textId="77777777" w:rsidR="006B51B8" w:rsidRDefault="006B51B8">
                              <w:pPr>
                                <w:pStyle w:val="20"/>
                                <w:rPr>
                                  <w:sz w:val="21"/>
                                </w:rPr>
                              </w:pPr>
                              <w:r>
                                <w:rPr>
                                  <w:rFonts w:hint="eastAsia"/>
                                  <w:sz w:val="21"/>
                                </w:rPr>
                                <w:t>物理地址</w:t>
                              </w:r>
                            </w:p>
                          </w:txbxContent>
                        </wps:txbx>
                        <wps:bodyPr rot="0" vert="horz" wrap="square" lIns="0" tIns="0" rIns="0" bIns="0" anchor="t" anchorCtr="0" upright="1">
                          <a:noAutofit/>
                        </wps:bodyPr>
                      </wps:wsp>
                      <wps:wsp>
                        <wps:cNvPr id="422" name="文本框 694"/>
                        <wps:cNvSpPr txBox="1">
                          <a:spLocks noChangeArrowheads="1"/>
                        </wps:cNvSpPr>
                        <wps:spPr bwMode="auto">
                          <a:xfrm>
                            <a:off x="6973" y="12828"/>
                            <a:ext cx="1530" cy="397"/>
                          </a:xfrm>
                          <a:prstGeom prst="rect">
                            <a:avLst/>
                          </a:prstGeom>
                          <a:solidFill>
                            <a:srgbClr val="FFFFFF"/>
                          </a:solidFill>
                          <a:ln w="19050"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598CBE4" w14:textId="77777777" w:rsidR="006B51B8" w:rsidRDefault="006B51B8">
                              <w:pPr>
                                <w:spacing w:line="0" w:lineRule="atLeast"/>
                              </w:pPr>
                              <w:r>
                                <w:rPr>
                                  <w:rFonts w:hint="eastAsia"/>
                                </w:rPr>
                                <w:t>物理地址空间</w:t>
                              </w:r>
                            </w:p>
                          </w:txbxContent>
                        </wps:txbx>
                        <wps:bodyPr rot="0" vert="horz" wrap="square" lIns="0" tIns="0" rIns="0" bIns="0" anchor="t" anchorCtr="0" upright="1">
                          <a:noAutofit/>
                        </wps:bodyPr>
                      </wps:wsp>
                      <wps:wsp>
                        <wps:cNvPr id="423" name="文本框 695"/>
                        <wps:cNvSpPr txBox="1">
                          <a:spLocks noChangeArrowheads="1"/>
                        </wps:cNvSpPr>
                        <wps:spPr bwMode="auto">
                          <a:xfrm>
                            <a:off x="4273" y="13920"/>
                            <a:ext cx="1080" cy="468"/>
                          </a:xfrm>
                          <a:prstGeom prst="rect">
                            <a:avLst/>
                          </a:prstGeom>
                          <a:solidFill>
                            <a:srgbClr val="FFFFFF"/>
                          </a:solidFill>
                          <a:ln w="19050"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1AE5A80" w14:textId="77777777" w:rsidR="006B51B8" w:rsidRDefault="006B51B8">
                              <w:pPr>
                                <w:spacing w:line="0" w:lineRule="atLeast"/>
                              </w:pPr>
                              <w:r>
                                <w:rPr>
                                  <w:rFonts w:hint="eastAsia"/>
                                </w:rPr>
                                <w:t>虚拟地址</w:t>
                              </w:r>
                            </w:p>
                          </w:txbxContent>
                        </wps:txbx>
                        <wps:bodyPr rot="0" vert="horz" wrap="square" lIns="0" tIns="0" rIns="0" bIns="0" anchor="t" anchorCtr="0" upright="1">
                          <a:noAutofit/>
                        </wps:bodyPr>
                      </wps:wsp>
                      <wps:wsp>
                        <wps:cNvPr id="424" name="矩形 696"/>
                        <wps:cNvSpPr>
                          <a:spLocks noChangeArrowheads="1"/>
                        </wps:cNvSpPr>
                        <wps:spPr bwMode="auto">
                          <a:xfrm>
                            <a:off x="1753" y="13665"/>
                            <a:ext cx="1069" cy="1347"/>
                          </a:xfrm>
                          <a:prstGeom prst="rect">
                            <a:avLst/>
                          </a:prstGeom>
                          <a:solidFill>
                            <a:srgbClr val="FFFFFF"/>
                          </a:solidFill>
                          <a:ln w="19050" cmpd="sng">
                            <a:solidFill>
                              <a:srgbClr val="000000"/>
                            </a:solidFill>
                            <a:miter lim="800000"/>
                            <a:headEnd/>
                            <a:tailEnd/>
                          </a:ln>
                          <a:effectLst>
                            <a:outerShdw dist="107763" dir="18900000" algn="ctr" rotWithShape="0">
                              <a:srgbClr val="808080"/>
                            </a:outerShdw>
                          </a:effectLst>
                        </wps:spPr>
                        <wps:bodyPr rot="0" vert="horz" wrap="square" lIns="0" tIns="0" rIns="0" bIns="0" anchor="t" anchorCtr="0" upright="1">
                          <a:noAutofit/>
                        </wps:bodyPr>
                      </wps:wsp>
                      <wps:wsp>
                        <wps:cNvPr id="425" name="矩形 697"/>
                        <wps:cNvSpPr>
                          <a:spLocks noChangeArrowheads="1"/>
                        </wps:cNvSpPr>
                        <wps:spPr bwMode="auto">
                          <a:xfrm>
                            <a:off x="6849" y="13268"/>
                            <a:ext cx="1924" cy="1900"/>
                          </a:xfrm>
                          <a:prstGeom prst="rect">
                            <a:avLst/>
                          </a:prstGeom>
                          <a:solidFill>
                            <a:srgbClr val="FFFFFF"/>
                          </a:solidFill>
                          <a:ln w="19050" cmpd="sng">
                            <a:solidFill>
                              <a:srgbClr val="000000"/>
                            </a:solidFill>
                            <a:miter lim="800000"/>
                            <a:headEnd/>
                            <a:tailEnd/>
                          </a:ln>
                          <a:effectLst>
                            <a:outerShdw dist="107763" dir="18900000" algn="ctr" rotWithShape="0">
                              <a:srgbClr val="808080"/>
                            </a:outerShdw>
                          </a:effectLst>
                        </wps:spPr>
                        <wps:bodyPr rot="0" vert="horz" wrap="square" lIns="0" tIns="0" rIns="0" bIns="0" anchor="t" anchorCtr="0" upright="1">
                          <a:noAutofit/>
                        </wps:bodyPr>
                      </wps:wsp>
                      <wps:wsp>
                        <wps:cNvPr id="426" name="文本框 698"/>
                        <wps:cNvSpPr txBox="1">
                          <a:spLocks noChangeArrowheads="1"/>
                        </wps:cNvSpPr>
                        <wps:spPr bwMode="auto">
                          <a:xfrm>
                            <a:off x="1753" y="13069"/>
                            <a:ext cx="1440" cy="397"/>
                          </a:xfrm>
                          <a:prstGeom prst="rect">
                            <a:avLst/>
                          </a:prstGeom>
                          <a:solidFill>
                            <a:srgbClr val="FFFFFF"/>
                          </a:solidFill>
                          <a:ln w="19050"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ED1CE88" w14:textId="77777777" w:rsidR="006B51B8" w:rsidRDefault="006B51B8">
                              <w:pPr>
                                <w:pStyle w:val="aa"/>
                              </w:pPr>
                              <w:r>
                                <w:rPr>
                                  <w:rFonts w:hint="eastAsia"/>
                                </w:rPr>
                                <w:t>逻辑地址空间</w:t>
                              </w:r>
                            </w:p>
                          </w:txbxContent>
                        </wps:txbx>
                        <wps:bodyPr rot="0" vert="horz" wrap="square" lIns="0" tIns="0" rIns="0" bIns="0" anchor="t" anchorCtr="0" upright="1">
                          <a:noAutofit/>
                        </wps:bodyPr>
                      </wps:wsp>
                      <wps:wsp>
                        <wps:cNvPr id="427" name="文本框 699"/>
                        <wps:cNvSpPr txBox="1">
                          <a:spLocks noChangeArrowheads="1"/>
                        </wps:cNvSpPr>
                        <wps:spPr bwMode="auto">
                          <a:xfrm>
                            <a:off x="3373" y="14261"/>
                            <a:ext cx="810" cy="439"/>
                          </a:xfrm>
                          <a:prstGeom prst="rect">
                            <a:avLst/>
                          </a:prstGeom>
                          <a:solidFill>
                            <a:srgbClr val="FFFFFF"/>
                          </a:solidFill>
                          <a:ln w="19050" cmpd="sng">
                            <a:solidFill>
                              <a:srgbClr val="000000"/>
                            </a:solidFill>
                            <a:miter lim="800000"/>
                            <a:headEnd/>
                            <a:tailEnd/>
                          </a:ln>
                          <a:effectLst>
                            <a:outerShdw dist="107763" dir="18900000" algn="ctr" rotWithShape="0">
                              <a:srgbClr val="808080"/>
                            </a:outerShdw>
                          </a:effectLst>
                        </wps:spPr>
                        <wps:txbx>
                          <w:txbxContent>
                            <w:p w14:paraId="70DAB71D" w14:textId="77777777" w:rsidR="006B51B8" w:rsidRDefault="006B51B8">
                              <w:pPr>
                                <w:spacing w:line="0" w:lineRule="atLeast"/>
                              </w:pPr>
                              <w:r>
                                <w:rPr>
                                  <w:rFonts w:hint="eastAsia"/>
                                </w:rPr>
                                <w:t>处理器</w:t>
                              </w:r>
                            </w:p>
                          </w:txbxContent>
                        </wps:txbx>
                        <wps:bodyPr rot="0" vert="horz" wrap="square" lIns="0" tIns="0" rIns="0" bIns="0" anchor="t" anchorCtr="0" upright="1">
                          <a:noAutofit/>
                        </wps:bodyPr>
                      </wps:wsp>
                      <wps:wsp>
                        <wps:cNvPr id="428" name="文本框 700"/>
                        <wps:cNvSpPr txBox="1">
                          <a:spLocks noChangeArrowheads="1"/>
                        </wps:cNvSpPr>
                        <wps:spPr bwMode="auto">
                          <a:xfrm>
                            <a:off x="5139" y="13863"/>
                            <a:ext cx="574" cy="1149"/>
                          </a:xfrm>
                          <a:prstGeom prst="rect">
                            <a:avLst/>
                          </a:prstGeom>
                          <a:solidFill>
                            <a:srgbClr val="FFFFFF"/>
                          </a:solidFill>
                          <a:ln w="19050" cmpd="sng">
                            <a:solidFill>
                              <a:srgbClr val="000000"/>
                            </a:solidFill>
                            <a:miter lim="800000"/>
                            <a:headEnd/>
                            <a:tailEnd/>
                          </a:ln>
                          <a:effectLst>
                            <a:outerShdw dist="107763" dir="18900000" algn="ctr" rotWithShape="0">
                              <a:srgbClr val="808080"/>
                            </a:outerShdw>
                          </a:effectLst>
                        </wps:spPr>
                        <wps:txbx>
                          <w:txbxContent>
                            <w:p w14:paraId="1F8C004E" w14:textId="77777777" w:rsidR="006B51B8" w:rsidRDefault="006B51B8">
                              <w:pPr>
                                <w:pStyle w:val="aa"/>
                                <w:rPr>
                                  <w:sz w:val="15"/>
                                </w:rPr>
                              </w:pPr>
                              <w:r>
                                <w:rPr>
                                  <w:rFonts w:hint="eastAsia"/>
                                </w:rPr>
                                <w:t>存储管理部件</w:t>
                              </w:r>
                            </w:p>
                          </w:txbxContent>
                        </wps:txbx>
                        <wps:bodyPr rot="0" vert="horz" wrap="square" lIns="0" tIns="0" rIns="0" bIns="0" anchor="t" anchorCtr="0" upright="1">
                          <a:noAutofit/>
                        </wps:bodyPr>
                      </wps:wsp>
                      <wps:wsp>
                        <wps:cNvPr id="429" name="直线 701"/>
                        <wps:cNvCnPr>
                          <a:cxnSpLocks noChangeShapeType="1"/>
                        </wps:cNvCnPr>
                        <wps:spPr bwMode="auto">
                          <a:xfrm>
                            <a:off x="5713" y="14459"/>
                            <a:ext cx="1282" cy="0"/>
                          </a:xfrm>
                          <a:prstGeom prst="line">
                            <a:avLst/>
                          </a:prstGeom>
                          <a:noFill/>
                          <a:ln w="19050"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0" name="矩形 702"/>
                        <wps:cNvSpPr>
                          <a:spLocks noChangeArrowheads="1"/>
                        </wps:cNvSpPr>
                        <wps:spPr bwMode="auto">
                          <a:xfrm>
                            <a:off x="6973" y="14062"/>
                            <a:ext cx="428" cy="596"/>
                          </a:xfrm>
                          <a:prstGeom prst="rect">
                            <a:avLst/>
                          </a:prstGeom>
                          <a:solidFill>
                            <a:srgbClr val="FFFFFF"/>
                          </a:solidFill>
                          <a:ln w="19050"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431" name="自选图形 703"/>
                        <wps:cNvSpPr>
                          <a:spLocks noChangeArrowheads="1"/>
                        </wps:cNvSpPr>
                        <wps:spPr bwMode="auto">
                          <a:xfrm>
                            <a:off x="7333" y="14232"/>
                            <a:ext cx="585" cy="227"/>
                          </a:xfrm>
                          <a:prstGeom prst="leftRightArrow">
                            <a:avLst>
                              <a:gd name="adj1" fmla="val 50000"/>
                              <a:gd name="adj2" fmla="val 51542"/>
                            </a:avLst>
                          </a:prstGeom>
                          <a:solidFill>
                            <a:srgbClr val="FFFFFF"/>
                          </a:solidFill>
                          <a:ln w="19050"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432" name="文本框 704"/>
                        <wps:cNvSpPr txBox="1">
                          <a:spLocks noChangeArrowheads="1"/>
                        </wps:cNvSpPr>
                        <wps:spPr bwMode="auto">
                          <a:xfrm>
                            <a:off x="7063" y="13466"/>
                            <a:ext cx="630" cy="397"/>
                          </a:xfrm>
                          <a:prstGeom prst="rect">
                            <a:avLst/>
                          </a:prstGeom>
                          <a:solidFill>
                            <a:srgbClr val="FFFFFF"/>
                          </a:solidFill>
                          <a:ln w="19050"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5D696E" w14:textId="77777777" w:rsidR="006B51B8" w:rsidRDefault="006B51B8">
                              <w:pPr>
                                <w:spacing w:line="0" w:lineRule="atLeast"/>
                              </w:pPr>
                              <w:r>
                                <w:rPr>
                                  <w:rFonts w:hint="eastAsia"/>
                                  <w:lang w:eastAsia="zh-CN"/>
                                </w:rPr>
                                <w:t>内</w:t>
                              </w:r>
                              <w:r>
                                <w:rPr>
                                  <w:rFonts w:hint="eastAsia"/>
                                </w:rPr>
                                <w:t>存</w:t>
                              </w:r>
                            </w:p>
                          </w:txbxContent>
                        </wps:txbx>
                        <wps:bodyPr rot="0" vert="horz" wrap="square" lIns="0" tIns="0" rIns="0" bIns="0" anchor="t" anchorCtr="0" upright="1">
                          <a:noAutofit/>
                        </wps:bodyPr>
                      </wps:wsp>
                      <wps:wsp>
                        <wps:cNvPr id="433" name="文本框 705"/>
                        <wps:cNvSpPr txBox="1">
                          <a:spLocks noChangeArrowheads="1"/>
                        </wps:cNvSpPr>
                        <wps:spPr bwMode="auto">
                          <a:xfrm>
                            <a:off x="7873" y="13466"/>
                            <a:ext cx="675" cy="397"/>
                          </a:xfrm>
                          <a:prstGeom prst="rect">
                            <a:avLst/>
                          </a:prstGeom>
                          <a:solidFill>
                            <a:srgbClr val="FFFFFF"/>
                          </a:solidFill>
                          <a:ln w="19050"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90961C7" w14:textId="77777777" w:rsidR="006B51B8" w:rsidRDefault="006B51B8">
                              <w:pPr>
                                <w:spacing w:line="0" w:lineRule="atLeast"/>
                                <w:ind w:firstLineChars="50" w:firstLine="110"/>
                              </w:pPr>
                              <w:r>
                                <w:rPr>
                                  <w:rFonts w:hint="eastAsia"/>
                                  <w:lang w:eastAsia="zh-CN"/>
                                </w:rPr>
                                <w:t>外</w:t>
                              </w:r>
                              <w:r>
                                <w:rPr>
                                  <w:rFonts w:hint="eastAsia"/>
                                </w:rPr>
                                <w:t>存</w:t>
                              </w:r>
                            </w:p>
                          </w:txbxContent>
                        </wps:txbx>
                        <wps:bodyPr rot="0" vert="horz" wrap="square" lIns="0" tIns="0" rIns="0" bIns="0" anchor="t" anchorCtr="0" upright="1">
                          <a:noAutofit/>
                        </wps:bodyPr>
                      </wps:wsp>
                      <wps:wsp>
                        <wps:cNvPr id="434" name="直线 706"/>
                        <wps:cNvCnPr>
                          <a:cxnSpLocks noChangeShapeType="1"/>
                        </wps:cNvCnPr>
                        <wps:spPr bwMode="auto">
                          <a:xfrm>
                            <a:off x="7918" y="13863"/>
                            <a:ext cx="428" cy="0"/>
                          </a:xfrm>
                          <a:prstGeom prst="line">
                            <a:avLst/>
                          </a:prstGeom>
                          <a:noFill/>
                          <a:ln w="19050"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5" name="文本框 707"/>
                        <wps:cNvSpPr txBox="1">
                          <a:spLocks noChangeArrowheads="1"/>
                        </wps:cNvSpPr>
                        <wps:spPr bwMode="auto">
                          <a:xfrm>
                            <a:off x="3429" y="15168"/>
                            <a:ext cx="3004" cy="482"/>
                          </a:xfrm>
                          <a:prstGeom prst="rect">
                            <a:avLst/>
                          </a:prstGeom>
                          <a:solidFill>
                            <a:srgbClr val="FFFFFF"/>
                          </a:solidFill>
                          <a:ln w="9525" cmpd="sng">
                            <a:solidFill>
                              <a:srgbClr val="FFFFFF"/>
                            </a:solidFill>
                            <a:miter lim="800000"/>
                            <a:headEnd/>
                            <a:tailEnd/>
                          </a:ln>
                        </wps:spPr>
                        <wps:txbx>
                          <w:txbxContent>
                            <w:p w14:paraId="74819E99" w14:textId="77777777" w:rsidR="006B51B8" w:rsidRDefault="006B51B8">
                              <w:pPr>
                                <w:spacing w:line="0" w:lineRule="atLeast"/>
                                <w:jc w:val="center"/>
                                <w:rPr>
                                  <w:rFonts w:ascii="宋体" w:hAnsi="宋体" w:cs="Microsoft JhengHei"/>
                                  <w:sz w:val="18"/>
                                  <w:szCs w:val="18"/>
                                  <w:lang w:eastAsia="zh-CN"/>
                                </w:rPr>
                              </w:pPr>
                              <w:r>
                                <w:rPr>
                                  <w:rFonts w:ascii="宋体" w:hAnsi="宋体" w:cs="Microsoft JhengHei" w:hint="eastAsia"/>
                                  <w:sz w:val="18"/>
                                  <w:szCs w:val="18"/>
                                  <w:lang w:eastAsia="zh-CN"/>
                                </w:rPr>
                                <w:t>图4-12  虚拟存储器概念</w:t>
                              </w:r>
                            </w:p>
                            <w:p w14:paraId="2BAE3AAF" w14:textId="77777777" w:rsidR="006B51B8" w:rsidRDefault="006B51B8"/>
                          </w:txbxContent>
                        </wps:txbx>
                        <wps:bodyPr rot="0" vert="horz" wrap="square" lIns="91440" tIns="45720" rIns="91440" bIns="45720" anchor="t" anchorCtr="0" upright="1">
                          <a:noAutofit/>
                        </wps:bodyPr>
                      </wps:wsp>
                      <wps:wsp>
                        <wps:cNvPr id="436" name="直线 708"/>
                        <wps:cNvCnPr>
                          <a:cxnSpLocks noChangeShapeType="1"/>
                        </wps:cNvCnPr>
                        <wps:spPr bwMode="auto">
                          <a:xfrm>
                            <a:off x="4093" y="14388"/>
                            <a:ext cx="1080" cy="0"/>
                          </a:xfrm>
                          <a:prstGeom prst="line">
                            <a:avLst/>
                          </a:prstGeom>
                          <a:noFill/>
                          <a:ln w="19050"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7" name="直线 709"/>
                        <wps:cNvCnPr>
                          <a:cxnSpLocks noChangeShapeType="1"/>
                        </wps:cNvCnPr>
                        <wps:spPr bwMode="auto">
                          <a:xfrm>
                            <a:off x="2833" y="14388"/>
                            <a:ext cx="540" cy="0"/>
                          </a:xfrm>
                          <a:prstGeom prst="line">
                            <a:avLst/>
                          </a:prstGeom>
                          <a:noFill/>
                          <a:ln w="19050"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8" name="矩形 710"/>
                        <wps:cNvSpPr>
                          <a:spLocks noChangeArrowheads="1"/>
                        </wps:cNvSpPr>
                        <wps:spPr bwMode="auto">
                          <a:xfrm>
                            <a:off x="7918" y="13863"/>
                            <a:ext cx="641" cy="1192"/>
                          </a:xfrm>
                          <a:prstGeom prst="rect">
                            <a:avLst/>
                          </a:prstGeom>
                          <a:solidFill>
                            <a:srgbClr val="FFFFFF"/>
                          </a:solidFill>
                          <a:ln w="19050"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g:wgp>
                  </a:graphicData>
                </a:graphic>
              </wp:inline>
            </w:drawing>
          </mc:Choice>
          <mc:Fallback>
            <w:pict>
              <v:group w14:anchorId="5110DAC7" id="组合 692" o:spid="_x0000_s1100" style="width:351pt;height:141.1pt;mso-position-horizontal-relative:char;mso-position-vertical-relative:line" coordorigin="1753,12828" coordsize="7020,2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">
                <v:shape id="文本框 693" o:spid="_x0000_s1101" type="#_x0000_t202" style="position:absolute;left:5893;top:13990;width:900;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" strokecolor="white" strokeweight="1.5pt">
                  <v:textbox inset="0,0,0,0">
                    <w:txbxContent>
                      <w:p w14:paraId="3FBFF2D3" w14:textId="77777777" w:rsidR="006B51B8" w:rsidRDefault="006B51B8">
                        <w:pPr>
                          <w:pStyle w:val="20"/>
                          <w:rPr>
                            <w:sz w:val="21"/>
                          </w:rPr>
                        </w:pPr>
                        <w:r>
                          <w:rPr>
                            <w:rFonts w:hint="eastAsia"/>
                            <w:sz w:val="21"/>
                          </w:rPr>
                          <w:t>物理地址</w:t>
                        </w:r>
                      </w:p>
                    </w:txbxContent>
                  </v:textbox>
                </v:shape>
                <v:shape id="文本框 694" o:spid="_x0000_s1102" type="#_x0000_t202" style="position:absolute;left:6973;top:12828;width:153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" strokecolor="white" strokeweight="1.5pt">
                  <v:textbox inset="0,0,0,0">
                    <w:txbxContent>
                      <w:p w14:paraId="6598CBE4" w14:textId="77777777" w:rsidR="006B51B8" w:rsidRDefault="006B51B8">
                        <w:pPr>
                          <w:spacing w:line="0" w:lineRule="atLeast"/>
                        </w:pPr>
                        <w:r>
                          <w:rPr>
                            <w:rFonts w:hint="eastAsia"/>
                          </w:rPr>
                          <w:t>物理地址空间</w:t>
                        </w:r>
                      </w:p>
                    </w:txbxContent>
                  </v:textbox>
                </v:shape>
                <v:shape id="文本框 695" o:spid="_x0000_s1103" type="#_x0000_t202" style="position:absolute;left:4273;top:13920;width:10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" strokecolor="white" strokeweight="1.5pt">
                  <v:textbox inset="0,0,0,0">
                    <w:txbxContent>
                      <w:p w14:paraId="01AE5A80" w14:textId="77777777" w:rsidR="006B51B8" w:rsidRDefault="006B51B8">
                        <w:pPr>
                          <w:spacing w:line="0" w:lineRule="atLeast"/>
                        </w:pPr>
                        <w:r>
                          <w:rPr>
                            <w:rFonts w:hint="eastAsia"/>
                          </w:rPr>
                          <w:t>虚拟地址</w:t>
                        </w:r>
                      </w:p>
                    </w:txbxContent>
                  </v:textbox>
                </v:shape>
                <v:rect id="矩形 696" o:spid="_x0000_s1104" style="position:absolute;left:1753;top:13665;width:1069;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" strokeweight="1.5pt">
                  <v:shadow on="t" offset="6pt,-6pt"/>
                  <v:textbox inset="0,0,0,0"/>
                </v:rect>
                <v:rect id="矩形 697" o:spid="_x0000_s1105" style="position:absolute;left:6849;top:13268;width:19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" strokeweight="1.5pt">
                  <v:shadow on="t" offset="6pt,-6pt"/>
                  <v:textbox inset="0,0,0,0"/>
                </v:rect>
                <v:shape id="文本框 698" o:spid="_x0000_s1106" type="#_x0000_t202" style="position:absolute;left:1753;top:13069;width:144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" strokecolor="white" strokeweight="1.5pt">
                  <v:textbox inset="0,0,0,0">
                    <w:txbxContent>
                      <w:p w14:paraId="5ED1CE88" w14:textId="77777777" w:rsidR="006B51B8" w:rsidRDefault="006B51B8">
                        <w:pPr>
                          <w:pStyle w:val="aa"/>
                        </w:pPr>
                        <w:r>
                          <w:rPr>
                            <w:rFonts w:hint="eastAsia"/>
                          </w:rPr>
                          <w:t>逻辑地址空间</w:t>
                        </w:r>
                      </w:p>
                    </w:txbxContent>
                  </v:textbox>
                </v:shape>
                <v:shape id="文本框 699" o:spid="_x0000_s1107" type="#_x0000_t202" style="position:absolute;left:3373;top:14261;width:810;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" strokeweight="1.5pt">
                  <v:shadow on="t" offset="6pt,-6pt"/>
                  <v:textbox inset="0,0,0,0">
                    <w:txbxContent>
                      <w:p w14:paraId="70DAB71D" w14:textId="77777777" w:rsidR="006B51B8" w:rsidRDefault="006B51B8">
                        <w:pPr>
                          <w:spacing w:line="0" w:lineRule="atLeast"/>
                        </w:pPr>
                        <w:r>
                          <w:rPr>
                            <w:rFonts w:hint="eastAsia"/>
                          </w:rPr>
                          <w:t>处理器</w:t>
                        </w:r>
                      </w:p>
                    </w:txbxContent>
                  </v:textbox>
                </v:shape>
                <v:shape id="文本框 700" o:spid="_x0000_s1108" type="#_x0000_t202" style="position:absolute;left:5139;top:13863;width:574;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" strokeweight="1.5pt">
                  <v:shadow on="t" offset="6pt,-6pt"/>
                  <v:textbox inset="0,0,0,0">
                    <w:txbxContent>
                      <w:p w14:paraId="1F8C004E" w14:textId="77777777" w:rsidR="006B51B8" w:rsidRDefault="006B51B8">
                        <w:pPr>
                          <w:pStyle w:val="aa"/>
                          <w:rPr>
                            <w:sz w:val="15"/>
                          </w:rPr>
                        </w:pPr>
                        <w:r>
                          <w:rPr>
                            <w:rFonts w:hint="eastAsia"/>
                          </w:rPr>
                          <w:t>存储管理部件</w:t>
                        </w:r>
                      </w:p>
                    </w:txbxContent>
                  </v:textbox>
                </v:shape>
                <v:line id="直线 701" o:spid="_x0000_s1109" style="position:absolute;visibility:visible;mso-wrap-style:square" from="5713,14459" to="699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" strokeweight="1.5pt">
                  <v:stroke endarrow="block"/>
                </v:line>
                <v:rect id="矩形 702" o:spid="_x0000_s1110" style="position:absolute;left:6973;top:14062;width:428;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" strokeweight="1.5pt">
                  <v:textbox inset="0,0,0,0"/>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自选图形 703" o:spid="_x0000_s1111" type="#_x0000_t69" style="position:absolute;left:7333;top:14232;width:585;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" strokeweight="1.5pt">
                  <v:textbox inset="0,0,0,0"/>
                </v:shape>
                <v:shape id="文本框 704" o:spid="_x0000_s1112" type="#_x0000_t202" style="position:absolute;left:7063;top:13466;width:63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" strokecolor="white" strokeweight="1.5pt">
                  <v:textbox inset="0,0,0,0">
                    <w:txbxContent>
                      <w:p w14:paraId="365D696E" w14:textId="77777777" w:rsidR="006B51B8" w:rsidRDefault="006B51B8">
                        <w:pPr>
                          <w:spacing w:line="0" w:lineRule="atLeast"/>
                        </w:pPr>
                        <w:r>
                          <w:rPr>
                            <w:rFonts w:hint="eastAsia"/>
                            <w:lang w:eastAsia="zh-CN"/>
                          </w:rPr>
                          <w:t>内</w:t>
                        </w:r>
                        <w:r>
                          <w:rPr>
                            <w:rFonts w:hint="eastAsia"/>
                          </w:rPr>
                          <w:t>存</w:t>
                        </w:r>
                      </w:p>
                    </w:txbxContent>
                  </v:textbox>
                </v:shape>
                <v:shape id="文本框 705" o:spid="_x0000_s1113" type="#_x0000_t202" style="position:absolute;left:7873;top:13466;width:675;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" strokecolor="white" strokeweight="1.5pt">
                  <v:textbox inset="0,0,0,0">
                    <w:txbxContent>
                      <w:p w14:paraId="490961C7" w14:textId="77777777" w:rsidR="006B51B8" w:rsidRDefault="006B51B8">
                        <w:pPr>
                          <w:spacing w:line="0" w:lineRule="atLeast"/>
                          <w:ind w:firstLineChars="50" w:firstLine="110"/>
                        </w:pPr>
                        <w:r>
                          <w:rPr>
                            <w:rFonts w:hint="eastAsia"/>
                            <w:lang w:eastAsia="zh-CN"/>
                          </w:rPr>
                          <w:t>外</w:t>
                        </w:r>
                        <w:r>
                          <w:rPr>
                            <w:rFonts w:hint="eastAsia"/>
                          </w:rPr>
                          <w:t>存</w:t>
                        </w:r>
                      </w:p>
                    </w:txbxContent>
                  </v:textbox>
                </v:shape>
                <v:line id="直线 706" o:spid="_x0000_s1114" style="position:absolute;visibility:visible;mso-wrap-style:square" from="7918,13863" to="8346,1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JfxAAAANwAAAAPAAAAZHJzL2Rvd25yZXYueG1sRI9Ba8JA&#10;FITvBf/D8gRvdWOV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E2Ygl/EAAAA3AAAAA8A&#10;AAAAAAAAAAAAAAAABwIAAGRycy9kb3ducmV2LnhtbFBLBQYAAAAAAwADALcAAAD4AgAAAAA=&#10;" strokeweight="1.5pt"/>
                <v:shape id="文本框 707" o:spid="_x0000_s1115" type="#_x0000_t202" style="position:absolute;left:3429;top:15168;width:3004;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" strokecolor="white">
                  <v:textbox>
                    <w:txbxContent>
                      <w:p w14:paraId="74819E99" w14:textId="77777777" w:rsidR="006B51B8" w:rsidRDefault="006B51B8">
                        <w:pPr>
                          <w:spacing w:line="0" w:lineRule="atLeast"/>
                          <w:jc w:val="center"/>
                          <w:rPr>
                            <w:rFonts w:ascii="宋体" w:hAnsi="宋体" w:cs="Microsoft JhengHei"/>
                            <w:sz w:val="18"/>
                            <w:szCs w:val="18"/>
                            <w:lang w:eastAsia="zh-CN"/>
                          </w:rPr>
                        </w:pPr>
                        <w:r>
                          <w:rPr>
                            <w:rFonts w:ascii="宋体" w:hAnsi="宋体" w:cs="Microsoft JhengHei" w:hint="eastAsia"/>
                            <w:sz w:val="18"/>
                            <w:szCs w:val="18"/>
                            <w:lang w:eastAsia="zh-CN"/>
                          </w:rPr>
                          <w:t>图4-12  虚拟存储器概念</w:t>
                        </w:r>
                      </w:p>
                      <w:p w14:paraId="2BAE3AAF" w14:textId="77777777" w:rsidR="006B51B8" w:rsidRDefault="006B51B8"/>
                    </w:txbxContent>
                  </v:textbox>
                </v:shape>
                <v:line id="直线 708" o:spid="_x0000_s1116" style="position:absolute;visibility:visible;mso-wrap-style:square" from="4093,14388" to="5173,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" strokeweight="1.5pt">
                  <v:stroke endarrow="block"/>
                </v:line>
                <v:line id="直线 709" o:spid="_x0000_s1117" style="position:absolute;visibility:visible;mso-wrap-style:square" from="2833,14388" to="3373,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" strokeweight="1.5pt">
                  <v:stroke endarrow="block"/>
                </v:line>
                <v:rect id="矩形 710" o:spid="_x0000_s1118" style="position:absolute;left:7918;top:13863;width:641;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" strokeweight="1.5pt">
                  <v:textbox inset="0,0,0,0"/>
                </v:rect>
                <w10:anchorlock/>
              </v:group>
            </w:pict>
          </mc:Fallback>
        </mc:AlternateContent>
      </w:r>
    </w:p>
    <w:p w14:paraId="2BBBD02B" w14:textId="388A84DB"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如图</w:t>
      </w:r>
      <w:r>
        <w:rPr>
          <w:rFonts w:ascii="Times New Roman" w:hAnsi="Times New Roman"/>
          <w:spacing w:val="10"/>
          <w:sz w:val="21"/>
          <w:szCs w:val="21"/>
          <w:lang w:eastAsia="zh-CN"/>
        </w:rPr>
        <w:t>4-12</w:t>
      </w:r>
      <w:r>
        <w:rPr>
          <w:rFonts w:ascii="Times New Roman" w:hAnsi="Times New Roman"/>
          <w:spacing w:val="10"/>
          <w:sz w:val="21"/>
          <w:szCs w:val="21"/>
          <w:lang w:eastAsia="zh-CN"/>
        </w:rPr>
        <w:t>所示是虚存概念图，其中，逻辑地址是从进程角度所看到的逻辑内存单元，而物理地址是从处理器角度所看到的物理内存单元，虚拟地址可以说是将逻辑地址映射到物理地址的一种手段。逻辑地址空间是程序员的编程空间，物理地址空间是程序的执行空间，虚拟地址空间等同于物理内存加部分硬盘区域所组成的存储空间。实现虚存的关键问题是：把程序编程和访问地址与内存物理地址分隔开来，用户无需知道内存工作方式，只需在逻辑地址空间中编程，大大方便了程序编写工作，系统负责内存分配和地址映射，把逻辑地址最终转换为物理地址。</w:t>
      </w:r>
    </w:p>
    <w:p w14:paraId="280D6062" w14:textId="77777777" w:rsidR="007319B1" w:rsidRDefault="007319B1" w:rsidP="002C47EC">
      <w:pPr>
        <w:spacing w:before="29" w:after="0" w:line="240" w:lineRule="auto"/>
        <w:ind w:right="3265"/>
        <w:rPr>
          <w:rFonts w:ascii="Times New Roman" w:hAnsi="Times New Roman"/>
          <w:sz w:val="18"/>
          <w:szCs w:val="18"/>
          <w:lang w:eastAsia="zh-CN"/>
        </w:rPr>
      </w:pPr>
    </w:p>
    <w:p w14:paraId="243767A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下面讨论进程信息不全部装入内存时能否正确运行。早在</w:t>
      </w:r>
      <w:r>
        <w:rPr>
          <w:rFonts w:ascii="Times New Roman" w:hAnsi="Times New Roman"/>
          <w:spacing w:val="10"/>
          <w:sz w:val="21"/>
          <w:szCs w:val="21"/>
          <w:lang w:eastAsia="zh-CN"/>
        </w:rPr>
        <w:t>1968</w:t>
      </w:r>
      <w:r>
        <w:rPr>
          <w:rFonts w:ascii="Times New Roman" w:hAnsi="Times New Roman"/>
          <w:spacing w:val="10"/>
          <w:sz w:val="21"/>
          <w:szCs w:val="21"/>
          <w:lang w:eastAsia="zh-CN"/>
        </w:rPr>
        <w:t>年，</w:t>
      </w:r>
      <w:r>
        <w:rPr>
          <w:rFonts w:ascii="Times New Roman" w:hAnsi="Times New Roman"/>
          <w:spacing w:val="10"/>
          <w:sz w:val="21"/>
          <w:szCs w:val="21"/>
          <w:lang w:eastAsia="zh-CN"/>
        </w:rPr>
        <w:t>P.Denning</w:t>
      </w:r>
      <w:r>
        <w:rPr>
          <w:rFonts w:ascii="Times New Roman" w:hAnsi="Times New Roman"/>
          <w:spacing w:val="10"/>
          <w:sz w:val="21"/>
          <w:szCs w:val="21"/>
          <w:lang w:eastAsia="zh-CN"/>
        </w:rPr>
        <w:t>、</w:t>
      </w:r>
      <w:r>
        <w:rPr>
          <w:rFonts w:ascii="Times New Roman" w:hAnsi="Times New Roman"/>
          <w:spacing w:val="10"/>
          <w:sz w:val="21"/>
          <w:szCs w:val="21"/>
          <w:lang w:eastAsia="zh-CN"/>
        </w:rPr>
        <w:t>Knuth</w:t>
      </w:r>
      <w:r>
        <w:rPr>
          <w:rFonts w:ascii="Times New Roman" w:hAnsi="Times New Roman"/>
          <w:spacing w:val="10"/>
          <w:sz w:val="21"/>
          <w:szCs w:val="21"/>
          <w:lang w:eastAsia="zh-CN"/>
        </w:rPr>
        <w:t>及</w:t>
      </w:r>
      <w:r>
        <w:rPr>
          <w:rFonts w:ascii="Times New Roman" w:hAnsi="Times New Roman"/>
          <w:spacing w:val="10"/>
          <w:sz w:val="21"/>
          <w:szCs w:val="21"/>
          <w:lang w:eastAsia="zh-CN"/>
        </w:rPr>
        <w:t>Huck</w:t>
      </w:r>
      <w:r>
        <w:rPr>
          <w:rFonts w:ascii="Times New Roman" w:hAnsi="Times New Roman"/>
          <w:spacing w:val="10"/>
          <w:sz w:val="21"/>
          <w:szCs w:val="21"/>
          <w:lang w:eastAsia="zh-CN"/>
        </w:rPr>
        <w:t>等人研究程序执行时的局部性原理，发现程序和数据的访问都有聚集成群的倾向，程序对内存空间的</w:t>
      </w:r>
      <w:r>
        <w:rPr>
          <w:rFonts w:ascii="Times New Roman" w:hAnsi="Times New Roman"/>
          <w:spacing w:val="10"/>
          <w:sz w:val="21"/>
          <w:szCs w:val="21"/>
          <w:lang w:eastAsia="zh-CN"/>
        </w:rPr>
        <w:t>90%</w:t>
      </w:r>
      <w:r>
        <w:rPr>
          <w:rFonts w:ascii="Times New Roman" w:hAnsi="Times New Roman"/>
          <w:spacing w:val="10"/>
          <w:sz w:val="21"/>
          <w:szCs w:val="21"/>
          <w:lang w:eastAsia="zh-CN"/>
        </w:rPr>
        <w:t>的访问局限于内存空间的</w:t>
      </w:r>
      <w:r>
        <w:rPr>
          <w:rFonts w:ascii="Times New Roman" w:hAnsi="Times New Roman"/>
          <w:spacing w:val="10"/>
          <w:sz w:val="21"/>
          <w:szCs w:val="21"/>
          <w:lang w:eastAsia="zh-CN"/>
        </w:rPr>
        <w:t>10%</w:t>
      </w:r>
      <w:r>
        <w:rPr>
          <w:rFonts w:ascii="Times New Roman" w:hAnsi="Times New Roman"/>
          <w:spacing w:val="10"/>
          <w:sz w:val="21"/>
          <w:szCs w:val="21"/>
          <w:lang w:eastAsia="zh-CN"/>
        </w:rPr>
        <w:t>的区域中。某存储单元被访问，该单元及其相邻存储单元很可能被访问（空间局部性），或者最近访问过的存储单元很快又被访问（时间局部性）。</w:t>
      </w:r>
      <w:r>
        <w:rPr>
          <w:rFonts w:ascii="Times New Roman" w:hAnsi="Times New Roman"/>
          <w:spacing w:val="10"/>
          <w:sz w:val="21"/>
          <w:szCs w:val="21"/>
          <w:lang w:eastAsia="zh-CN"/>
        </w:rPr>
        <w:t>1.</w:t>
      </w:r>
      <w:r>
        <w:rPr>
          <w:rFonts w:ascii="Times New Roman" w:hAnsi="Times New Roman"/>
          <w:spacing w:val="10"/>
          <w:sz w:val="21"/>
          <w:szCs w:val="21"/>
          <w:lang w:eastAsia="zh-CN"/>
        </w:rPr>
        <w:t>顺序局部性：程序中只有少量分支和过程调用，大都是顺序执行的指令；</w:t>
      </w:r>
      <w:r>
        <w:rPr>
          <w:rFonts w:ascii="Times New Roman" w:hAnsi="Times New Roman"/>
          <w:spacing w:val="10"/>
          <w:sz w:val="21"/>
          <w:szCs w:val="21"/>
          <w:lang w:eastAsia="zh-CN"/>
        </w:rPr>
        <w:t>2.</w:t>
      </w:r>
      <w:r>
        <w:rPr>
          <w:rFonts w:ascii="Times New Roman" w:hAnsi="Times New Roman"/>
          <w:spacing w:val="10"/>
          <w:sz w:val="21"/>
          <w:szCs w:val="21"/>
          <w:lang w:eastAsia="zh-CN"/>
        </w:rPr>
        <w:t>时间局部性：程序中存在迭代和循环结构，处理器最近访问的单元在不久将来再次被访问或多次循环访问；</w:t>
      </w:r>
      <w:r>
        <w:rPr>
          <w:rFonts w:ascii="Times New Roman" w:hAnsi="Times New Roman"/>
          <w:spacing w:val="10"/>
          <w:sz w:val="21"/>
          <w:szCs w:val="21"/>
          <w:lang w:eastAsia="zh-CN"/>
        </w:rPr>
        <w:t>3.</w:t>
      </w:r>
      <w:r>
        <w:rPr>
          <w:rFonts w:ascii="Times New Roman" w:hAnsi="Times New Roman"/>
          <w:spacing w:val="10"/>
          <w:sz w:val="21"/>
          <w:szCs w:val="21"/>
          <w:lang w:eastAsia="zh-CN"/>
        </w:rPr>
        <w:t>空间局部性：程序对一定范围的数组、或数据堆栈进行集中访问，对它们的连续引用是对位置相邻的数据项的操作；种种情况说明，程序具有局部性，进程运行时没有必要把全部信息调入内存，只装入一部分的假设是合理的，此时只要调度得当，不仅可正确运行，而且能在内存中放置更多进程，充分利用处理器和内存空间。虚拟存储器是基于程序局部性原理的一种假想的而非物理存在的存储器，其主要任务是：基于程序的局部性特点，当进程使用某部分地址空间时，保证将相应部分加载至内存中。</w:t>
      </w:r>
    </w:p>
    <w:p w14:paraId="7C8FE8D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虚存管理与对换技术虽说都是在内存和磁盘之间交换信息，但却存在很大区别。对换技术以进</w:t>
      </w:r>
      <w:r>
        <w:rPr>
          <w:rFonts w:ascii="Times New Roman" w:hAnsi="Times New Roman"/>
          <w:spacing w:val="10"/>
          <w:sz w:val="21"/>
          <w:szCs w:val="21"/>
          <w:lang w:eastAsia="zh-CN"/>
        </w:rPr>
        <w:lastRenderedPageBreak/>
        <w:t>程为单位，当其所需内存空间大于当前系统的拥有量时，进程无法被对换进内存工作；而虚存管理以页或段为单位，即使进程所需内存空间大于当前系统拥有的内存总量，仍然能正常运行，因为系统可将其他进程的一部分页换出至磁盘。虚存的实质是：实现内存资源的时分复用，每次把应用程序的一部分装入内存运行，运行结束后被换出，再装入应用程序的另一部分到内存中运行。通过</w:t>
      </w:r>
      <w:r>
        <w:rPr>
          <w:rFonts w:ascii="Times New Roman" w:hAnsi="Times New Roman"/>
          <w:spacing w:val="10"/>
          <w:sz w:val="21"/>
          <w:szCs w:val="21"/>
          <w:lang w:eastAsia="zh-CN"/>
        </w:rPr>
        <w:t>“</w:t>
      </w:r>
      <w:r>
        <w:rPr>
          <w:rFonts w:ascii="Times New Roman" w:hAnsi="Times New Roman"/>
          <w:spacing w:val="10"/>
          <w:sz w:val="21"/>
          <w:szCs w:val="21"/>
          <w:lang w:eastAsia="zh-CN"/>
        </w:rPr>
        <w:t>部分装入，部分替换</w:t>
      </w:r>
      <w:r>
        <w:rPr>
          <w:rFonts w:ascii="Times New Roman" w:hAnsi="Times New Roman"/>
          <w:spacing w:val="10"/>
          <w:sz w:val="21"/>
          <w:szCs w:val="21"/>
          <w:lang w:eastAsia="zh-CN"/>
        </w:rPr>
        <w:t>”</w:t>
      </w:r>
      <w:r>
        <w:rPr>
          <w:rFonts w:ascii="Times New Roman" w:hAnsi="Times New Roman"/>
          <w:spacing w:val="10"/>
          <w:sz w:val="21"/>
          <w:szCs w:val="21"/>
          <w:lang w:eastAsia="zh-CN"/>
        </w:rPr>
        <w:t>置换功能，便实现了应用程序的各个部分，分时地进入内存。</w:t>
      </w:r>
    </w:p>
    <w:p w14:paraId="37E3D639" w14:textId="4CAB0869"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虚存思想早在</w:t>
      </w:r>
      <w:r>
        <w:rPr>
          <w:rFonts w:ascii="Times New Roman" w:hAnsi="Times New Roman"/>
          <w:spacing w:val="10"/>
          <w:sz w:val="21"/>
          <w:szCs w:val="21"/>
          <w:lang w:eastAsia="zh-CN"/>
        </w:rPr>
        <w:t>20</w:t>
      </w:r>
      <w:r>
        <w:rPr>
          <w:rFonts w:ascii="Times New Roman" w:hAnsi="Times New Roman"/>
          <w:spacing w:val="10"/>
          <w:sz w:val="21"/>
          <w:szCs w:val="21"/>
          <w:lang w:eastAsia="zh-CN"/>
        </w:rPr>
        <w:t>世纪</w:t>
      </w:r>
      <w:r>
        <w:rPr>
          <w:rFonts w:ascii="Times New Roman" w:hAnsi="Times New Roman"/>
          <w:spacing w:val="10"/>
          <w:sz w:val="21"/>
          <w:szCs w:val="21"/>
          <w:lang w:eastAsia="zh-CN"/>
        </w:rPr>
        <w:t>60</w:t>
      </w:r>
      <w:r>
        <w:rPr>
          <w:rFonts w:ascii="Times New Roman" w:hAnsi="Times New Roman"/>
          <w:spacing w:val="10"/>
          <w:sz w:val="21"/>
          <w:szCs w:val="21"/>
          <w:lang w:eastAsia="zh-CN"/>
        </w:rPr>
        <w:t>年代初就在英国</w:t>
      </w:r>
      <w:r>
        <w:rPr>
          <w:rFonts w:ascii="Times New Roman" w:hAnsi="Times New Roman"/>
          <w:spacing w:val="10"/>
          <w:sz w:val="21"/>
          <w:szCs w:val="21"/>
          <w:lang w:eastAsia="zh-CN"/>
        </w:rPr>
        <w:t>Atlas</w:t>
      </w:r>
      <w:r>
        <w:rPr>
          <w:rFonts w:ascii="Times New Roman" w:hAnsi="Times New Roman"/>
          <w:spacing w:val="10"/>
          <w:sz w:val="21"/>
          <w:szCs w:val="21"/>
          <w:lang w:eastAsia="zh-CN"/>
        </w:rPr>
        <w:t>计算机上出现，到</w:t>
      </w:r>
      <w:r>
        <w:rPr>
          <w:rFonts w:ascii="Times New Roman" w:hAnsi="Times New Roman"/>
          <w:spacing w:val="10"/>
          <w:sz w:val="21"/>
          <w:szCs w:val="21"/>
          <w:lang w:eastAsia="zh-CN"/>
        </w:rPr>
        <w:t>20</w:t>
      </w:r>
      <w:r>
        <w:rPr>
          <w:rFonts w:ascii="Times New Roman" w:hAnsi="Times New Roman"/>
          <w:spacing w:val="10"/>
          <w:sz w:val="21"/>
          <w:szCs w:val="21"/>
          <w:lang w:eastAsia="zh-CN"/>
        </w:rPr>
        <w:t>世纪</w:t>
      </w:r>
      <w:r>
        <w:rPr>
          <w:rFonts w:ascii="Times New Roman" w:hAnsi="Times New Roman"/>
          <w:spacing w:val="10"/>
          <w:sz w:val="21"/>
          <w:szCs w:val="21"/>
          <w:lang w:eastAsia="zh-CN"/>
        </w:rPr>
        <w:t>60</w:t>
      </w:r>
      <w:r>
        <w:rPr>
          <w:rFonts w:ascii="Times New Roman" w:hAnsi="Times New Roman"/>
          <w:spacing w:val="10"/>
          <w:sz w:val="21"/>
          <w:szCs w:val="21"/>
          <w:lang w:eastAsia="zh-CN"/>
        </w:rPr>
        <w:t>年代中期，较完整的虚拟存储器在分时系统</w:t>
      </w:r>
      <w:r>
        <w:rPr>
          <w:rFonts w:ascii="Times New Roman" w:hAnsi="Times New Roman"/>
          <w:spacing w:val="10"/>
          <w:sz w:val="21"/>
          <w:szCs w:val="21"/>
          <w:lang w:eastAsia="zh-CN"/>
        </w:rPr>
        <w:t>MULTICS</w:t>
      </w:r>
      <w:r>
        <w:rPr>
          <w:rFonts w:ascii="Times New Roman" w:hAnsi="Times New Roman"/>
          <w:spacing w:val="10"/>
          <w:sz w:val="21"/>
          <w:szCs w:val="21"/>
          <w:lang w:eastAsia="zh-CN"/>
        </w:rPr>
        <w:t>和</w:t>
      </w:r>
      <w:r>
        <w:rPr>
          <w:rFonts w:ascii="Times New Roman" w:hAnsi="Times New Roman"/>
          <w:spacing w:val="10"/>
          <w:sz w:val="21"/>
          <w:szCs w:val="21"/>
          <w:lang w:eastAsia="zh-CN"/>
        </w:rPr>
        <w:t>IBM</w:t>
      </w:r>
      <w:r>
        <w:rPr>
          <w:rFonts w:ascii="Times New Roman" w:hAnsi="Times New Roman"/>
          <w:spacing w:val="10"/>
          <w:sz w:val="21"/>
          <w:szCs w:val="21"/>
          <w:lang w:eastAsia="zh-CN"/>
        </w:rPr>
        <w:t>系列操作系统中得到实现，</w:t>
      </w:r>
      <w:r>
        <w:rPr>
          <w:rFonts w:ascii="Times New Roman" w:hAnsi="Times New Roman"/>
          <w:spacing w:val="10"/>
          <w:sz w:val="21"/>
          <w:szCs w:val="21"/>
          <w:lang w:eastAsia="zh-CN"/>
        </w:rPr>
        <w:t>20</w:t>
      </w:r>
      <w:r>
        <w:rPr>
          <w:rFonts w:ascii="Times New Roman" w:hAnsi="Times New Roman"/>
          <w:spacing w:val="10"/>
          <w:sz w:val="21"/>
          <w:szCs w:val="21"/>
          <w:lang w:eastAsia="zh-CN"/>
        </w:rPr>
        <w:t>世纪</w:t>
      </w:r>
      <w:r>
        <w:rPr>
          <w:rFonts w:ascii="Times New Roman" w:hAnsi="Times New Roman"/>
          <w:spacing w:val="10"/>
          <w:sz w:val="21"/>
          <w:szCs w:val="21"/>
          <w:lang w:eastAsia="zh-CN"/>
        </w:rPr>
        <w:t>70</w:t>
      </w:r>
      <w:r>
        <w:rPr>
          <w:rFonts w:ascii="Times New Roman" w:hAnsi="Times New Roman"/>
          <w:spacing w:val="10"/>
          <w:sz w:val="21"/>
          <w:szCs w:val="21"/>
          <w:lang w:eastAsia="zh-CN"/>
        </w:rPr>
        <w:t>年代开始推广应用，渐渐为广大计算机研制者和用户接受。这项技术不仅用于大型计算机，也逐步被用到微型计算机系统中。为了实现虚存，必须解决好以下问题：内存与外存（磁盘）统一管理问题</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、逻辑地址和物理地址转换问题、部分装入和部分替换问题。实现虚存要付出一定开销，其中包括：管理地址转换的各种数据结构所用的存储开销、执行地址转换指令所花费的时间开销和内存与外存交换页或段的</w:t>
      </w:r>
      <w:r>
        <w:rPr>
          <w:rFonts w:ascii="Times New Roman" w:hAnsi="Times New Roman"/>
          <w:spacing w:val="10"/>
          <w:sz w:val="21"/>
          <w:szCs w:val="21"/>
          <w:lang w:eastAsia="zh-CN"/>
        </w:rPr>
        <w:t>I/O</w:t>
      </w:r>
      <w:r>
        <w:rPr>
          <w:rFonts w:ascii="Times New Roman" w:hAnsi="Times New Roman"/>
          <w:spacing w:val="10"/>
          <w:sz w:val="21"/>
          <w:szCs w:val="21"/>
          <w:lang w:eastAsia="zh-CN"/>
        </w:rPr>
        <w:t>开销等。目前，虚存管理主要采用以下技术实现：请求分页</w:t>
      </w:r>
      <w:ins w:id="466" w:author="simeng zhao" w:date="2018-01-30T14:47:00Z">
        <w:r w:rsidR="002C47EC">
          <w:rPr>
            <w:rFonts w:ascii="Times New Roman" w:hAnsi="Times New Roman" w:hint="eastAsia"/>
            <w:spacing w:val="10"/>
            <w:sz w:val="21"/>
            <w:szCs w:val="21"/>
            <w:lang w:eastAsia="zh-CN"/>
          </w:rPr>
          <w:t>，请求段式和</w:t>
        </w:r>
      </w:ins>
      <w:del w:id="467" w:author="simeng zhao" w:date="2018-01-30T14:47:00Z">
        <w:r w:rsidDel="002C47EC">
          <w:rPr>
            <w:rFonts w:ascii="Times New Roman" w:hAnsi="Times New Roman"/>
            <w:spacing w:val="10"/>
            <w:sz w:val="21"/>
            <w:szCs w:val="21"/>
            <w:lang w:eastAsia="zh-CN"/>
          </w:rPr>
          <w:delText>和</w:delText>
        </w:r>
      </w:del>
      <w:r>
        <w:rPr>
          <w:rFonts w:ascii="Times New Roman" w:hAnsi="Times New Roman"/>
          <w:spacing w:val="10"/>
          <w:sz w:val="21"/>
          <w:szCs w:val="21"/>
          <w:lang w:eastAsia="zh-CN"/>
        </w:rPr>
        <w:t>请求段页式虚存储管理。</w:t>
      </w:r>
    </w:p>
    <w:p w14:paraId="3A9E0E04"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4.5.2  </w:t>
      </w:r>
      <w:r>
        <w:rPr>
          <w:rFonts w:ascii="Times New Roman" w:hAnsi="Times New Roman"/>
          <w:b/>
          <w:spacing w:val="-1"/>
          <w:sz w:val="24"/>
          <w:szCs w:val="24"/>
          <w:lang w:eastAsia="zh-CN"/>
        </w:rPr>
        <w:t>请求分页虚拟存储管理</w:t>
      </w:r>
    </w:p>
    <w:p w14:paraId="5C8C89F7"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1. </w:t>
      </w:r>
      <w:r>
        <w:rPr>
          <w:rFonts w:ascii="Times New Roman" w:hAnsi="Times New Roman"/>
          <w:b/>
          <w:bCs/>
          <w:spacing w:val="10"/>
          <w:sz w:val="21"/>
          <w:szCs w:val="21"/>
          <w:lang w:eastAsia="zh-CN"/>
        </w:rPr>
        <w:t>请求分页虚存管理的硬件支撑</w:t>
      </w:r>
    </w:p>
    <w:p w14:paraId="1695B2C2" w14:textId="16FB76B3"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操作系统的存储管理依靠低层硬件支撑来完成任务，此硬件称为存储管理部件</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r>
        <w:rPr>
          <w:rFonts w:ascii="Times New Roman" w:hAnsi="Times New Roman"/>
          <w:spacing w:val="10"/>
          <w:sz w:val="21"/>
          <w:szCs w:val="21"/>
          <w:lang w:eastAsia="zh-CN"/>
        </w:rPr>
        <w:t>Memory anagement Unit</w:t>
      </w:r>
      <w:r>
        <w:rPr>
          <w:rFonts w:ascii="Times New Roman" w:hAnsi="Times New Roman"/>
          <w:spacing w:val="10"/>
          <w:sz w:val="21"/>
          <w:szCs w:val="21"/>
          <w:lang w:eastAsia="zh-CN"/>
        </w:rPr>
        <w:t>，</w:t>
      </w:r>
      <w:r>
        <w:rPr>
          <w:rFonts w:ascii="Times New Roman" w:hAnsi="Times New Roman"/>
          <w:spacing w:val="10"/>
          <w:sz w:val="21"/>
          <w:szCs w:val="21"/>
          <w:lang w:eastAsia="zh-CN"/>
        </w:rPr>
        <w:t>MMU</w:t>
      </w:r>
      <w:r>
        <w:rPr>
          <w:rFonts w:ascii="Times New Roman" w:hAnsi="Times New Roman"/>
          <w:spacing w:val="10"/>
          <w:sz w:val="21"/>
          <w:szCs w:val="21"/>
          <w:lang w:eastAsia="zh-CN"/>
        </w:rPr>
        <w:t>），它提供地址转换和存储保护功能，并支持虚存管理和多任务管理。</w:t>
      </w:r>
      <w:r>
        <w:rPr>
          <w:rFonts w:ascii="Times New Roman" w:hAnsi="Times New Roman"/>
          <w:spacing w:val="10"/>
          <w:sz w:val="21"/>
          <w:szCs w:val="21"/>
          <w:lang w:eastAsia="zh-CN"/>
        </w:rPr>
        <w:t>MMU</w:t>
      </w:r>
      <w:r>
        <w:rPr>
          <w:rFonts w:ascii="Times New Roman" w:hAnsi="Times New Roman"/>
          <w:spacing w:val="10"/>
          <w:sz w:val="21"/>
          <w:szCs w:val="21"/>
          <w:lang w:eastAsia="zh-CN"/>
        </w:rPr>
        <w:t>由一组集成电路芯片组成，</w:t>
      </w:r>
      <w:ins w:id="468" w:author="simeng zhao" w:date="2018-01-30T14:48:00Z">
        <w:r w:rsidR="002C47EC">
          <w:rPr>
            <w:rFonts w:ascii="Times New Roman" w:hAnsi="Times New Roman" w:hint="eastAsia"/>
            <w:b/>
            <w:color w:val="2E74B5" w:themeColor="accent5" w:themeShade="BF"/>
            <w:spacing w:val="10"/>
            <w:sz w:val="21"/>
            <w:szCs w:val="21"/>
            <w:lang w:eastAsia="zh-CN"/>
          </w:rPr>
          <w:t>接受</w:t>
        </w:r>
        <w:r w:rsidR="002C47EC">
          <w:rPr>
            <w:rFonts w:ascii="Times New Roman" w:hAnsi="Times New Roman" w:hint="eastAsia"/>
            <w:b/>
            <w:color w:val="2E74B5" w:themeColor="accent5" w:themeShade="BF"/>
            <w:spacing w:val="10"/>
            <w:sz w:val="21"/>
            <w:szCs w:val="21"/>
            <w:lang w:eastAsia="zh-CN"/>
          </w:rPr>
          <w:t>CPU</w:t>
        </w:r>
        <w:r w:rsidR="002C47EC">
          <w:rPr>
            <w:rFonts w:ascii="Times New Roman" w:hAnsi="Times New Roman" w:hint="eastAsia"/>
            <w:b/>
            <w:color w:val="2E74B5" w:themeColor="accent5" w:themeShade="BF"/>
            <w:spacing w:val="10"/>
            <w:sz w:val="21"/>
            <w:szCs w:val="21"/>
            <w:lang w:eastAsia="zh-CN"/>
          </w:rPr>
          <w:t>提供的</w:t>
        </w:r>
      </w:ins>
      <w:r>
        <w:rPr>
          <w:rFonts w:ascii="Times New Roman" w:hAnsi="Times New Roman"/>
          <w:spacing w:val="10"/>
          <w:sz w:val="21"/>
          <w:szCs w:val="21"/>
          <w:lang w:eastAsia="zh-CN"/>
        </w:rPr>
        <w:t>逻辑地址作为输入，物理地址作为输出，直接送达总线，对内存单元进行寻址，其位置和功能如图</w:t>
      </w:r>
      <w:r>
        <w:rPr>
          <w:rFonts w:ascii="Times New Roman" w:hAnsi="Times New Roman"/>
          <w:spacing w:val="10"/>
          <w:sz w:val="21"/>
          <w:szCs w:val="21"/>
          <w:lang w:eastAsia="zh-CN"/>
        </w:rPr>
        <w:t>4-13</w:t>
      </w:r>
      <w:r>
        <w:rPr>
          <w:rFonts w:ascii="Times New Roman" w:hAnsi="Times New Roman"/>
          <w:spacing w:val="10"/>
          <w:sz w:val="21"/>
          <w:szCs w:val="21"/>
          <w:lang w:eastAsia="zh-CN"/>
        </w:rPr>
        <w:t>（</w:t>
      </w:r>
      <w:r>
        <w:rPr>
          <w:rFonts w:ascii="Times New Roman" w:hAnsi="Times New Roman"/>
          <w:spacing w:val="10"/>
          <w:sz w:val="21"/>
          <w:szCs w:val="21"/>
          <w:lang w:eastAsia="zh-CN"/>
        </w:rPr>
        <w:t>A</w:t>
      </w:r>
      <w:r>
        <w:rPr>
          <w:rFonts w:ascii="Times New Roman" w:hAnsi="Times New Roman"/>
          <w:spacing w:val="10"/>
          <w:sz w:val="21"/>
          <w:szCs w:val="21"/>
          <w:lang w:eastAsia="zh-CN"/>
        </w:rPr>
        <w:t>）所示，其内部执行过程如图</w:t>
      </w:r>
      <w:r>
        <w:rPr>
          <w:rFonts w:ascii="Times New Roman" w:hAnsi="Times New Roman"/>
          <w:spacing w:val="10"/>
          <w:sz w:val="21"/>
          <w:szCs w:val="21"/>
          <w:lang w:eastAsia="zh-CN"/>
        </w:rPr>
        <w:t>4-13(B)</w:t>
      </w:r>
      <w:r>
        <w:rPr>
          <w:rFonts w:ascii="Times New Roman" w:hAnsi="Times New Roman"/>
          <w:spacing w:val="10"/>
          <w:sz w:val="21"/>
          <w:szCs w:val="21"/>
          <w:lang w:eastAsia="zh-CN"/>
        </w:rPr>
        <w:t>所示。主要功能列举如下。</w:t>
      </w:r>
    </w:p>
    <w:p w14:paraId="07F770C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）管理硬件页表基址寄存器。每当发生进程上下文切换时，系统负责把运行进程的页表基地址装入硬件页表基址寄存器，此页表便成为活动页表，</w:t>
      </w:r>
      <w:r>
        <w:rPr>
          <w:rFonts w:ascii="Times New Roman" w:hAnsi="Times New Roman"/>
          <w:spacing w:val="10"/>
          <w:sz w:val="21"/>
          <w:szCs w:val="21"/>
          <w:lang w:eastAsia="zh-CN"/>
        </w:rPr>
        <w:t xml:space="preserve">MMU </w:t>
      </w:r>
      <w:r>
        <w:rPr>
          <w:rFonts w:ascii="Times New Roman" w:hAnsi="Times New Roman"/>
          <w:spacing w:val="10"/>
          <w:sz w:val="21"/>
          <w:szCs w:val="21"/>
          <w:lang w:eastAsia="zh-CN"/>
        </w:rPr>
        <w:t>只对由硬件页表基址寄存器所指出的活动页表进行操作。</w:t>
      </w:r>
    </w:p>
    <w:p w14:paraId="3AAE53E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）分解逻辑地址。把逻辑地址分解为页号和页内位移，以便进行地址转换。</w:t>
      </w:r>
    </w:p>
    <w:p w14:paraId="4CD5244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）管理快表。对</w:t>
      </w:r>
      <w:r>
        <w:rPr>
          <w:rFonts w:ascii="Times New Roman" w:hAnsi="Times New Roman"/>
          <w:spacing w:val="10"/>
          <w:sz w:val="21"/>
          <w:szCs w:val="21"/>
          <w:lang w:eastAsia="zh-CN"/>
        </w:rPr>
        <w:t>TLB</w:t>
      </w:r>
      <w:r>
        <w:rPr>
          <w:rFonts w:ascii="Times New Roman" w:hAnsi="Times New Roman"/>
          <w:spacing w:val="10"/>
          <w:sz w:val="21"/>
          <w:szCs w:val="21"/>
          <w:lang w:eastAsia="zh-CN"/>
        </w:rPr>
        <w:t>进行管理，一是直接查找快表，找到相应页框后去拼接物理地址；二是执行</w:t>
      </w:r>
      <w:r>
        <w:rPr>
          <w:rFonts w:ascii="Times New Roman" w:hAnsi="Times New Roman"/>
          <w:spacing w:val="10"/>
          <w:sz w:val="21"/>
          <w:szCs w:val="21"/>
          <w:lang w:eastAsia="zh-CN"/>
        </w:rPr>
        <w:t>TLB</w:t>
      </w:r>
      <w:r>
        <w:rPr>
          <w:rFonts w:ascii="Times New Roman" w:hAnsi="Times New Roman"/>
          <w:spacing w:val="10"/>
          <w:sz w:val="21"/>
          <w:szCs w:val="21"/>
          <w:lang w:eastAsia="zh-CN"/>
        </w:rPr>
        <w:t>的基本操作：装入表目和清除表目，每次发生快表查找不命中的情况后，待缺页异常处理结束，把相应页面号和页框号装入。此外，每次写硬件页表基址寄存器时，负责清除快表项，将</w:t>
      </w:r>
      <w:r>
        <w:rPr>
          <w:rFonts w:ascii="Times New Roman" w:hAnsi="Times New Roman"/>
          <w:spacing w:val="10"/>
          <w:sz w:val="21"/>
          <w:szCs w:val="21"/>
          <w:lang w:eastAsia="zh-CN"/>
        </w:rPr>
        <w:t>TLB</w:t>
      </w:r>
      <w:r>
        <w:rPr>
          <w:rFonts w:ascii="Times New Roman" w:hAnsi="Times New Roman"/>
          <w:spacing w:val="10"/>
          <w:sz w:val="21"/>
          <w:szCs w:val="21"/>
          <w:lang w:eastAsia="zh-CN"/>
        </w:rPr>
        <w:t>清空。</w:t>
      </w:r>
    </w:p>
    <w:p w14:paraId="27DC7D9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）访问页表。当</w:t>
      </w:r>
      <w:r>
        <w:rPr>
          <w:rFonts w:ascii="Times New Roman" w:hAnsi="Times New Roman"/>
          <w:spacing w:val="10"/>
          <w:sz w:val="21"/>
          <w:szCs w:val="21"/>
          <w:lang w:eastAsia="zh-CN"/>
        </w:rPr>
        <w:t>TLB</w:t>
      </w:r>
      <w:r>
        <w:rPr>
          <w:rFonts w:ascii="Times New Roman" w:hAnsi="Times New Roman"/>
          <w:spacing w:val="10"/>
          <w:sz w:val="21"/>
          <w:szCs w:val="21"/>
          <w:lang w:eastAsia="zh-CN"/>
        </w:rPr>
        <w:t>不命中时，根据页表基址寄存器直接访问进程页表，若所需页面已装入，则可访问内存，同时，把此页面信息装入</w:t>
      </w:r>
      <w:r>
        <w:rPr>
          <w:rFonts w:ascii="Times New Roman" w:hAnsi="Times New Roman"/>
          <w:spacing w:val="10"/>
          <w:sz w:val="21"/>
          <w:szCs w:val="21"/>
          <w:lang w:eastAsia="zh-CN"/>
        </w:rPr>
        <w:t>TLB</w:t>
      </w:r>
      <w:r>
        <w:rPr>
          <w:rFonts w:ascii="Times New Roman" w:hAnsi="Times New Roman"/>
          <w:spacing w:val="10"/>
          <w:sz w:val="21"/>
          <w:szCs w:val="21"/>
          <w:lang w:eastAsia="zh-CN"/>
        </w:rPr>
        <w:t>。</w:t>
      </w:r>
    </w:p>
    <w:p w14:paraId="50CB21F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）发出异常。当查出页表中有页失效位或页面访问越界位时，发出缺页异常或越界中断，并将控制权交给存储管理程序。</w:t>
      </w:r>
    </w:p>
    <w:p w14:paraId="1BE2A9D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6</w:t>
      </w:r>
      <w:r>
        <w:rPr>
          <w:rFonts w:ascii="Times New Roman" w:hAnsi="Times New Roman"/>
          <w:spacing w:val="10"/>
          <w:sz w:val="21"/>
          <w:szCs w:val="21"/>
          <w:lang w:eastAsia="zh-CN"/>
        </w:rPr>
        <w:t>）管理特征位。负责设置和检查页表中的引用位、修改位、有效位和保护权限位等各个特征位。</w:t>
      </w:r>
    </w:p>
    <w:p w14:paraId="619B78C5" w14:textId="2E8B5582" w:rsidR="007319B1" w:rsidDel="003C629F" w:rsidRDefault="007319B1">
      <w:pPr>
        <w:spacing w:after="0" w:line="200" w:lineRule="exact"/>
        <w:rPr>
          <w:del w:id="469" w:author="simeng zhao" w:date="2018-01-30T14:48:00Z"/>
          <w:rFonts w:ascii="Times New Roman" w:hAnsi="Times New Roman"/>
          <w:sz w:val="20"/>
          <w:szCs w:val="20"/>
          <w:lang w:eastAsia="zh-CN"/>
        </w:rPr>
      </w:pPr>
    </w:p>
    <w:p w14:paraId="24751694" w14:textId="325C3924" w:rsidR="007319B1" w:rsidDel="003C629F" w:rsidRDefault="007319B1">
      <w:pPr>
        <w:spacing w:after="0" w:line="200" w:lineRule="exact"/>
        <w:rPr>
          <w:del w:id="470" w:author="simeng zhao" w:date="2018-01-30T14:48:00Z"/>
          <w:rFonts w:ascii="Times New Roman" w:hAnsi="Times New Roman"/>
          <w:sz w:val="20"/>
          <w:szCs w:val="20"/>
          <w:lang w:eastAsia="zh-CN"/>
        </w:rPr>
      </w:pPr>
    </w:p>
    <w:p w14:paraId="3AEFECA7" w14:textId="491B82BD" w:rsidR="007319B1" w:rsidDel="003C629F" w:rsidRDefault="007319B1">
      <w:pPr>
        <w:spacing w:after="0" w:line="200" w:lineRule="exact"/>
        <w:rPr>
          <w:del w:id="471" w:author="simeng zhao" w:date="2018-01-30T14:48:00Z"/>
          <w:rFonts w:ascii="Times New Roman" w:hAnsi="Times New Roman"/>
          <w:sz w:val="20"/>
          <w:szCs w:val="20"/>
          <w:lang w:eastAsia="zh-CN"/>
        </w:rPr>
      </w:pPr>
      <w:del w:id="472" w:author="simeng zhao" w:date="2018-01-30T14:48:00Z">
        <w:r w:rsidDel="003C629F">
          <w:rPr>
            <w:rFonts w:ascii="Times New Roman" w:hAnsi="Times New Roman"/>
            <w:sz w:val="20"/>
            <w:szCs w:val="20"/>
            <w:lang w:eastAsia="zh-CN"/>
          </w:rPr>
          <w:br w:type="page"/>
        </w:r>
      </w:del>
    </w:p>
    <w:p w14:paraId="2156A80C"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54656" behindDoc="0" locked="0" layoutInCell="1" allowOverlap="1" wp14:anchorId="0B75B978" wp14:editId="78B9F510">
                <wp:simplePos x="0" y="0"/>
                <wp:positionH relativeFrom="column">
                  <wp:posOffset>3669030</wp:posOffset>
                </wp:positionH>
                <wp:positionV relativeFrom="paragraph">
                  <wp:posOffset>100330</wp:posOffset>
                </wp:positionV>
                <wp:extent cx="1589405" cy="198120"/>
                <wp:effectExtent l="7620" t="5715" r="12700" b="5715"/>
                <wp:wrapNone/>
                <wp:docPr id="419" name="文本框 6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9405" cy="198120"/>
                        </a:xfrm>
                        <a:prstGeom prst="rect">
                          <a:avLst/>
                        </a:prstGeom>
                        <a:solidFill>
                          <a:srgbClr val="FFFFFF"/>
                        </a:solidFill>
                        <a:ln w="9525" cmpd="sng">
                          <a:solidFill>
                            <a:srgbClr val="FFFFFF"/>
                          </a:solidFill>
                          <a:miter lim="800000"/>
                          <a:headEnd/>
                          <a:tailEnd/>
                        </a:ln>
                      </wps:spPr>
                      <wps:txbx>
                        <w:txbxContent>
                          <w:p w14:paraId="77622951" w14:textId="77777777" w:rsidR="006B51B8" w:rsidRDefault="006B51B8">
                            <w:pPr>
                              <w:pStyle w:val="1"/>
                            </w:pPr>
                            <w:r>
                              <w:rPr>
                                <w:rFonts w:hint="eastAsia"/>
                              </w:rPr>
                              <w:t>CPU送入逻辑地址(8196)</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75B978" id="文本框 645" o:spid="_x0000_s1119" type="#_x0000_t202" style="position:absolute;margin-left:288.9pt;margin-top:7.9pt;width:125.15pt;height:15.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" strokecolor="white">
                <v:textbox inset=",0,,0">
                  <w:txbxContent>
                    <w:p w14:paraId="77622951" w14:textId="77777777" w:rsidR="006B51B8" w:rsidRDefault="006B51B8">
                      <w:pPr>
                        <w:pStyle w:val="1"/>
                      </w:pPr>
                      <w:r>
                        <w:rPr>
                          <w:rFonts w:hint="eastAsia"/>
                        </w:rPr>
                        <w:t>CPU送入逻辑地址(8196)</w:t>
                      </w:r>
                    </w:p>
                  </w:txbxContent>
                </v:textbox>
              </v:shape>
            </w:pict>
          </mc:Fallback>
        </mc:AlternateContent>
      </w:r>
    </w:p>
    <w:p w14:paraId="1479A4FC" w14:textId="77777777" w:rsidR="007319B1" w:rsidRDefault="007319B1">
      <w:pPr>
        <w:spacing w:after="0" w:line="200" w:lineRule="exact"/>
        <w:rPr>
          <w:rFonts w:ascii="Times New Roman" w:hAnsi="Times New Roman"/>
          <w:sz w:val="20"/>
          <w:szCs w:val="20"/>
          <w:lang w:eastAsia="zh-CN"/>
        </w:rPr>
      </w:pPr>
    </w:p>
    <w:p w14:paraId="19BB1C1C" w14:textId="77777777" w:rsidR="007319B1" w:rsidRDefault="007319B1">
      <w:pPr>
        <w:spacing w:after="0" w:line="200" w:lineRule="exact"/>
        <w:rPr>
          <w:rFonts w:ascii="Times New Roman" w:hAnsi="Times New Roman"/>
          <w:sz w:val="20"/>
          <w:szCs w:val="20"/>
          <w:lang w:eastAsia="zh-CN"/>
        </w:rPr>
      </w:pPr>
    </w:p>
    <w:p w14:paraId="3A32195E"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58752" behindDoc="0" locked="0" layoutInCell="1" allowOverlap="1" wp14:anchorId="72384376" wp14:editId="10FB5AF4">
                <wp:simplePos x="0" y="0"/>
                <wp:positionH relativeFrom="column">
                  <wp:posOffset>4036060</wp:posOffset>
                </wp:positionH>
                <wp:positionV relativeFrom="paragraph">
                  <wp:posOffset>16510</wp:posOffset>
                </wp:positionV>
                <wp:extent cx="0" cy="198120"/>
                <wp:effectExtent l="12700" t="7620" r="6350" b="13335"/>
                <wp:wrapNone/>
                <wp:docPr id="418" name="直线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8BECF5" id="直线 651"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8pt,1.3pt" to="317.8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"/>
            </w:pict>
          </mc:Fallback>
        </mc:AlternateContent>
      </w:r>
      <w:r>
        <w:rPr>
          <w:rFonts w:ascii="Times New Roman" w:hAnsi="Times New Roman"/>
          <w:noProof/>
          <w:sz w:val="20"/>
          <w:szCs w:val="20"/>
          <w:lang w:eastAsia="zh-CN"/>
        </w:rPr>
        <mc:AlternateContent>
          <mc:Choice Requires="wps">
            <w:drawing>
              <wp:anchor distT="0" distB="0" distL="114300" distR="114300" simplePos="0" relativeHeight="251655680" behindDoc="0" locked="0" layoutInCell="1" allowOverlap="1" wp14:anchorId="33FE7E76" wp14:editId="15DD0B19">
                <wp:simplePos x="0" y="0"/>
                <wp:positionH relativeFrom="column">
                  <wp:posOffset>3547110</wp:posOffset>
                </wp:positionH>
                <wp:positionV relativeFrom="paragraph">
                  <wp:posOffset>16510</wp:posOffset>
                </wp:positionV>
                <wp:extent cx="1711325" cy="198120"/>
                <wp:effectExtent l="9525" t="7620" r="12700" b="13335"/>
                <wp:wrapNone/>
                <wp:docPr id="417" name="文本框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198120"/>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82C041" w14:textId="77777777" w:rsidR="006B51B8" w:rsidRDefault="006B51B8">
                            <w:pPr>
                              <w:spacing w:line="0" w:lineRule="atLeast"/>
                              <w:ind w:firstLineChars="100" w:firstLine="180"/>
                              <w:rPr>
                                <w:sz w:val="18"/>
                              </w:rPr>
                            </w:pPr>
                            <w:r>
                              <w:rPr>
                                <w:rFonts w:hint="eastAsia"/>
                                <w:sz w:val="18"/>
                              </w:rPr>
                              <w:t xml:space="preserve">0 0 1 0 </w:t>
                            </w:r>
                            <w:r>
                              <w:rPr>
                                <w:rFonts w:hint="eastAsia"/>
                                <w:sz w:val="18"/>
                                <w:lang w:eastAsia="zh-CN"/>
                              </w:rPr>
                              <w:t xml:space="preserve">  </w:t>
                            </w:r>
                            <w:r>
                              <w:rPr>
                                <w:rFonts w:hint="eastAsia"/>
                                <w:sz w:val="18"/>
                              </w:rPr>
                              <w:t xml:space="preserve"> 0 0 0 0 0 0 0 0 0 1 0 0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FE7E76" id="文本框 646" o:spid="_x0000_s1120" type="#_x0000_t202" style="position:absolute;margin-left:279.3pt;margin-top:1.3pt;width:134.75pt;height:15.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">
                <v:textbox inset="0,0,0,0">
                  <w:txbxContent>
                    <w:p w14:paraId="7682C041" w14:textId="77777777" w:rsidR="006B51B8" w:rsidRDefault="006B51B8">
                      <w:pPr>
                        <w:spacing w:line="0" w:lineRule="atLeast"/>
                        <w:ind w:firstLineChars="100" w:firstLine="180"/>
                        <w:rPr>
                          <w:sz w:val="18"/>
                        </w:rPr>
                      </w:pPr>
                      <w:r>
                        <w:rPr>
                          <w:rFonts w:hint="eastAsia"/>
                          <w:sz w:val="18"/>
                        </w:rPr>
                        <w:t xml:space="preserve">0 0 1 0 </w:t>
                      </w:r>
                      <w:r>
                        <w:rPr>
                          <w:rFonts w:hint="eastAsia"/>
                          <w:sz w:val="18"/>
                          <w:lang w:eastAsia="zh-CN"/>
                        </w:rPr>
                        <w:t xml:space="preserve">  </w:t>
                      </w:r>
                      <w:r>
                        <w:rPr>
                          <w:rFonts w:hint="eastAsia"/>
                          <w:sz w:val="18"/>
                        </w:rPr>
                        <w:t xml:space="preserve"> 0 0 0 0 0 0 0 0 0 1 0 0</w:t>
                      </w:r>
                    </w:p>
                  </w:txbxContent>
                </v:textbox>
              </v:shape>
            </w:pict>
          </mc:Fallback>
        </mc:AlternateContent>
      </w:r>
    </w:p>
    <w:p w14:paraId="2F03F1A8"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66944" behindDoc="0" locked="0" layoutInCell="1" allowOverlap="1" wp14:anchorId="352F4876" wp14:editId="5BFF8A5C">
                <wp:simplePos x="0" y="0"/>
                <wp:positionH relativeFrom="column">
                  <wp:posOffset>4525010</wp:posOffset>
                </wp:positionH>
                <wp:positionV relativeFrom="paragraph">
                  <wp:posOffset>87630</wp:posOffset>
                </wp:positionV>
                <wp:extent cx="0" cy="99060"/>
                <wp:effectExtent l="6350" t="5715" r="12700" b="9525"/>
                <wp:wrapNone/>
                <wp:docPr id="416" name="直线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06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C68B29" id="直线 659" o:spid="_x0000_s1026"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3pt,6.9pt" to="356.3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"/>
            </w:pict>
          </mc:Fallback>
        </mc:AlternateContent>
      </w:r>
      <w:r>
        <w:rPr>
          <w:rFonts w:ascii="Times New Roman" w:hAnsi="Times New Roman"/>
          <w:noProof/>
          <w:sz w:val="20"/>
          <w:szCs w:val="20"/>
          <w:lang w:eastAsia="zh-CN"/>
        </w:rPr>
        <mc:AlternateContent>
          <mc:Choice Requires="wps">
            <w:drawing>
              <wp:anchor distT="0" distB="0" distL="114300" distR="114300" simplePos="0" relativeHeight="251660800" behindDoc="0" locked="0" layoutInCell="1" allowOverlap="1" wp14:anchorId="5ED6AB83" wp14:editId="756BC1D0">
                <wp:simplePos x="0" y="0"/>
                <wp:positionH relativeFrom="column">
                  <wp:posOffset>3669030</wp:posOffset>
                </wp:positionH>
                <wp:positionV relativeFrom="paragraph">
                  <wp:posOffset>87630</wp:posOffset>
                </wp:positionV>
                <wp:extent cx="0" cy="693420"/>
                <wp:effectExtent l="7620" t="5715" r="11430" b="5715"/>
                <wp:wrapNone/>
                <wp:docPr id="415" name="直线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342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C62848" id="直线 653"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9pt,6.9pt" to="288.9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"/>
            </w:pict>
          </mc:Fallback>
        </mc:AlternateContent>
      </w:r>
    </w:p>
    <w:p w14:paraId="455A90F3"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70016" behindDoc="0" locked="0" layoutInCell="1" allowOverlap="1" wp14:anchorId="5213A752" wp14:editId="41F732F6">
                <wp:simplePos x="0" y="0"/>
                <wp:positionH relativeFrom="column">
                  <wp:posOffset>5135880</wp:posOffset>
                </wp:positionH>
                <wp:positionV relativeFrom="paragraph">
                  <wp:posOffset>59690</wp:posOffset>
                </wp:positionV>
                <wp:extent cx="0" cy="1882140"/>
                <wp:effectExtent l="7620" t="9525" r="11430" b="13335"/>
                <wp:wrapNone/>
                <wp:docPr id="414" name="直线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8214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DB0CDC" id="直线 661" o:spid="_x0000_s1026" style="position:absolute;left:0;text-align:lef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4.4pt,4.7pt" to="404.4pt,1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"/>
            </w:pict>
          </mc:Fallback>
        </mc:AlternateContent>
      </w:r>
      <w:r>
        <w:rPr>
          <w:rFonts w:ascii="Times New Roman" w:hAnsi="Times New Roman"/>
          <w:noProof/>
          <w:sz w:val="20"/>
          <w:szCs w:val="20"/>
          <w:lang w:eastAsia="zh-CN"/>
        </w:rPr>
        <mc:AlternateContent>
          <mc:Choice Requires="wps">
            <w:drawing>
              <wp:anchor distT="0" distB="0" distL="114300" distR="114300" simplePos="0" relativeHeight="251667968" behindDoc="0" locked="0" layoutInCell="1" allowOverlap="1" wp14:anchorId="3A06D59C" wp14:editId="436ADE82">
                <wp:simplePos x="0" y="0"/>
                <wp:positionH relativeFrom="column">
                  <wp:posOffset>4525010</wp:posOffset>
                </wp:positionH>
                <wp:positionV relativeFrom="paragraph">
                  <wp:posOffset>59690</wp:posOffset>
                </wp:positionV>
                <wp:extent cx="610870" cy="0"/>
                <wp:effectExtent l="6350" t="9525" r="11430" b="9525"/>
                <wp:wrapNone/>
                <wp:docPr id="413" name="直线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870" cy="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451AA0" id="直线 660" o:spid="_x0000_s1026" style="position:absolute;left:0;text-align:lef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3pt,4.7pt" to="404.4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"/>
            </w:pict>
          </mc:Fallback>
        </mc:AlternateContent>
      </w:r>
    </w:p>
    <w:p w14:paraId="3E7788BA"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71040" behindDoc="0" locked="0" layoutInCell="1" allowOverlap="1" wp14:anchorId="5E6F77A8" wp14:editId="7F15B9F0">
                <wp:simplePos x="0" y="0"/>
                <wp:positionH relativeFrom="column">
                  <wp:posOffset>3722257</wp:posOffset>
                </wp:positionH>
                <wp:positionV relativeFrom="paragraph">
                  <wp:posOffset>41351</wp:posOffset>
                </wp:positionV>
                <wp:extent cx="1364776" cy="198120"/>
                <wp:effectExtent l="0" t="0" r="26035" b="11430"/>
                <wp:wrapNone/>
                <wp:docPr id="412" name="文本框 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4776" cy="198120"/>
                        </a:xfrm>
                        <a:prstGeom prst="rect">
                          <a:avLst/>
                        </a:prstGeom>
                        <a:solidFill>
                          <a:srgbClr val="FFFFFF"/>
                        </a:solidFill>
                        <a:ln w="9525" cmpd="sng">
                          <a:solidFill>
                            <a:srgbClr val="FFFFFF"/>
                          </a:solidFill>
                          <a:miter lim="800000"/>
                          <a:headEnd/>
                          <a:tailEnd/>
                        </a:ln>
                      </wps:spPr>
                      <wps:txbx>
                        <w:txbxContent>
                          <w:p w14:paraId="25787D06" w14:textId="4A5EE3E4" w:rsidR="006B51B8" w:rsidRDefault="006B51B8">
                            <w:pPr>
                              <w:pStyle w:val="1"/>
                              <w:jc w:val="left"/>
                            </w:pPr>
                            <w:r>
                              <w:rPr>
                                <w:rFonts w:hint="eastAsia"/>
                              </w:rPr>
                              <w:t xml:space="preserve">页号  页框号 </w:t>
                            </w:r>
                            <w:del w:id="473" w:author="simeng zhao" w:date="2018-02-02T15:08:00Z">
                              <w:r w:rsidRPr="00D12645" w:rsidDel="00D12645">
                                <w:rPr>
                                  <w:rFonts w:hint="eastAsia"/>
                                  <w:color w:val="0000FF"/>
                                  <w:rPrChange w:id="474" w:author="simeng zhao" w:date="2018-02-02T15:09:00Z">
                                    <w:rPr>
                                      <w:rFonts w:hint="eastAsia"/>
                                    </w:rPr>
                                  </w:rPrChange>
                                </w:rPr>
                                <w:delText>在内存否</w:delText>
                              </w:r>
                            </w:del>
                            <w:ins w:id="475" w:author="simeng zhao" w:date="2018-02-02T15:08:00Z">
                              <w:r w:rsidRPr="00D12645">
                                <w:rPr>
                                  <w:rFonts w:hint="eastAsia"/>
                                  <w:color w:val="0000FF"/>
                                  <w:rPrChange w:id="476" w:author="simeng zhao" w:date="2018-02-02T15:09:00Z">
                                    <w:rPr>
                                      <w:rFonts w:hint="eastAsia"/>
                                    </w:rPr>
                                  </w:rPrChange>
                                </w:rPr>
                                <w:t>驻留标志</w:t>
                              </w:r>
                              <w:r>
                                <w:rPr>
                                  <w:rFonts w:hint="eastAsia"/>
                                </w:rPr>
                                <w:t>位</w:t>
                              </w:r>
                            </w:ins>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F77A8" id="文本框 650" o:spid="_x0000_s1121" type="#_x0000_t202" style="position:absolute;margin-left:293.1pt;margin-top:3.25pt;width:107.45pt;height:15.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" strokecolor="white">
                <v:textbox inset=",0,,0">
                  <w:txbxContent>
                    <w:p w14:paraId="25787D06" w14:textId="4A5EE3E4" w:rsidR="006B51B8" w:rsidRDefault="006B51B8">
                      <w:pPr>
                        <w:pStyle w:val="1"/>
                        <w:jc w:val="left"/>
                      </w:pPr>
                      <w:r>
                        <w:rPr>
                          <w:rFonts w:hint="eastAsia"/>
                        </w:rPr>
                        <w:t xml:space="preserve">页号  页框号 </w:t>
                      </w:r>
                      <w:del w:id="477" w:author="simeng zhao" w:date="2018-02-02T15:08:00Z">
                        <w:r w:rsidRPr="00D12645" w:rsidDel="00D12645">
                          <w:rPr>
                            <w:rFonts w:hint="eastAsia"/>
                            <w:color w:val="0000FF"/>
                            <w:rPrChange w:id="478" w:author="simeng zhao" w:date="2018-02-02T15:09:00Z">
                              <w:rPr>
                                <w:rFonts w:hint="eastAsia"/>
                              </w:rPr>
                            </w:rPrChange>
                          </w:rPr>
                          <w:delText>在内存否</w:delText>
                        </w:r>
                      </w:del>
                      <w:ins w:id="479" w:author="simeng zhao" w:date="2018-02-02T15:08:00Z">
                        <w:r w:rsidRPr="00D12645">
                          <w:rPr>
                            <w:rFonts w:hint="eastAsia"/>
                            <w:color w:val="0000FF"/>
                            <w:rPrChange w:id="480" w:author="simeng zhao" w:date="2018-02-02T15:09:00Z">
                              <w:rPr>
                                <w:rFonts w:hint="eastAsia"/>
                              </w:rPr>
                            </w:rPrChange>
                          </w:rPr>
                          <w:t>驻留标志</w:t>
                        </w:r>
                        <w:r>
                          <w:rPr>
                            <w:rFonts w:hint="eastAsia"/>
                          </w:rPr>
                          <w:t>位</w:t>
                        </w:r>
                      </w:ins>
                    </w:p>
                  </w:txbxContent>
                </v:textbox>
              </v:shape>
            </w:pict>
          </mc:Fallback>
        </mc:AlternateContent>
      </w:r>
    </w:p>
    <w:p w14:paraId="0AC5283B"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52608" behindDoc="0" locked="0" layoutInCell="1" allowOverlap="1" wp14:anchorId="574A4DC9" wp14:editId="3AA79C6D">
                <wp:simplePos x="0" y="0"/>
                <wp:positionH relativeFrom="column">
                  <wp:posOffset>3424555</wp:posOffset>
                </wp:positionH>
                <wp:positionV relativeFrom="paragraph">
                  <wp:posOffset>3810</wp:posOffset>
                </wp:positionV>
                <wp:extent cx="1956435" cy="1783080"/>
                <wp:effectExtent l="10795" t="7620" r="13970" b="9525"/>
                <wp:wrapNone/>
                <wp:docPr id="411" name="矩形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6435" cy="1783080"/>
                        </a:xfrm>
                        <a:prstGeom prst="rect">
                          <a:avLst/>
                        </a:prstGeom>
                        <a:solidFill>
                          <a:srgbClr val="FFFFFF"/>
                        </a:solidFill>
                        <a:ln w="9525" cmpd="sng">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2AF835" id="矩形 643" o:spid="_x0000_s1026" style="position:absolute;left:0;text-align:left;margin-left:269.65pt;margin-top:.3pt;width:154.05pt;height:140.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">
                <v:stroke dashstyle="dash"/>
                <v:textbox inset="0,0,0,0"/>
              </v:rect>
            </w:pict>
          </mc:Fallback>
        </mc:AlternateContent>
      </w:r>
    </w:p>
    <w:p w14:paraId="48A51F0C"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g">
            <w:drawing>
              <wp:anchor distT="0" distB="0" distL="114300" distR="114300" simplePos="0" relativeHeight="251665920" behindDoc="0" locked="0" layoutInCell="1" allowOverlap="1" wp14:anchorId="326A4F5A" wp14:editId="4B28C269">
                <wp:simplePos x="0" y="0"/>
                <wp:positionH relativeFrom="column">
                  <wp:posOffset>3669030</wp:posOffset>
                </wp:positionH>
                <wp:positionV relativeFrom="paragraph">
                  <wp:posOffset>635</wp:posOffset>
                </wp:positionV>
                <wp:extent cx="1226185" cy="1758315"/>
                <wp:effectExtent l="64770" t="7620" r="13970" b="24765"/>
                <wp:wrapNone/>
                <wp:docPr id="408" name="组合 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6185" cy="1758315"/>
                          <a:chOff x="6238" y="2701"/>
                          <a:chExt cx="1931" cy="2769"/>
                        </a:xfrm>
                      </wpg:grpSpPr>
                      <wps:wsp>
                        <wps:cNvPr id="409" name="文本框 649"/>
                        <wps:cNvSpPr txBox="1">
                          <a:spLocks noChangeArrowheads="1"/>
                        </wps:cNvSpPr>
                        <wps:spPr bwMode="auto">
                          <a:xfrm>
                            <a:off x="6559" y="2701"/>
                            <a:ext cx="1610" cy="2340"/>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A502EEF" w14:textId="77777777" w:rsidR="006B51B8" w:rsidRDefault="006B51B8">
                              <w:pPr>
                                <w:spacing w:after="0" w:line="0" w:lineRule="atLeast"/>
                                <w:rPr>
                                  <w:sz w:val="18"/>
                                </w:rPr>
                              </w:pPr>
                              <w:r>
                                <w:rPr>
                                  <w:rFonts w:hint="eastAsia"/>
                                  <w:sz w:val="18"/>
                                </w:rPr>
                                <w:t xml:space="preserve">0  </w:t>
                              </w:r>
                              <w:r>
                                <w:rPr>
                                  <w:rFonts w:hint="eastAsia"/>
                                  <w:sz w:val="18"/>
                                  <w:lang w:eastAsia="zh-CN"/>
                                </w:rPr>
                                <w:t xml:space="preserve">           </w:t>
                              </w:r>
                              <w:r>
                                <w:rPr>
                                  <w:rFonts w:hint="eastAsia"/>
                                  <w:sz w:val="18"/>
                                </w:rPr>
                                <w:t xml:space="preserve">010  </w:t>
                              </w:r>
                              <w:r>
                                <w:rPr>
                                  <w:rFonts w:hint="eastAsia"/>
                                  <w:sz w:val="18"/>
                                  <w:lang w:eastAsia="zh-CN"/>
                                </w:rPr>
                                <w:t xml:space="preserve">      </w:t>
                              </w:r>
                              <w:r>
                                <w:rPr>
                                  <w:rFonts w:hint="eastAsia"/>
                                  <w:sz w:val="18"/>
                                </w:rPr>
                                <w:t>1</w:t>
                              </w:r>
                            </w:p>
                            <w:p w14:paraId="11254578" w14:textId="77777777" w:rsidR="006B51B8" w:rsidRDefault="006B51B8">
                              <w:pPr>
                                <w:spacing w:after="0" w:line="0" w:lineRule="atLeast"/>
                                <w:rPr>
                                  <w:sz w:val="18"/>
                                </w:rPr>
                              </w:pPr>
                              <w:r>
                                <w:rPr>
                                  <w:rFonts w:hint="eastAsia"/>
                                  <w:sz w:val="18"/>
                                </w:rPr>
                                <w:t xml:space="preserve">1   </w:t>
                              </w:r>
                              <w:r>
                                <w:rPr>
                                  <w:rFonts w:hint="eastAsia"/>
                                  <w:sz w:val="18"/>
                                  <w:lang w:eastAsia="zh-CN"/>
                                </w:rPr>
                                <w:t xml:space="preserve">          </w:t>
                              </w:r>
                              <w:r>
                                <w:rPr>
                                  <w:rFonts w:hint="eastAsia"/>
                                  <w:sz w:val="18"/>
                                </w:rPr>
                                <w:t xml:space="preserve">001  </w:t>
                              </w:r>
                              <w:r>
                                <w:rPr>
                                  <w:rFonts w:hint="eastAsia"/>
                                  <w:sz w:val="18"/>
                                  <w:lang w:eastAsia="zh-CN"/>
                                </w:rPr>
                                <w:t xml:space="preserve">      </w:t>
                              </w:r>
                              <w:r>
                                <w:rPr>
                                  <w:rFonts w:hint="eastAsia"/>
                                  <w:sz w:val="18"/>
                                </w:rPr>
                                <w:t>1</w:t>
                              </w:r>
                            </w:p>
                            <w:p w14:paraId="5DE6BA60" w14:textId="77777777" w:rsidR="006B51B8" w:rsidRDefault="006B51B8">
                              <w:pPr>
                                <w:spacing w:after="0" w:line="0" w:lineRule="atLeast"/>
                                <w:rPr>
                                  <w:sz w:val="18"/>
                                </w:rPr>
                              </w:pPr>
                              <w:r>
                                <w:rPr>
                                  <w:rFonts w:hint="eastAsia"/>
                                  <w:sz w:val="18"/>
                                </w:rPr>
                                <w:t xml:space="preserve">2   </w:t>
                              </w:r>
                              <w:r>
                                <w:rPr>
                                  <w:rFonts w:hint="eastAsia"/>
                                  <w:sz w:val="18"/>
                                  <w:lang w:eastAsia="zh-CN"/>
                                </w:rPr>
                                <w:t xml:space="preserve">          </w:t>
                              </w:r>
                              <w:r>
                                <w:rPr>
                                  <w:rFonts w:hint="eastAsia"/>
                                  <w:sz w:val="18"/>
                                </w:rPr>
                                <w:t xml:space="preserve">110  </w:t>
                              </w:r>
                              <w:r>
                                <w:rPr>
                                  <w:rFonts w:hint="eastAsia"/>
                                  <w:sz w:val="18"/>
                                  <w:lang w:eastAsia="zh-CN"/>
                                </w:rPr>
                                <w:t xml:space="preserve">      </w:t>
                              </w:r>
                              <w:r>
                                <w:rPr>
                                  <w:rFonts w:hint="eastAsia"/>
                                  <w:sz w:val="18"/>
                                </w:rPr>
                                <w:t>1</w:t>
                              </w:r>
                            </w:p>
                            <w:p w14:paraId="7788CE09" w14:textId="77777777" w:rsidR="006B51B8" w:rsidRDefault="006B51B8">
                              <w:pPr>
                                <w:spacing w:after="0" w:line="0" w:lineRule="atLeast"/>
                                <w:rPr>
                                  <w:sz w:val="18"/>
                                </w:rPr>
                              </w:pPr>
                              <w:r>
                                <w:rPr>
                                  <w:rFonts w:hint="eastAsia"/>
                                  <w:sz w:val="18"/>
                                </w:rPr>
                                <w:t xml:space="preserve">3   </w:t>
                              </w:r>
                              <w:r>
                                <w:rPr>
                                  <w:rFonts w:hint="eastAsia"/>
                                  <w:sz w:val="18"/>
                                  <w:lang w:eastAsia="zh-CN"/>
                                </w:rPr>
                                <w:t xml:space="preserve">          </w:t>
                              </w:r>
                              <w:r>
                                <w:rPr>
                                  <w:rFonts w:hint="eastAsia"/>
                                  <w:sz w:val="18"/>
                                </w:rPr>
                                <w:t xml:space="preserve">000  </w:t>
                              </w:r>
                              <w:r>
                                <w:rPr>
                                  <w:rFonts w:hint="eastAsia"/>
                                  <w:sz w:val="18"/>
                                  <w:lang w:eastAsia="zh-CN"/>
                                </w:rPr>
                                <w:t xml:space="preserve">      </w:t>
                              </w:r>
                              <w:r>
                                <w:rPr>
                                  <w:rFonts w:hint="eastAsia"/>
                                  <w:sz w:val="18"/>
                                </w:rPr>
                                <w:t>1</w:t>
                              </w:r>
                            </w:p>
                            <w:p w14:paraId="56553551" w14:textId="77777777" w:rsidR="006B51B8" w:rsidRDefault="006B51B8">
                              <w:pPr>
                                <w:spacing w:after="0" w:line="0" w:lineRule="atLeast"/>
                                <w:rPr>
                                  <w:sz w:val="18"/>
                                </w:rPr>
                              </w:pPr>
                              <w:r>
                                <w:rPr>
                                  <w:rFonts w:hint="eastAsia"/>
                                  <w:sz w:val="18"/>
                                </w:rPr>
                                <w:t xml:space="preserve">4   </w:t>
                              </w:r>
                              <w:r>
                                <w:rPr>
                                  <w:rFonts w:hint="eastAsia"/>
                                  <w:sz w:val="18"/>
                                  <w:lang w:eastAsia="zh-CN"/>
                                </w:rPr>
                                <w:t xml:space="preserve">          </w:t>
                              </w:r>
                              <w:r>
                                <w:rPr>
                                  <w:rFonts w:hint="eastAsia"/>
                                  <w:sz w:val="18"/>
                                </w:rPr>
                                <w:t xml:space="preserve">100  </w:t>
                              </w:r>
                              <w:r>
                                <w:rPr>
                                  <w:rFonts w:hint="eastAsia"/>
                                  <w:sz w:val="18"/>
                                  <w:lang w:eastAsia="zh-CN"/>
                                </w:rPr>
                                <w:t xml:space="preserve">      </w:t>
                              </w:r>
                              <w:r>
                                <w:rPr>
                                  <w:rFonts w:hint="eastAsia"/>
                                  <w:sz w:val="18"/>
                                </w:rPr>
                                <w:t>1</w:t>
                              </w:r>
                            </w:p>
                            <w:p w14:paraId="1DEB3C9E" w14:textId="77777777" w:rsidR="006B51B8" w:rsidRDefault="006B51B8">
                              <w:pPr>
                                <w:spacing w:after="0" w:line="0" w:lineRule="atLeast"/>
                                <w:rPr>
                                  <w:sz w:val="18"/>
                                </w:rPr>
                              </w:pPr>
                              <w:r>
                                <w:rPr>
                                  <w:rFonts w:hint="eastAsia"/>
                                  <w:sz w:val="18"/>
                                </w:rPr>
                                <w:t xml:space="preserve">5   </w:t>
                              </w:r>
                              <w:r>
                                <w:rPr>
                                  <w:rFonts w:hint="eastAsia"/>
                                  <w:sz w:val="18"/>
                                  <w:lang w:eastAsia="zh-CN"/>
                                </w:rPr>
                                <w:t xml:space="preserve">          </w:t>
                              </w:r>
                              <w:r>
                                <w:rPr>
                                  <w:rFonts w:hint="eastAsia"/>
                                  <w:sz w:val="18"/>
                                </w:rPr>
                                <w:t xml:space="preserve">011  </w:t>
                              </w:r>
                              <w:r>
                                <w:rPr>
                                  <w:rFonts w:hint="eastAsia"/>
                                  <w:sz w:val="18"/>
                                  <w:lang w:eastAsia="zh-CN"/>
                                </w:rPr>
                                <w:t xml:space="preserve">      </w:t>
                              </w:r>
                              <w:r>
                                <w:rPr>
                                  <w:rFonts w:hint="eastAsia"/>
                                  <w:sz w:val="18"/>
                                </w:rPr>
                                <w:t>1</w:t>
                              </w:r>
                            </w:p>
                            <w:p w14:paraId="64814B38" w14:textId="77777777" w:rsidR="006B51B8" w:rsidRDefault="006B51B8">
                              <w:pPr>
                                <w:spacing w:after="0" w:line="0" w:lineRule="atLeast"/>
                                <w:rPr>
                                  <w:sz w:val="18"/>
                                </w:rPr>
                              </w:pPr>
                              <w:r>
                                <w:rPr>
                                  <w:rFonts w:hint="eastAsia"/>
                                  <w:sz w:val="18"/>
                                </w:rPr>
                                <w:t xml:space="preserve">6   </w:t>
                              </w:r>
                              <w:r>
                                <w:rPr>
                                  <w:rFonts w:hint="eastAsia"/>
                                  <w:sz w:val="18"/>
                                  <w:lang w:eastAsia="zh-CN"/>
                                </w:rPr>
                                <w:t xml:space="preserve">          </w:t>
                              </w:r>
                              <w:r>
                                <w:rPr>
                                  <w:rFonts w:hint="eastAsia"/>
                                  <w:sz w:val="18"/>
                                </w:rPr>
                                <w:t xml:space="preserve">000 </w:t>
                              </w:r>
                              <w:r>
                                <w:rPr>
                                  <w:rFonts w:hint="eastAsia"/>
                                  <w:sz w:val="18"/>
                                  <w:lang w:eastAsia="zh-CN"/>
                                </w:rPr>
                                <w:t xml:space="preserve">  </w:t>
                              </w:r>
                              <w:r>
                                <w:rPr>
                                  <w:rFonts w:hint="eastAsia"/>
                                  <w:sz w:val="18"/>
                                </w:rPr>
                                <w:t xml:space="preserve"> </w:t>
                              </w:r>
                              <w:r>
                                <w:rPr>
                                  <w:rFonts w:hint="eastAsia"/>
                                  <w:sz w:val="18"/>
                                  <w:lang w:eastAsia="zh-CN"/>
                                </w:rPr>
                                <w:t xml:space="preserve">    </w:t>
                              </w:r>
                              <w:r>
                                <w:rPr>
                                  <w:rFonts w:hint="eastAsia"/>
                                  <w:sz w:val="18"/>
                                </w:rPr>
                                <w:t>0</w:t>
                              </w:r>
                            </w:p>
                            <w:p w14:paraId="4F2F8AAB" w14:textId="77777777" w:rsidR="006B51B8" w:rsidRDefault="006B51B8">
                              <w:pPr>
                                <w:spacing w:after="0" w:line="0" w:lineRule="atLeast"/>
                                <w:rPr>
                                  <w:sz w:val="18"/>
                                </w:rPr>
                              </w:pPr>
                              <w:r>
                                <w:rPr>
                                  <w:rFonts w:hint="eastAsia"/>
                                  <w:sz w:val="18"/>
                                </w:rPr>
                                <w:t xml:space="preserve">7   </w:t>
                              </w:r>
                              <w:r>
                                <w:rPr>
                                  <w:rFonts w:hint="eastAsia"/>
                                  <w:sz w:val="18"/>
                                  <w:lang w:eastAsia="zh-CN"/>
                                </w:rPr>
                                <w:t xml:space="preserve">          </w:t>
                              </w:r>
                              <w:r>
                                <w:rPr>
                                  <w:rFonts w:hint="eastAsia"/>
                                  <w:sz w:val="18"/>
                                </w:rPr>
                                <w:t xml:space="preserve">000  </w:t>
                              </w:r>
                              <w:r>
                                <w:rPr>
                                  <w:rFonts w:hint="eastAsia"/>
                                  <w:sz w:val="18"/>
                                  <w:lang w:eastAsia="zh-CN"/>
                                </w:rPr>
                                <w:t xml:space="preserve">      </w:t>
                              </w:r>
                              <w:r>
                                <w:rPr>
                                  <w:rFonts w:hint="eastAsia"/>
                                  <w:sz w:val="18"/>
                                </w:rPr>
                                <w:t>0</w:t>
                              </w:r>
                            </w:p>
                            <w:p w14:paraId="6DE7AE77" w14:textId="77777777" w:rsidR="006B51B8" w:rsidRDefault="006B51B8">
                              <w:pPr>
                                <w:spacing w:after="0" w:line="0" w:lineRule="atLeast"/>
                                <w:rPr>
                                  <w:sz w:val="18"/>
                                </w:rPr>
                              </w:pPr>
                              <w:r>
                                <w:rPr>
                                  <w:rFonts w:hint="eastAsia"/>
                                  <w:sz w:val="18"/>
                                </w:rPr>
                                <w:t xml:space="preserve">8   </w:t>
                              </w:r>
                              <w:r>
                                <w:rPr>
                                  <w:rFonts w:hint="eastAsia"/>
                                  <w:sz w:val="18"/>
                                  <w:lang w:eastAsia="zh-CN"/>
                                </w:rPr>
                                <w:t xml:space="preserve">          </w:t>
                              </w:r>
                              <w:r>
                                <w:rPr>
                                  <w:rFonts w:hint="eastAsia"/>
                                  <w:sz w:val="18"/>
                                </w:rPr>
                                <w:t xml:space="preserve">101  </w:t>
                              </w:r>
                              <w:r>
                                <w:rPr>
                                  <w:rFonts w:hint="eastAsia"/>
                                  <w:sz w:val="18"/>
                                  <w:lang w:eastAsia="zh-CN"/>
                                </w:rPr>
                                <w:t xml:space="preserve">      </w:t>
                              </w:r>
                              <w:r>
                                <w:rPr>
                                  <w:rFonts w:hint="eastAsia"/>
                                  <w:sz w:val="18"/>
                                </w:rPr>
                                <w:t>1</w:t>
                              </w:r>
                            </w:p>
                            <w:p w14:paraId="6C1CFE18" w14:textId="77777777" w:rsidR="006B51B8" w:rsidRDefault="006B51B8">
                              <w:pPr>
                                <w:spacing w:line="0" w:lineRule="atLeast"/>
                                <w:rPr>
                                  <w:sz w:val="18"/>
                                </w:rPr>
                              </w:pPr>
                              <w:r>
                                <w:rPr>
                                  <w:rFonts w:hint="eastAsia"/>
                                  <w:sz w:val="18"/>
                                </w:rPr>
                                <w:t xml:space="preserve">9   </w:t>
                              </w:r>
                              <w:r>
                                <w:rPr>
                                  <w:rFonts w:hint="eastAsia"/>
                                  <w:sz w:val="18"/>
                                  <w:lang w:eastAsia="zh-CN"/>
                                </w:rPr>
                                <w:t xml:space="preserve">          </w:t>
                              </w:r>
                              <w:r>
                                <w:rPr>
                                  <w:rFonts w:hint="eastAsia"/>
                                  <w:sz w:val="18"/>
                                </w:rPr>
                                <w:t xml:space="preserve">000  </w:t>
                              </w:r>
                              <w:r>
                                <w:rPr>
                                  <w:rFonts w:hint="eastAsia"/>
                                  <w:sz w:val="18"/>
                                  <w:lang w:eastAsia="zh-CN"/>
                                </w:rPr>
                                <w:t xml:space="preserve">      </w:t>
                              </w:r>
                              <w:r>
                                <w:rPr>
                                  <w:rFonts w:hint="eastAsia"/>
                                  <w:sz w:val="18"/>
                                </w:rPr>
                                <w:t>0</w:t>
                              </w:r>
                            </w:p>
                            <w:p w14:paraId="2F4CCA18" w14:textId="77777777" w:rsidR="006B51B8" w:rsidRDefault="006B51B8">
                              <w:pPr>
                                <w:tabs>
                                  <w:tab w:val="left" w:pos="360"/>
                                </w:tabs>
                                <w:spacing w:line="0" w:lineRule="atLeast"/>
                                <w:ind w:firstLineChars="100" w:firstLine="220"/>
                              </w:pPr>
                              <w:r>
                                <w:rPr>
                                  <w:rFonts w:hint="eastAsia"/>
                                </w:rPr>
                                <w:t>…</w:t>
                              </w:r>
                            </w:p>
                            <w:p w14:paraId="2FF1B96F" w14:textId="77777777" w:rsidR="006B51B8" w:rsidRDefault="006B51B8">
                              <w:pPr>
                                <w:spacing w:line="0" w:lineRule="atLeast"/>
                                <w:rPr>
                                  <w:sz w:val="18"/>
                                </w:rPr>
                              </w:pPr>
                            </w:p>
                            <w:p w14:paraId="6763B26F" w14:textId="77777777" w:rsidR="006B51B8" w:rsidRDefault="006B51B8">
                              <w:pPr>
                                <w:spacing w:line="0" w:lineRule="atLeast"/>
                                <w:rPr>
                                  <w:sz w:val="18"/>
                                </w:rPr>
                              </w:pPr>
                            </w:p>
                            <w:p w14:paraId="76C147BA" w14:textId="77777777" w:rsidR="006B51B8" w:rsidRDefault="006B51B8">
                              <w:pPr>
                                <w:spacing w:line="0" w:lineRule="atLeast"/>
                                <w:rPr>
                                  <w:sz w:val="18"/>
                                </w:rPr>
                              </w:pPr>
                            </w:p>
                          </w:txbxContent>
                        </wps:txbx>
                        <wps:bodyPr rot="0" vert="horz" wrap="square" lIns="0" tIns="0" rIns="0" bIns="0" anchor="t" anchorCtr="0" upright="1">
                          <a:noAutofit/>
                        </wps:bodyPr>
                      </wps:wsp>
                      <wps:wsp>
                        <wps:cNvPr id="410" name="直线 658"/>
                        <wps:cNvCnPr>
                          <a:cxnSpLocks noChangeShapeType="1"/>
                        </wps:cNvCnPr>
                        <wps:spPr bwMode="auto">
                          <a:xfrm>
                            <a:off x="6238" y="5158"/>
                            <a:ext cx="0" cy="312"/>
                          </a:xfrm>
                          <a:prstGeom prst="line">
                            <a:avLst/>
                          </a:prstGeom>
                          <a:noFill/>
                          <a:ln w="19050"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26A4F5A" id="组合 690" o:spid="_x0000_s1122" style="position:absolute;margin-left:288.9pt;margin-top:.05pt;width:96.55pt;height:138.45pt;z-index:251665920;mso-position-horizontal-relative:text;mso-position-vertical-relative:text" coordorigin="6238,2701" coordsize="1931,2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">
                <v:shape id="文本框 649" o:spid="_x0000_s1123" type="#_x0000_t202" style="position:absolute;left:6559;top:2701;width:161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">
                  <v:textbox inset="0,0,0,0">
                    <w:txbxContent>
                      <w:p w14:paraId="1A502EEF" w14:textId="77777777" w:rsidR="006B51B8" w:rsidRDefault="006B51B8">
                        <w:pPr>
                          <w:spacing w:after="0" w:line="0" w:lineRule="atLeast"/>
                          <w:rPr>
                            <w:sz w:val="18"/>
                          </w:rPr>
                        </w:pPr>
                        <w:r>
                          <w:rPr>
                            <w:rFonts w:hint="eastAsia"/>
                            <w:sz w:val="18"/>
                          </w:rPr>
                          <w:t xml:space="preserve">0  </w:t>
                        </w:r>
                        <w:r>
                          <w:rPr>
                            <w:rFonts w:hint="eastAsia"/>
                            <w:sz w:val="18"/>
                            <w:lang w:eastAsia="zh-CN"/>
                          </w:rPr>
                          <w:t xml:space="preserve">           </w:t>
                        </w:r>
                        <w:r>
                          <w:rPr>
                            <w:rFonts w:hint="eastAsia"/>
                            <w:sz w:val="18"/>
                          </w:rPr>
                          <w:t xml:space="preserve">010  </w:t>
                        </w:r>
                        <w:r>
                          <w:rPr>
                            <w:rFonts w:hint="eastAsia"/>
                            <w:sz w:val="18"/>
                            <w:lang w:eastAsia="zh-CN"/>
                          </w:rPr>
                          <w:t xml:space="preserve">      </w:t>
                        </w:r>
                        <w:r>
                          <w:rPr>
                            <w:rFonts w:hint="eastAsia"/>
                            <w:sz w:val="18"/>
                          </w:rPr>
                          <w:t>1</w:t>
                        </w:r>
                      </w:p>
                      <w:p w14:paraId="11254578" w14:textId="77777777" w:rsidR="006B51B8" w:rsidRDefault="006B51B8">
                        <w:pPr>
                          <w:spacing w:after="0" w:line="0" w:lineRule="atLeast"/>
                          <w:rPr>
                            <w:sz w:val="18"/>
                          </w:rPr>
                        </w:pPr>
                        <w:r>
                          <w:rPr>
                            <w:rFonts w:hint="eastAsia"/>
                            <w:sz w:val="18"/>
                          </w:rPr>
                          <w:t xml:space="preserve">1   </w:t>
                        </w:r>
                        <w:r>
                          <w:rPr>
                            <w:rFonts w:hint="eastAsia"/>
                            <w:sz w:val="18"/>
                            <w:lang w:eastAsia="zh-CN"/>
                          </w:rPr>
                          <w:t xml:space="preserve">          </w:t>
                        </w:r>
                        <w:r>
                          <w:rPr>
                            <w:rFonts w:hint="eastAsia"/>
                            <w:sz w:val="18"/>
                          </w:rPr>
                          <w:t xml:space="preserve">001  </w:t>
                        </w:r>
                        <w:r>
                          <w:rPr>
                            <w:rFonts w:hint="eastAsia"/>
                            <w:sz w:val="18"/>
                            <w:lang w:eastAsia="zh-CN"/>
                          </w:rPr>
                          <w:t xml:space="preserve">      </w:t>
                        </w:r>
                        <w:r>
                          <w:rPr>
                            <w:rFonts w:hint="eastAsia"/>
                            <w:sz w:val="18"/>
                          </w:rPr>
                          <w:t>1</w:t>
                        </w:r>
                      </w:p>
                      <w:p w14:paraId="5DE6BA60" w14:textId="77777777" w:rsidR="006B51B8" w:rsidRDefault="006B51B8">
                        <w:pPr>
                          <w:spacing w:after="0" w:line="0" w:lineRule="atLeast"/>
                          <w:rPr>
                            <w:sz w:val="18"/>
                          </w:rPr>
                        </w:pPr>
                        <w:r>
                          <w:rPr>
                            <w:rFonts w:hint="eastAsia"/>
                            <w:sz w:val="18"/>
                          </w:rPr>
                          <w:t xml:space="preserve">2   </w:t>
                        </w:r>
                        <w:r>
                          <w:rPr>
                            <w:rFonts w:hint="eastAsia"/>
                            <w:sz w:val="18"/>
                            <w:lang w:eastAsia="zh-CN"/>
                          </w:rPr>
                          <w:t xml:space="preserve">          </w:t>
                        </w:r>
                        <w:r>
                          <w:rPr>
                            <w:rFonts w:hint="eastAsia"/>
                            <w:sz w:val="18"/>
                          </w:rPr>
                          <w:t xml:space="preserve">110  </w:t>
                        </w:r>
                        <w:r>
                          <w:rPr>
                            <w:rFonts w:hint="eastAsia"/>
                            <w:sz w:val="18"/>
                            <w:lang w:eastAsia="zh-CN"/>
                          </w:rPr>
                          <w:t xml:space="preserve">      </w:t>
                        </w:r>
                        <w:r>
                          <w:rPr>
                            <w:rFonts w:hint="eastAsia"/>
                            <w:sz w:val="18"/>
                          </w:rPr>
                          <w:t>1</w:t>
                        </w:r>
                      </w:p>
                      <w:p w14:paraId="7788CE09" w14:textId="77777777" w:rsidR="006B51B8" w:rsidRDefault="006B51B8">
                        <w:pPr>
                          <w:spacing w:after="0" w:line="0" w:lineRule="atLeast"/>
                          <w:rPr>
                            <w:sz w:val="18"/>
                          </w:rPr>
                        </w:pPr>
                        <w:r>
                          <w:rPr>
                            <w:rFonts w:hint="eastAsia"/>
                            <w:sz w:val="18"/>
                          </w:rPr>
                          <w:t xml:space="preserve">3   </w:t>
                        </w:r>
                        <w:r>
                          <w:rPr>
                            <w:rFonts w:hint="eastAsia"/>
                            <w:sz w:val="18"/>
                            <w:lang w:eastAsia="zh-CN"/>
                          </w:rPr>
                          <w:t xml:space="preserve">          </w:t>
                        </w:r>
                        <w:r>
                          <w:rPr>
                            <w:rFonts w:hint="eastAsia"/>
                            <w:sz w:val="18"/>
                          </w:rPr>
                          <w:t xml:space="preserve">000  </w:t>
                        </w:r>
                        <w:r>
                          <w:rPr>
                            <w:rFonts w:hint="eastAsia"/>
                            <w:sz w:val="18"/>
                            <w:lang w:eastAsia="zh-CN"/>
                          </w:rPr>
                          <w:t xml:space="preserve">      </w:t>
                        </w:r>
                        <w:r>
                          <w:rPr>
                            <w:rFonts w:hint="eastAsia"/>
                            <w:sz w:val="18"/>
                          </w:rPr>
                          <w:t>1</w:t>
                        </w:r>
                      </w:p>
                      <w:p w14:paraId="56553551" w14:textId="77777777" w:rsidR="006B51B8" w:rsidRDefault="006B51B8">
                        <w:pPr>
                          <w:spacing w:after="0" w:line="0" w:lineRule="atLeast"/>
                          <w:rPr>
                            <w:sz w:val="18"/>
                          </w:rPr>
                        </w:pPr>
                        <w:r>
                          <w:rPr>
                            <w:rFonts w:hint="eastAsia"/>
                            <w:sz w:val="18"/>
                          </w:rPr>
                          <w:t xml:space="preserve">4   </w:t>
                        </w:r>
                        <w:r>
                          <w:rPr>
                            <w:rFonts w:hint="eastAsia"/>
                            <w:sz w:val="18"/>
                            <w:lang w:eastAsia="zh-CN"/>
                          </w:rPr>
                          <w:t xml:space="preserve">          </w:t>
                        </w:r>
                        <w:r>
                          <w:rPr>
                            <w:rFonts w:hint="eastAsia"/>
                            <w:sz w:val="18"/>
                          </w:rPr>
                          <w:t xml:space="preserve">100  </w:t>
                        </w:r>
                        <w:r>
                          <w:rPr>
                            <w:rFonts w:hint="eastAsia"/>
                            <w:sz w:val="18"/>
                            <w:lang w:eastAsia="zh-CN"/>
                          </w:rPr>
                          <w:t xml:space="preserve">      </w:t>
                        </w:r>
                        <w:r>
                          <w:rPr>
                            <w:rFonts w:hint="eastAsia"/>
                            <w:sz w:val="18"/>
                          </w:rPr>
                          <w:t>1</w:t>
                        </w:r>
                      </w:p>
                      <w:p w14:paraId="1DEB3C9E" w14:textId="77777777" w:rsidR="006B51B8" w:rsidRDefault="006B51B8">
                        <w:pPr>
                          <w:spacing w:after="0" w:line="0" w:lineRule="atLeast"/>
                          <w:rPr>
                            <w:sz w:val="18"/>
                          </w:rPr>
                        </w:pPr>
                        <w:r>
                          <w:rPr>
                            <w:rFonts w:hint="eastAsia"/>
                            <w:sz w:val="18"/>
                          </w:rPr>
                          <w:t xml:space="preserve">5   </w:t>
                        </w:r>
                        <w:r>
                          <w:rPr>
                            <w:rFonts w:hint="eastAsia"/>
                            <w:sz w:val="18"/>
                            <w:lang w:eastAsia="zh-CN"/>
                          </w:rPr>
                          <w:t xml:space="preserve">          </w:t>
                        </w:r>
                        <w:r>
                          <w:rPr>
                            <w:rFonts w:hint="eastAsia"/>
                            <w:sz w:val="18"/>
                          </w:rPr>
                          <w:t xml:space="preserve">011  </w:t>
                        </w:r>
                        <w:r>
                          <w:rPr>
                            <w:rFonts w:hint="eastAsia"/>
                            <w:sz w:val="18"/>
                            <w:lang w:eastAsia="zh-CN"/>
                          </w:rPr>
                          <w:t xml:space="preserve">      </w:t>
                        </w:r>
                        <w:r>
                          <w:rPr>
                            <w:rFonts w:hint="eastAsia"/>
                            <w:sz w:val="18"/>
                          </w:rPr>
                          <w:t>1</w:t>
                        </w:r>
                      </w:p>
                      <w:p w14:paraId="64814B38" w14:textId="77777777" w:rsidR="006B51B8" w:rsidRDefault="006B51B8">
                        <w:pPr>
                          <w:spacing w:after="0" w:line="0" w:lineRule="atLeast"/>
                          <w:rPr>
                            <w:sz w:val="18"/>
                          </w:rPr>
                        </w:pPr>
                        <w:r>
                          <w:rPr>
                            <w:rFonts w:hint="eastAsia"/>
                            <w:sz w:val="18"/>
                          </w:rPr>
                          <w:t xml:space="preserve">6   </w:t>
                        </w:r>
                        <w:r>
                          <w:rPr>
                            <w:rFonts w:hint="eastAsia"/>
                            <w:sz w:val="18"/>
                            <w:lang w:eastAsia="zh-CN"/>
                          </w:rPr>
                          <w:t xml:space="preserve">          </w:t>
                        </w:r>
                        <w:r>
                          <w:rPr>
                            <w:rFonts w:hint="eastAsia"/>
                            <w:sz w:val="18"/>
                          </w:rPr>
                          <w:t xml:space="preserve">000 </w:t>
                        </w:r>
                        <w:r>
                          <w:rPr>
                            <w:rFonts w:hint="eastAsia"/>
                            <w:sz w:val="18"/>
                            <w:lang w:eastAsia="zh-CN"/>
                          </w:rPr>
                          <w:t xml:space="preserve">  </w:t>
                        </w:r>
                        <w:r>
                          <w:rPr>
                            <w:rFonts w:hint="eastAsia"/>
                            <w:sz w:val="18"/>
                          </w:rPr>
                          <w:t xml:space="preserve"> </w:t>
                        </w:r>
                        <w:r>
                          <w:rPr>
                            <w:rFonts w:hint="eastAsia"/>
                            <w:sz w:val="18"/>
                            <w:lang w:eastAsia="zh-CN"/>
                          </w:rPr>
                          <w:t xml:space="preserve">    </w:t>
                        </w:r>
                        <w:r>
                          <w:rPr>
                            <w:rFonts w:hint="eastAsia"/>
                            <w:sz w:val="18"/>
                          </w:rPr>
                          <w:t>0</w:t>
                        </w:r>
                      </w:p>
                      <w:p w14:paraId="4F2F8AAB" w14:textId="77777777" w:rsidR="006B51B8" w:rsidRDefault="006B51B8">
                        <w:pPr>
                          <w:spacing w:after="0" w:line="0" w:lineRule="atLeast"/>
                          <w:rPr>
                            <w:sz w:val="18"/>
                          </w:rPr>
                        </w:pPr>
                        <w:r>
                          <w:rPr>
                            <w:rFonts w:hint="eastAsia"/>
                            <w:sz w:val="18"/>
                          </w:rPr>
                          <w:t xml:space="preserve">7   </w:t>
                        </w:r>
                        <w:r>
                          <w:rPr>
                            <w:rFonts w:hint="eastAsia"/>
                            <w:sz w:val="18"/>
                            <w:lang w:eastAsia="zh-CN"/>
                          </w:rPr>
                          <w:t xml:space="preserve">          </w:t>
                        </w:r>
                        <w:r>
                          <w:rPr>
                            <w:rFonts w:hint="eastAsia"/>
                            <w:sz w:val="18"/>
                          </w:rPr>
                          <w:t xml:space="preserve">000  </w:t>
                        </w:r>
                        <w:r>
                          <w:rPr>
                            <w:rFonts w:hint="eastAsia"/>
                            <w:sz w:val="18"/>
                            <w:lang w:eastAsia="zh-CN"/>
                          </w:rPr>
                          <w:t xml:space="preserve">      </w:t>
                        </w:r>
                        <w:r>
                          <w:rPr>
                            <w:rFonts w:hint="eastAsia"/>
                            <w:sz w:val="18"/>
                          </w:rPr>
                          <w:t>0</w:t>
                        </w:r>
                      </w:p>
                      <w:p w14:paraId="6DE7AE77" w14:textId="77777777" w:rsidR="006B51B8" w:rsidRDefault="006B51B8">
                        <w:pPr>
                          <w:spacing w:after="0" w:line="0" w:lineRule="atLeast"/>
                          <w:rPr>
                            <w:sz w:val="18"/>
                          </w:rPr>
                        </w:pPr>
                        <w:r>
                          <w:rPr>
                            <w:rFonts w:hint="eastAsia"/>
                            <w:sz w:val="18"/>
                          </w:rPr>
                          <w:t xml:space="preserve">8   </w:t>
                        </w:r>
                        <w:r>
                          <w:rPr>
                            <w:rFonts w:hint="eastAsia"/>
                            <w:sz w:val="18"/>
                            <w:lang w:eastAsia="zh-CN"/>
                          </w:rPr>
                          <w:t xml:space="preserve">          </w:t>
                        </w:r>
                        <w:r>
                          <w:rPr>
                            <w:rFonts w:hint="eastAsia"/>
                            <w:sz w:val="18"/>
                          </w:rPr>
                          <w:t xml:space="preserve">101  </w:t>
                        </w:r>
                        <w:r>
                          <w:rPr>
                            <w:rFonts w:hint="eastAsia"/>
                            <w:sz w:val="18"/>
                            <w:lang w:eastAsia="zh-CN"/>
                          </w:rPr>
                          <w:t xml:space="preserve">      </w:t>
                        </w:r>
                        <w:r>
                          <w:rPr>
                            <w:rFonts w:hint="eastAsia"/>
                            <w:sz w:val="18"/>
                          </w:rPr>
                          <w:t>1</w:t>
                        </w:r>
                      </w:p>
                      <w:p w14:paraId="6C1CFE18" w14:textId="77777777" w:rsidR="006B51B8" w:rsidRDefault="006B51B8">
                        <w:pPr>
                          <w:spacing w:line="0" w:lineRule="atLeast"/>
                          <w:rPr>
                            <w:sz w:val="18"/>
                          </w:rPr>
                        </w:pPr>
                        <w:r>
                          <w:rPr>
                            <w:rFonts w:hint="eastAsia"/>
                            <w:sz w:val="18"/>
                          </w:rPr>
                          <w:t xml:space="preserve">9   </w:t>
                        </w:r>
                        <w:r>
                          <w:rPr>
                            <w:rFonts w:hint="eastAsia"/>
                            <w:sz w:val="18"/>
                            <w:lang w:eastAsia="zh-CN"/>
                          </w:rPr>
                          <w:t xml:space="preserve">          </w:t>
                        </w:r>
                        <w:r>
                          <w:rPr>
                            <w:rFonts w:hint="eastAsia"/>
                            <w:sz w:val="18"/>
                          </w:rPr>
                          <w:t xml:space="preserve">000  </w:t>
                        </w:r>
                        <w:r>
                          <w:rPr>
                            <w:rFonts w:hint="eastAsia"/>
                            <w:sz w:val="18"/>
                            <w:lang w:eastAsia="zh-CN"/>
                          </w:rPr>
                          <w:t xml:space="preserve">      </w:t>
                        </w:r>
                        <w:r>
                          <w:rPr>
                            <w:rFonts w:hint="eastAsia"/>
                            <w:sz w:val="18"/>
                          </w:rPr>
                          <w:t>0</w:t>
                        </w:r>
                      </w:p>
                      <w:p w14:paraId="2F4CCA18" w14:textId="77777777" w:rsidR="006B51B8" w:rsidRDefault="006B51B8">
                        <w:pPr>
                          <w:tabs>
                            <w:tab w:val="left" w:pos="360"/>
                          </w:tabs>
                          <w:spacing w:line="0" w:lineRule="atLeast"/>
                          <w:ind w:firstLineChars="100" w:firstLine="220"/>
                        </w:pPr>
                        <w:r>
                          <w:rPr>
                            <w:rFonts w:hint="eastAsia"/>
                          </w:rPr>
                          <w:t>…</w:t>
                        </w:r>
                      </w:p>
                      <w:p w14:paraId="2FF1B96F" w14:textId="77777777" w:rsidR="006B51B8" w:rsidRDefault="006B51B8">
                        <w:pPr>
                          <w:spacing w:line="0" w:lineRule="atLeast"/>
                          <w:rPr>
                            <w:sz w:val="18"/>
                          </w:rPr>
                        </w:pPr>
                      </w:p>
                      <w:p w14:paraId="6763B26F" w14:textId="77777777" w:rsidR="006B51B8" w:rsidRDefault="006B51B8">
                        <w:pPr>
                          <w:spacing w:line="0" w:lineRule="atLeast"/>
                          <w:rPr>
                            <w:sz w:val="18"/>
                          </w:rPr>
                        </w:pPr>
                      </w:p>
                      <w:p w14:paraId="76C147BA" w14:textId="77777777" w:rsidR="006B51B8" w:rsidRDefault="006B51B8">
                        <w:pPr>
                          <w:spacing w:line="0" w:lineRule="atLeast"/>
                          <w:rPr>
                            <w:sz w:val="18"/>
                          </w:rPr>
                        </w:pPr>
                      </w:p>
                    </w:txbxContent>
                  </v:textbox>
                </v:shape>
                <v:line id="直线 658" o:spid="_x0000_s1124" style="position:absolute;visibility:visible;mso-wrap-style:square" from="6238,5158" to="6238,5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" strokeweight="1.5pt">
                  <v:stroke endarrow="block"/>
                </v:line>
              </v:group>
            </w:pict>
          </mc:Fallback>
        </mc:AlternateContent>
      </w:r>
    </w:p>
    <w:p w14:paraId="01A4F15F" w14:textId="77777777" w:rsidR="007319B1" w:rsidRDefault="007319B1">
      <w:pPr>
        <w:spacing w:after="0" w:line="200" w:lineRule="exact"/>
        <w:rPr>
          <w:rFonts w:ascii="Times New Roman" w:hAnsi="Times New Roman"/>
          <w:sz w:val="20"/>
          <w:szCs w:val="20"/>
          <w:lang w:eastAsia="zh-CN"/>
        </w:rPr>
      </w:pPr>
    </w:p>
    <w:p w14:paraId="2FCC6D1B"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61824" behindDoc="0" locked="0" layoutInCell="1" allowOverlap="1" wp14:anchorId="5F196040" wp14:editId="75B7148D">
                <wp:simplePos x="0" y="0"/>
                <wp:positionH relativeFrom="column">
                  <wp:posOffset>3669030</wp:posOffset>
                </wp:positionH>
                <wp:positionV relativeFrom="paragraph">
                  <wp:posOffset>19050</wp:posOffset>
                </wp:positionV>
                <wp:extent cx="203835" cy="0"/>
                <wp:effectExtent l="7620" t="60960" r="17145" b="53340"/>
                <wp:wrapNone/>
                <wp:docPr id="407" name="直线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835" cy="0"/>
                        </a:xfrm>
                        <a:prstGeom prst="line">
                          <a:avLst/>
                        </a:prstGeom>
                        <a:noFill/>
                        <a:ln w="952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5666EC" id="直线 654"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9pt,1.5pt" to="304.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">
                <v:stroke endarrow="block"/>
              </v:line>
            </w:pict>
          </mc:Fallback>
        </mc:AlternateContent>
      </w:r>
      <w:r>
        <w:rPr>
          <w:rFonts w:ascii="Times New Roman" w:hAnsi="Times New Roman"/>
          <w:noProof/>
          <w:sz w:val="20"/>
          <w:szCs w:val="20"/>
          <w:lang w:eastAsia="zh-CN"/>
        </w:rPr>
        <mc:AlternateContent>
          <mc:Choice Requires="wps">
            <w:drawing>
              <wp:anchor distT="0" distB="0" distL="114300" distR="114300" simplePos="0" relativeHeight="251662848" behindDoc="0" locked="0" layoutInCell="1" allowOverlap="1" wp14:anchorId="509E1070" wp14:editId="0B9C6055">
                <wp:simplePos x="0" y="0"/>
                <wp:positionH relativeFrom="column">
                  <wp:posOffset>4895215</wp:posOffset>
                </wp:positionH>
                <wp:positionV relativeFrom="paragraph">
                  <wp:posOffset>19050</wp:posOffset>
                </wp:positionV>
                <wp:extent cx="120015" cy="0"/>
                <wp:effectExtent l="5080" t="13335" r="8255" b="5715"/>
                <wp:wrapNone/>
                <wp:docPr id="406" name="直线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 cy="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A8E5D1" id="直线 655"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45pt,1.5pt" to="394.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"/>
            </w:pict>
          </mc:Fallback>
        </mc:AlternateContent>
      </w:r>
      <w:r>
        <w:rPr>
          <w:rFonts w:ascii="Times New Roman" w:hAnsi="Times New Roman"/>
          <w:noProof/>
          <w:sz w:val="20"/>
          <w:szCs w:val="20"/>
          <w:lang w:eastAsia="zh-CN"/>
        </w:rPr>
        <mc:AlternateContent>
          <mc:Choice Requires="wps">
            <w:drawing>
              <wp:anchor distT="0" distB="0" distL="114300" distR="114300" simplePos="0" relativeHeight="251663872" behindDoc="0" locked="0" layoutInCell="1" allowOverlap="1" wp14:anchorId="48687BE3" wp14:editId="09286124">
                <wp:simplePos x="0" y="0"/>
                <wp:positionH relativeFrom="column">
                  <wp:posOffset>5015230</wp:posOffset>
                </wp:positionH>
                <wp:positionV relativeFrom="paragraph">
                  <wp:posOffset>19050</wp:posOffset>
                </wp:positionV>
                <wp:extent cx="0" cy="1287780"/>
                <wp:effectExtent l="10795" t="13335" r="8255" b="13335"/>
                <wp:wrapNone/>
                <wp:docPr id="405" name="直线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8778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49310B" id="直线 656" o:spid="_x0000_s1026" style="position:absolute;left:0;text-align:lef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4.9pt,1.5pt" to="394.9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"/>
            </w:pict>
          </mc:Fallback>
        </mc:AlternateContent>
      </w:r>
    </w:p>
    <w:p w14:paraId="50826300" w14:textId="77777777" w:rsidR="007319B1" w:rsidRDefault="007319B1">
      <w:pPr>
        <w:spacing w:after="0" w:line="200" w:lineRule="exact"/>
        <w:rPr>
          <w:rFonts w:ascii="Times New Roman" w:hAnsi="Times New Roman"/>
          <w:sz w:val="20"/>
          <w:szCs w:val="20"/>
          <w:lang w:eastAsia="zh-CN"/>
        </w:rPr>
      </w:pPr>
    </w:p>
    <w:p w14:paraId="351CD333"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g">
            <w:drawing>
              <wp:anchor distT="0" distB="0" distL="114300" distR="114300" simplePos="0" relativeHeight="251673088" behindDoc="0" locked="0" layoutInCell="1" allowOverlap="1" wp14:anchorId="338E6821" wp14:editId="6D2367C2">
                <wp:simplePos x="0" y="0"/>
                <wp:positionH relativeFrom="column">
                  <wp:posOffset>500380</wp:posOffset>
                </wp:positionH>
                <wp:positionV relativeFrom="paragraph">
                  <wp:posOffset>120015</wp:posOffset>
                </wp:positionV>
                <wp:extent cx="2800985" cy="1287780"/>
                <wp:effectExtent l="10795" t="6350" r="7620" b="10795"/>
                <wp:wrapNone/>
                <wp:docPr id="384" name="组合 6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0985" cy="1287780"/>
                          <a:chOff x="923" y="1583"/>
                          <a:chExt cx="4411" cy="2028"/>
                        </a:xfrm>
                      </wpg:grpSpPr>
                      <wpg:grpSp>
                        <wpg:cNvPr id="385" name="组合 686"/>
                        <wpg:cNvGrpSpPr>
                          <a:grpSpLocks/>
                        </wpg:cNvGrpSpPr>
                        <wpg:grpSpPr bwMode="auto">
                          <a:xfrm>
                            <a:off x="923" y="1895"/>
                            <a:ext cx="2520" cy="1404"/>
                            <a:chOff x="923" y="1895"/>
                            <a:chExt cx="2520" cy="1404"/>
                          </a:xfrm>
                        </wpg:grpSpPr>
                        <wps:wsp>
                          <wps:cNvPr id="386" name="矩形 664"/>
                          <wps:cNvSpPr>
                            <a:spLocks noChangeArrowheads="1"/>
                          </wps:cNvSpPr>
                          <wps:spPr bwMode="auto">
                            <a:xfrm>
                              <a:off x="923" y="1895"/>
                              <a:ext cx="2520" cy="1404"/>
                            </a:xfrm>
                            <a:prstGeom prst="rect">
                              <a:avLst/>
                            </a:prstGeom>
                            <a:solidFill>
                              <a:srgbClr val="FFFFFF"/>
                            </a:solidFill>
                            <a:ln w="9525" cmpd="sng">
                              <a:solidFill>
                                <a:srgbClr val="000000"/>
                              </a:solidFill>
                              <a:miter lim="800000"/>
                              <a:headEnd/>
                              <a:tailEnd/>
                            </a:ln>
                          </wps:spPr>
                          <wps:bodyPr rot="0" vert="horz" wrap="square" lIns="91440" tIns="0" rIns="91440" bIns="0" anchor="t" anchorCtr="0" upright="1">
                            <a:noAutofit/>
                          </wps:bodyPr>
                        </wps:wsp>
                        <wps:wsp>
                          <wps:cNvPr id="387" name="文本框 682"/>
                          <wps:cNvSpPr txBox="1">
                            <a:spLocks noChangeArrowheads="1"/>
                          </wps:cNvSpPr>
                          <wps:spPr bwMode="auto">
                            <a:xfrm>
                              <a:off x="1734" y="2038"/>
                              <a:ext cx="1147" cy="312"/>
                            </a:xfrm>
                            <a:prstGeom prst="rect">
                              <a:avLst/>
                            </a:prstGeom>
                            <a:solidFill>
                              <a:srgbClr val="FFFFFF"/>
                            </a:solidFill>
                            <a:ln w="9525" cmpd="sng">
                              <a:solidFill>
                                <a:srgbClr val="FFFFFF"/>
                              </a:solidFill>
                              <a:miter lim="800000"/>
                              <a:headEnd/>
                              <a:tailEnd/>
                            </a:ln>
                          </wps:spPr>
                          <wps:txbx>
                            <w:txbxContent>
                              <w:p w14:paraId="7337D504" w14:textId="77777777" w:rsidR="006B51B8" w:rsidRDefault="006B51B8">
                                <w:pPr>
                                  <w:rPr>
                                    <w:sz w:val="18"/>
                                  </w:rPr>
                                </w:pPr>
                                <w:r>
                                  <w:rPr>
                                    <w:rFonts w:hint="eastAsia"/>
                                    <w:sz w:val="18"/>
                                  </w:rPr>
                                  <w:t>逻辑地址</w:t>
                                </w:r>
                              </w:p>
                            </w:txbxContent>
                          </wps:txbx>
                          <wps:bodyPr rot="0" vert="horz" wrap="square" lIns="91440" tIns="0" rIns="91440" bIns="0" anchor="t" anchorCtr="0" upright="1">
                            <a:noAutofit/>
                          </wps:bodyPr>
                        </wps:wsp>
                      </wpg:grpSp>
                      <wps:wsp>
                        <wps:cNvPr id="388" name="直线 681"/>
                        <wps:cNvCnPr>
                          <a:cxnSpLocks noChangeShapeType="1"/>
                        </wps:cNvCnPr>
                        <wps:spPr bwMode="auto">
                          <a:xfrm rot="-5400000">
                            <a:off x="3894" y="1979"/>
                            <a:ext cx="0" cy="108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文本框 663"/>
                        <wps:cNvSpPr txBox="1">
                          <a:spLocks noChangeArrowheads="1"/>
                        </wps:cNvSpPr>
                        <wps:spPr bwMode="auto">
                          <a:xfrm>
                            <a:off x="3467" y="2051"/>
                            <a:ext cx="1062" cy="312"/>
                          </a:xfrm>
                          <a:prstGeom prst="rect">
                            <a:avLst/>
                          </a:prstGeom>
                          <a:solidFill>
                            <a:srgbClr val="FFFFFF"/>
                          </a:solidFill>
                          <a:ln w="9525" cmpd="sng">
                            <a:solidFill>
                              <a:srgbClr val="FFFFFF"/>
                            </a:solidFill>
                            <a:miter lim="800000"/>
                            <a:headEnd/>
                            <a:tailEnd/>
                          </a:ln>
                        </wps:spPr>
                        <wps:txbx>
                          <w:txbxContent>
                            <w:p w14:paraId="0AA7F607" w14:textId="77777777" w:rsidR="006B51B8" w:rsidRDefault="006B51B8">
                              <w:pPr>
                                <w:rPr>
                                  <w:sz w:val="18"/>
                                </w:rPr>
                              </w:pPr>
                              <w:r>
                                <w:rPr>
                                  <w:rFonts w:hint="eastAsia"/>
                                  <w:sz w:val="18"/>
                                </w:rPr>
                                <w:t>物理地址</w:t>
                              </w:r>
                            </w:p>
                          </w:txbxContent>
                        </wps:txbx>
                        <wps:bodyPr rot="0" vert="horz" wrap="square" lIns="91440" tIns="0" rIns="91440" bIns="0" anchor="t" anchorCtr="0" upright="1">
                          <a:noAutofit/>
                        </wps:bodyPr>
                      </wps:wsp>
                      <wps:wsp>
                        <wps:cNvPr id="390" name="文本框 665"/>
                        <wps:cNvSpPr txBox="1">
                          <a:spLocks noChangeArrowheads="1"/>
                        </wps:cNvSpPr>
                        <wps:spPr bwMode="auto">
                          <a:xfrm>
                            <a:off x="1144" y="2416"/>
                            <a:ext cx="770" cy="246"/>
                          </a:xfrm>
                          <a:prstGeom prst="rect">
                            <a:avLst/>
                          </a:prstGeom>
                          <a:solidFill>
                            <a:srgbClr val="FFFFFF"/>
                          </a:solidFill>
                          <a:ln w="9525" cmpd="sng">
                            <a:solidFill>
                              <a:srgbClr val="000000"/>
                            </a:solidFill>
                            <a:miter lim="800000"/>
                            <a:headEnd/>
                            <a:tailEnd/>
                          </a:ln>
                        </wps:spPr>
                        <wps:txbx>
                          <w:txbxContent>
                            <w:p w14:paraId="62A89060" w14:textId="77777777" w:rsidR="006B51B8" w:rsidRDefault="006B51B8">
                              <w:pPr>
                                <w:pStyle w:val="af1"/>
                              </w:pPr>
                              <w:r>
                                <w:rPr>
                                  <w:rFonts w:hint="eastAsia"/>
                                </w:rPr>
                                <w:t>CPU</w:t>
                              </w:r>
                            </w:p>
                          </w:txbxContent>
                        </wps:txbx>
                        <wps:bodyPr rot="0" vert="horz" wrap="square" lIns="91440" tIns="0" rIns="91440" bIns="0" anchor="t" anchorCtr="0" upright="1">
                          <a:noAutofit/>
                        </wps:bodyPr>
                      </wps:wsp>
                      <wps:wsp>
                        <wps:cNvPr id="391" name="文本框 666"/>
                        <wps:cNvSpPr txBox="1">
                          <a:spLocks noChangeArrowheads="1"/>
                        </wps:cNvSpPr>
                        <wps:spPr bwMode="auto">
                          <a:xfrm>
                            <a:off x="2392" y="2416"/>
                            <a:ext cx="962" cy="246"/>
                          </a:xfrm>
                          <a:prstGeom prst="rect">
                            <a:avLst/>
                          </a:prstGeom>
                          <a:solidFill>
                            <a:srgbClr val="FFFFFF"/>
                          </a:solidFill>
                          <a:ln w="9525" cmpd="sng">
                            <a:solidFill>
                              <a:srgbClr val="000000"/>
                            </a:solidFill>
                            <a:miter lim="800000"/>
                            <a:headEnd/>
                            <a:tailEnd/>
                          </a:ln>
                        </wps:spPr>
                        <wps:txbx>
                          <w:txbxContent>
                            <w:p w14:paraId="5813F4D9" w14:textId="77777777" w:rsidR="006B51B8" w:rsidRDefault="006B51B8">
                              <w:pPr>
                                <w:pStyle w:val="af1"/>
                              </w:pPr>
                              <w:r>
                                <w:rPr>
                                  <w:rFonts w:hint="eastAsia"/>
                                </w:rPr>
                                <w:t>MMU</w:t>
                              </w:r>
                            </w:p>
                          </w:txbxContent>
                        </wps:txbx>
                        <wps:bodyPr rot="0" vert="horz" wrap="square" lIns="91440" tIns="0" rIns="91440" bIns="0" anchor="t" anchorCtr="0" upright="1">
                          <a:noAutofit/>
                        </wps:bodyPr>
                      </wps:wsp>
                      <wps:wsp>
                        <wps:cNvPr id="392" name="直线 667"/>
                        <wps:cNvCnPr>
                          <a:cxnSpLocks noChangeShapeType="1"/>
                        </wps:cNvCnPr>
                        <wps:spPr bwMode="auto">
                          <a:xfrm rot="-5400000">
                            <a:off x="2157" y="2272"/>
                            <a:ext cx="0" cy="468"/>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393" name="组合 669"/>
                        <wpg:cNvGrpSpPr>
                          <a:grpSpLocks/>
                        </wpg:cNvGrpSpPr>
                        <wpg:grpSpPr bwMode="auto">
                          <a:xfrm>
                            <a:off x="4434" y="1583"/>
                            <a:ext cx="900" cy="2028"/>
                            <a:chOff x="4633" y="11580"/>
                            <a:chExt cx="900" cy="2028"/>
                          </a:xfrm>
                        </wpg:grpSpPr>
                        <wps:wsp>
                          <wps:cNvPr id="394" name="矩形 670"/>
                          <wps:cNvSpPr>
                            <a:spLocks noChangeArrowheads="1"/>
                          </wps:cNvSpPr>
                          <wps:spPr bwMode="auto">
                            <a:xfrm>
                              <a:off x="4633" y="11958"/>
                              <a:ext cx="900" cy="1650"/>
                            </a:xfrm>
                            <a:prstGeom prst="rect">
                              <a:avLst/>
                            </a:prstGeom>
                            <a:solidFill>
                              <a:srgbClr val="FFFFFF"/>
                            </a:solidFill>
                            <a:ln w="9525" cmpd="sng">
                              <a:solidFill>
                                <a:srgbClr val="000000"/>
                              </a:solidFill>
                              <a:miter lim="800000"/>
                              <a:headEnd/>
                              <a:tailEnd/>
                            </a:ln>
                          </wps:spPr>
                          <wps:bodyPr rot="0" vert="horz" wrap="square" lIns="91440" tIns="0" rIns="91440" bIns="0" anchor="t" anchorCtr="0" upright="1">
                            <a:noAutofit/>
                          </wps:bodyPr>
                        </wps:wsp>
                        <wps:wsp>
                          <wps:cNvPr id="395" name="文本框 671"/>
                          <wps:cNvSpPr txBox="1">
                            <a:spLocks noChangeArrowheads="1"/>
                          </wps:cNvSpPr>
                          <wps:spPr bwMode="auto">
                            <a:xfrm>
                              <a:off x="4654" y="11580"/>
                              <a:ext cx="879" cy="312"/>
                            </a:xfrm>
                            <a:prstGeom prst="rect">
                              <a:avLst/>
                            </a:prstGeom>
                            <a:solidFill>
                              <a:srgbClr val="FFFFFF"/>
                            </a:solidFill>
                            <a:ln w="9525" cmpd="sng">
                              <a:solidFill>
                                <a:srgbClr val="FFFFFF"/>
                              </a:solidFill>
                              <a:miter lim="800000"/>
                              <a:headEnd/>
                              <a:tailEnd/>
                            </a:ln>
                          </wps:spPr>
                          <wps:txbx>
                            <w:txbxContent>
                              <w:p w14:paraId="28C2AB5C" w14:textId="77777777" w:rsidR="006B51B8" w:rsidRDefault="006B51B8">
                                <w:r>
                                  <w:rPr>
                                    <w:rFonts w:hint="eastAsia"/>
                                    <w:lang w:eastAsia="zh-CN"/>
                                  </w:rPr>
                                  <w:t>内</w:t>
                                </w:r>
                                <w:r>
                                  <w:rPr>
                                    <w:rFonts w:hint="eastAsia"/>
                                  </w:rPr>
                                  <w:t>存</w:t>
                                </w:r>
                              </w:p>
                              <w:p w14:paraId="4F34B91E" w14:textId="77777777" w:rsidR="006B51B8" w:rsidRDefault="006B51B8">
                                <w:r>
                                  <w:rPr>
                                    <w:rFonts w:hint="eastAsia"/>
                                  </w:rPr>
                                  <w:t>存</w:t>
                                </w:r>
                              </w:p>
                            </w:txbxContent>
                          </wps:txbx>
                          <wps:bodyPr rot="0" vert="horz" wrap="square" lIns="91440" tIns="0" rIns="91440" bIns="0" anchor="t" anchorCtr="0" upright="1">
                            <a:noAutofit/>
                          </wps:bodyPr>
                        </wps:wsp>
                        <wps:wsp>
                          <wps:cNvPr id="396" name="直线 672"/>
                          <wps:cNvCnPr>
                            <a:cxnSpLocks noChangeShapeType="1"/>
                          </wps:cNvCnPr>
                          <wps:spPr bwMode="auto">
                            <a:xfrm>
                              <a:off x="4633" y="12204"/>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97" name="直线 673"/>
                          <wps:cNvCnPr>
                            <a:cxnSpLocks noChangeShapeType="1"/>
                          </wps:cNvCnPr>
                          <wps:spPr bwMode="auto">
                            <a:xfrm>
                              <a:off x="4633" y="12360"/>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98" name="直线 674"/>
                          <wps:cNvCnPr>
                            <a:cxnSpLocks noChangeShapeType="1"/>
                          </wps:cNvCnPr>
                          <wps:spPr bwMode="auto">
                            <a:xfrm>
                              <a:off x="4633" y="12516"/>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99" name="直线 675"/>
                          <wps:cNvCnPr>
                            <a:cxnSpLocks noChangeShapeType="1"/>
                          </wps:cNvCnPr>
                          <wps:spPr bwMode="auto">
                            <a:xfrm>
                              <a:off x="4633" y="12672"/>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00" name="直线 676"/>
                          <wps:cNvCnPr>
                            <a:cxnSpLocks noChangeShapeType="1"/>
                          </wps:cNvCnPr>
                          <wps:spPr bwMode="auto">
                            <a:xfrm>
                              <a:off x="4633" y="12828"/>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01" name="直线 677"/>
                          <wps:cNvCnPr>
                            <a:cxnSpLocks noChangeShapeType="1"/>
                          </wps:cNvCnPr>
                          <wps:spPr bwMode="auto">
                            <a:xfrm>
                              <a:off x="4633" y="12984"/>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02" name="直线 678"/>
                          <wps:cNvCnPr>
                            <a:cxnSpLocks noChangeShapeType="1"/>
                          </wps:cNvCnPr>
                          <wps:spPr bwMode="auto">
                            <a:xfrm>
                              <a:off x="4633" y="13140"/>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03" name="直线 679"/>
                          <wps:cNvCnPr>
                            <a:cxnSpLocks noChangeShapeType="1"/>
                          </wps:cNvCnPr>
                          <wps:spPr bwMode="auto">
                            <a:xfrm>
                              <a:off x="4633" y="13296"/>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04" name="直线 680"/>
                          <wps:cNvCnPr>
                            <a:cxnSpLocks noChangeShapeType="1"/>
                          </wps:cNvCnPr>
                          <wps:spPr bwMode="auto">
                            <a:xfrm>
                              <a:off x="4633" y="13452"/>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38E6821" id="组合 688" o:spid="_x0000_s1125" style="position:absolute;margin-left:39.4pt;margin-top:9.45pt;width:220.55pt;height:101.4pt;z-index:251673088;mso-position-horizontal-relative:text;mso-position-vertical-relative:text" coordorigin="923,1583" coordsize="4411,2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">
                <v:group id="组合 686" o:spid="_x0000_s1126" style="position:absolute;left:923;top:1895;width:2520;height:1404" coordorigin="923,1895" coordsize="2520,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rect id="矩形 664" o:spid="_x0000_s1127" style="position:absolute;left:923;top:1895;width:252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">
                    <v:textbox inset=",0,,0"/>
                  </v:rect>
                  <v:shape id="文本框 682" o:spid="_x0000_s1128" type="#_x0000_t202" style="position:absolute;left:1734;top:2038;width:1147;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" strokecolor="white">
                    <v:textbox inset=",0,,0">
                      <w:txbxContent>
                        <w:p w14:paraId="7337D504" w14:textId="77777777" w:rsidR="006B51B8" w:rsidRDefault="006B51B8">
                          <w:pPr>
                            <w:rPr>
                              <w:sz w:val="18"/>
                            </w:rPr>
                          </w:pPr>
                          <w:r>
                            <w:rPr>
                              <w:rFonts w:hint="eastAsia"/>
                              <w:sz w:val="18"/>
                            </w:rPr>
                            <w:t>逻辑地址</w:t>
                          </w:r>
                        </w:p>
                      </w:txbxContent>
                    </v:textbox>
                  </v:shape>
                </v:group>
                <v:line id="直线 681" o:spid="_x0000_s1129" style="position:absolute;rotation:-90;visibility:visible;mso-wrap-style:square" from="3894,1979" to="3894,3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">
                  <v:stroke endarrow="block"/>
                </v:line>
                <v:shape id="文本框 663" o:spid="_x0000_s1130" type="#_x0000_t202" style="position:absolute;left:3467;top:2051;width:106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" strokecolor="white">
                  <v:textbox inset=",0,,0">
                    <w:txbxContent>
                      <w:p w14:paraId="0AA7F607" w14:textId="77777777" w:rsidR="006B51B8" w:rsidRDefault="006B51B8">
                        <w:pPr>
                          <w:rPr>
                            <w:sz w:val="18"/>
                          </w:rPr>
                        </w:pPr>
                        <w:r>
                          <w:rPr>
                            <w:rFonts w:hint="eastAsia"/>
                            <w:sz w:val="18"/>
                          </w:rPr>
                          <w:t>物理地址</w:t>
                        </w:r>
                      </w:p>
                    </w:txbxContent>
                  </v:textbox>
                </v:shape>
                <v:shape id="文本框 665" o:spid="_x0000_s1131" type="#_x0000_t202" style="position:absolute;left:1144;top:2416;width:77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">
                  <v:textbox inset=",0,,0">
                    <w:txbxContent>
                      <w:p w14:paraId="62A89060" w14:textId="77777777" w:rsidR="006B51B8" w:rsidRDefault="006B51B8">
                        <w:pPr>
                          <w:pStyle w:val="af1"/>
                        </w:pPr>
                        <w:r>
                          <w:rPr>
                            <w:rFonts w:hint="eastAsia"/>
                          </w:rPr>
                          <w:t>CPU</w:t>
                        </w:r>
                      </w:p>
                    </w:txbxContent>
                  </v:textbox>
                </v:shape>
                <v:shape id="文本框 666" o:spid="_x0000_s1132" type="#_x0000_t202" style="position:absolute;left:2392;top:2416;width:96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">
                  <v:textbox inset=",0,,0">
                    <w:txbxContent>
                      <w:p w14:paraId="5813F4D9" w14:textId="77777777" w:rsidR="006B51B8" w:rsidRDefault="006B51B8">
                        <w:pPr>
                          <w:pStyle w:val="af1"/>
                        </w:pPr>
                        <w:r>
                          <w:rPr>
                            <w:rFonts w:hint="eastAsia"/>
                          </w:rPr>
                          <w:t>MMU</w:t>
                        </w:r>
                      </w:p>
                    </w:txbxContent>
                  </v:textbox>
                </v:shape>
                <v:line id="直线 667" o:spid="_x0000_s1133" style="position:absolute;rotation:-90;visibility:visible;mso-wrap-style:square" from="2157,2272" to="2157,2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">
                  <v:stroke endarrow="block"/>
                </v:line>
                <v:group id="组合 669" o:spid="_x0000_s1134" style="position:absolute;left:4434;top:1583;width:900;height:2028" coordorigin="4633,11580" coordsize="900,2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rect id="矩形 670" o:spid="_x0000_s1135" style="position:absolute;left:4633;top:11958;width:90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">
                    <v:textbox inset=",0,,0"/>
                  </v:rect>
                  <v:shape id="文本框 671" o:spid="_x0000_s1136" type="#_x0000_t202" style="position:absolute;left:4654;top:11580;width:87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" strokecolor="white">
                    <v:textbox inset=",0,,0">
                      <w:txbxContent>
                        <w:p w14:paraId="28C2AB5C" w14:textId="77777777" w:rsidR="006B51B8" w:rsidRDefault="006B51B8">
                          <w:r>
                            <w:rPr>
                              <w:rFonts w:hint="eastAsia"/>
                              <w:lang w:eastAsia="zh-CN"/>
                            </w:rPr>
                            <w:t>内</w:t>
                          </w:r>
                          <w:r>
                            <w:rPr>
                              <w:rFonts w:hint="eastAsia"/>
                            </w:rPr>
                            <w:t>存</w:t>
                          </w:r>
                        </w:p>
                        <w:p w14:paraId="4F34B91E" w14:textId="77777777" w:rsidR="006B51B8" w:rsidRDefault="006B51B8">
                          <w:r>
                            <w:rPr>
                              <w:rFonts w:hint="eastAsia"/>
                            </w:rPr>
                            <w:t>存</w:t>
                          </w:r>
                        </w:p>
                      </w:txbxContent>
                    </v:textbox>
                  </v:shape>
                  <v:line id="直线 672" o:spid="_x0000_s1137" style="position:absolute;visibility:visible;mso-wrap-style:square" from="4633,12204" to="5533,12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"/>
                  <v:line id="直线 673" o:spid="_x0000_s1138" style="position:absolute;visibility:visible;mso-wrap-style:square" from="4633,12360" to="5533,12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mPM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8Qv8nYlHQM5+AQAA//8DAFBLAQItABQABgAIAAAAIQDb4fbL7gAAAIUBAAATAAAAAAAA&#10;AAAAAAAAAAAAAABbQ29udGVudF9UeXBlc10ueG1sUEsBAi0AFAAGAAgAAAAhAFr0LFu/AAAAFQEA&#10;AAsAAAAAAAAAAAAAAAAAHwEAAF9yZWxzLy5yZWxzUEsBAi0AFAAGAAgAAAAhAFzeY8zHAAAA3AAA&#10;AA8AAAAAAAAAAAAAAAAABwIAAGRycy9kb3ducmV2LnhtbFBLBQYAAAAAAwADALcAAAD7AgAAAAA=&#10;"/>
                  <v:line id="直线 674" o:spid="_x0000_s1139" style="position:absolute;visibility:visible;mso-wrap-style:square" from="4633,12516" to="5533,12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"/>
                  <v:line id="直线 675" o:spid="_x0000_s1140" style="position:absolute;visibility:visible;mso-wrap-style:square" from="4633,12672" to="5533,1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v:line id="直线 676" o:spid="_x0000_s1141" style="position:absolute;visibility:visible;mso-wrap-style:square" from="4633,12828" to="5533,12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"/>
                  <v:line id="直线 677" o:spid="_x0000_s1142" style="position:absolute;visibility:visible;mso-wrap-style:square" from="4633,12984" to="5533,12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wbB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lNsGwcYAAADcAAAA&#10;DwAAAAAAAAAAAAAAAAAHAgAAZHJzL2Rvd25yZXYueG1sUEsFBgAAAAADAAMAtwAAAPoCAAAAAA==&#10;"/>
                  <v:line id="直线 678" o:spid="_x0000_s1143" style="position:absolute;visibility:visible;mso-wrap-style:square" from="4633,13140" to="5533,13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i2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CcTODvTDwCcvELAAD//wMAUEsBAi0AFAAGAAgAAAAhANvh9svuAAAAhQEAABMAAAAAAAAA&#10;AAAAAAAAAAAAAFtDb250ZW50X1R5cGVzXS54bWxQSwECLQAUAAYACAAAACEAWvQsW78AAAAVAQAA&#10;CwAAAAAAAAAAAAAAAAAfAQAAX3JlbHMvLnJlbHNQSwECLQAUAAYACAAAACEAZAmYtsYAAADcAAAA&#10;DwAAAAAAAAAAAAAAAAAHAgAAZHJzL2Rvd25yZXYueG1sUEsFBgAAAAADAAMAtwAAAPoCAAAAAA==&#10;"/>
                  <v:line id="直线 679" o:spid="_x0000_s1144" style="position:absolute;visibility:visible;mso-wrap-style:square" from="4633,13296" to="5533,13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"/>
                  <v:line id="直线 680" o:spid="_x0000_s1145" style="position:absolute;visibility:visible;mso-wrap-style:square" from="4633,13452" to="5533,13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VZxwAAANwAAAAPAAAAZHJzL2Rvd25yZXYueG1sRI9Pa8JA&#10;FMTvBb/D8oTe6sZWgq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ISspVnHAAAA3AAA&#10;AA8AAAAAAAAAAAAAAAAABwIAAGRycy9kb3ducmV2LnhtbFBLBQYAAAAAAwADALcAAAD7AgAAAAA=&#10;"/>
                </v:group>
              </v:group>
            </w:pict>
          </mc:Fallback>
        </mc:AlternateContent>
      </w:r>
    </w:p>
    <w:p w14:paraId="2DDF25BE" w14:textId="77777777" w:rsidR="007319B1" w:rsidRDefault="007319B1">
      <w:pPr>
        <w:spacing w:after="0" w:line="200" w:lineRule="exact"/>
        <w:rPr>
          <w:rFonts w:ascii="Times New Roman" w:hAnsi="Times New Roman"/>
          <w:sz w:val="20"/>
          <w:szCs w:val="20"/>
          <w:lang w:eastAsia="zh-CN"/>
        </w:rPr>
      </w:pPr>
    </w:p>
    <w:p w14:paraId="64B7B82C" w14:textId="77777777" w:rsidR="007319B1" w:rsidRDefault="007319B1">
      <w:pPr>
        <w:spacing w:after="0" w:line="200" w:lineRule="exact"/>
        <w:rPr>
          <w:rFonts w:ascii="Times New Roman" w:hAnsi="Times New Roman"/>
          <w:sz w:val="20"/>
          <w:szCs w:val="20"/>
          <w:lang w:eastAsia="zh-CN"/>
        </w:rPr>
      </w:pPr>
    </w:p>
    <w:p w14:paraId="77215B21" w14:textId="77777777" w:rsidR="007319B1" w:rsidRDefault="007319B1">
      <w:pPr>
        <w:spacing w:after="0" w:line="200" w:lineRule="exact"/>
        <w:rPr>
          <w:rFonts w:ascii="Times New Roman" w:hAnsi="Times New Roman"/>
          <w:sz w:val="20"/>
          <w:szCs w:val="20"/>
          <w:lang w:eastAsia="zh-CN"/>
        </w:rPr>
      </w:pPr>
    </w:p>
    <w:p w14:paraId="55B1F773" w14:textId="77777777" w:rsidR="007319B1" w:rsidRDefault="007319B1">
      <w:pPr>
        <w:spacing w:before="11" w:after="0" w:line="200" w:lineRule="exact"/>
        <w:rPr>
          <w:rFonts w:ascii="Times New Roman" w:hAnsi="Times New Roman"/>
          <w:sz w:val="20"/>
          <w:szCs w:val="20"/>
          <w:lang w:eastAsia="zh-CN"/>
        </w:rPr>
      </w:pPr>
    </w:p>
    <w:p w14:paraId="276ED75D" w14:textId="77777777" w:rsidR="007319B1" w:rsidRDefault="007319B1">
      <w:pPr>
        <w:spacing w:before="7" w:after="0" w:line="150" w:lineRule="exact"/>
        <w:rPr>
          <w:rFonts w:ascii="Times New Roman" w:hAnsi="Times New Roman"/>
          <w:sz w:val="15"/>
          <w:szCs w:val="15"/>
          <w:lang w:eastAsia="zh-CN"/>
        </w:rPr>
      </w:pPr>
    </w:p>
    <w:p w14:paraId="6248C36E" w14:textId="77777777" w:rsidR="007319B1" w:rsidRDefault="007319B1">
      <w:pPr>
        <w:spacing w:before="7" w:after="0" w:line="150" w:lineRule="exact"/>
        <w:rPr>
          <w:rFonts w:ascii="Times New Roman" w:hAnsi="Times New Roman"/>
          <w:sz w:val="15"/>
          <w:szCs w:val="15"/>
          <w:lang w:eastAsia="zh-CN"/>
        </w:rPr>
      </w:pPr>
    </w:p>
    <w:p w14:paraId="1C7E3917" w14:textId="77777777" w:rsidR="007319B1" w:rsidRDefault="007319B1">
      <w:pPr>
        <w:spacing w:before="7" w:after="0" w:line="150" w:lineRule="exact"/>
        <w:rPr>
          <w:rFonts w:ascii="Times New Roman" w:hAnsi="Times New Roman"/>
          <w:sz w:val="15"/>
          <w:szCs w:val="15"/>
          <w:lang w:eastAsia="zh-CN"/>
        </w:rPr>
      </w:pPr>
    </w:p>
    <w:p w14:paraId="3160F0F0" w14:textId="77777777" w:rsidR="007319B1" w:rsidRDefault="007319B1">
      <w:pPr>
        <w:spacing w:before="7" w:after="0" w:line="150" w:lineRule="exact"/>
        <w:rPr>
          <w:rFonts w:ascii="Times New Roman" w:hAnsi="Times New Roman"/>
          <w:sz w:val="15"/>
          <w:szCs w:val="15"/>
          <w:lang w:eastAsia="zh-CN"/>
        </w:rPr>
      </w:pPr>
    </w:p>
    <w:p w14:paraId="6F07E8E6" w14:textId="77777777" w:rsidR="007319B1" w:rsidRDefault="007200B1">
      <w:pPr>
        <w:spacing w:before="7" w:after="0" w:line="150" w:lineRule="exact"/>
        <w:rPr>
          <w:rFonts w:ascii="Times New Roman" w:hAnsi="Times New Roman"/>
          <w:sz w:val="15"/>
          <w:szCs w:val="15"/>
          <w:lang w:eastAsia="zh-CN"/>
        </w:rPr>
      </w:pPr>
      <w:r>
        <w:rPr>
          <w:rFonts w:ascii="Times New Roman" w:hAnsi="Times New Roman"/>
          <w:noProof/>
          <w:sz w:val="15"/>
          <w:szCs w:val="15"/>
          <w:lang w:eastAsia="zh-CN"/>
        </w:rPr>
        <mc:AlternateContent>
          <mc:Choice Requires="wps">
            <w:drawing>
              <wp:anchor distT="0" distB="0" distL="114300" distR="114300" simplePos="0" relativeHeight="251664896" behindDoc="0" locked="0" layoutInCell="1" allowOverlap="1" wp14:anchorId="465DABBA" wp14:editId="02507AD6">
                <wp:simplePos x="0" y="0"/>
                <wp:positionH relativeFrom="column">
                  <wp:posOffset>3669030</wp:posOffset>
                </wp:positionH>
                <wp:positionV relativeFrom="paragraph">
                  <wp:posOffset>12065</wp:posOffset>
                </wp:positionV>
                <wp:extent cx="1346200" cy="0"/>
                <wp:effectExtent l="7620" t="5715" r="8255" b="13335"/>
                <wp:wrapNone/>
                <wp:docPr id="383" name="直线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6200" cy="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1677EA" id="直线 657" o:spid="_x0000_s1026" style="position:absolute;left:0;text-align:lef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9pt,.95pt" to="394.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"/>
            </w:pict>
          </mc:Fallback>
        </mc:AlternateContent>
      </w:r>
      <w:r>
        <w:rPr>
          <w:rFonts w:ascii="Times New Roman" w:hAnsi="Times New Roman"/>
          <w:noProof/>
          <w:sz w:val="15"/>
          <w:szCs w:val="15"/>
          <w:lang w:eastAsia="zh-CN"/>
        </w:rPr>
        <mc:AlternateContent>
          <mc:Choice Requires="wps">
            <w:drawing>
              <wp:anchor distT="0" distB="0" distL="114300" distR="114300" simplePos="0" relativeHeight="251668992" behindDoc="0" locked="0" layoutInCell="1" allowOverlap="1" wp14:anchorId="0180F64D" wp14:editId="648512DF">
                <wp:simplePos x="0" y="0"/>
                <wp:positionH relativeFrom="column">
                  <wp:posOffset>4525010</wp:posOffset>
                </wp:positionH>
                <wp:positionV relativeFrom="paragraph">
                  <wp:posOffset>12065</wp:posOffset>
                </wp:positionV>
                <wp:extent cx="610870" cy="198120"/>
                <wp:effectExtent l="34925" t="5715" r="11430" b="53340"/>
                <wp:wrapNone/>
                <wp:docPr id="382" name="直线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0870" cy="198120"/>
                        </a:xfrm>
                        <a:prstGeom prst="line">
                          <a:avLst/>
                        </a:prstGeom>
                        <a:noFill/>
                        <a:ln w="952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2656AB" id="直线 662" o:spid="_x0000_s1026" style="position:absolute;left:0;text-align:lef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3pt,.95pt" to="404.4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">
                <v:stroke endarrow="block"/>
              </v:line>
            </w:pict>
          </mc:Fallback>
        </mc:AlternateContent>
      </w:r>
    </w:p>
    <w:p w14:paraId="1D7EA4DC" w14:textId="77777777" w:rsidR="007319B1" w:rsidRDefault="007319B1">
      <w:pPr>
        <w:spacing w:before="7" w:after="0" w:line="150" w:lineRule="exact"/>
        <w:rPr>
          <w:rFonts w:ascii="Times New Roman" w:hAnsi="Times New Roman"/>
          <w:sz w:val="15"/>
          <w:szCs w:val="15"/>
          <w:lang w:eastAsia="zh-CN"/>
        </w:rPr>
      </w:pPr>
    </w:p>
    <w:p w14:paraId="1E875594" w14:textId="77777777" w:rsidR="007319B1" w:rsidRDefault="007200B1">
      <w:pPr>
        <w:spacing w:before="7" w:after="0" w:line="150" w:lineRule="exact"/>
        <w:rPr>
          <w:rFonts w:ascii="Times New Roman" w:hAnsi="Times New Roman"/>
          <w:sz w:val="15"/>
          <w:szCs w:val="15"/>
          <w:lang w:eastAsia="zh-CN"/>
        </w:rPr>
      </w:pPr>
      <w:r>
        <w:rPr>
          <w:rFonts w:ascii="Times New Roman" w:hAnsi="Times New Roman"/>
          <w:noProof/>
          <w:sz w:val="15"/>
          <w:szCs w:val="15"/>
          <w:lang w:eastAsia="zh-CN"/>
        </w:rPr>
        <mc:AlternateContent>
          <mc:Choice Requires="wps">
            <w:drawing>
              <wp:anchor distT="0" distB="0" distL="114300" distR="114300" simplePos="0" relativeHeight="251659776" behindDoc="0" locked="0" layoutInCell="1" allowOverlap="1" wp14:anchorId="7A6915FB" wp14:editId="6031D884">
                <wp:simplePos x="0" y="0"/>
                <wp:positionH relativeFrom="column">
                  <wp:posOffset>3791585</wp:posOffset>
                </wp:positionH>
                <wp:positionV relativeFrom="paragraph">
                  <wp:posOffset>10795</wp:posOffset>
                </wp:positionV>
                <wp:extent cx="0" cy="198120"/>
                <wp:effectExtent l="6350" t="13335" r="12700" b="7620"/>
                <wp:wrapNone/>
                <wp:docPr id="381" name="直线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48C47F" id="直线 652"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55pt,.85pt" to="298.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"/>
            </w:pict>
          </mc:Fallback>
        </mc:AlternateContent>
      </w:r>
      <w:r>
        <w:rPr>
          <w:rFonts w:ascii="Times New Roman" w:hAnsi="Times New Roman"/>
          <w:noProof/>
          <w:sz w:val="15"/>
          <w:szCs w:val="15"/>
          <w:lang w:eastAsia="zh-CN"/>
        </w:rPr>
        <mc:AlternateContent>
          <mc:Choice Requires="wps">
            <w:drawing>
              <wp:anchor distT="0" distB="0" distL="114300" distR="114300" simplePos="0" relativeHeight="251656704" behindDoc="0" locked="0" layoutInCell="1" allowOverlap="1" wp14:anchorId="5B539332" wp14:editId="734C392F">
                <wp:simplePos x="0" y="0"/>
                <wp:positionH relativeFrom="column">
                  <wp:posOffset>3424555</wp:posOffset>
                </wp:positionH>
                <wp:positionV relativeFrom="paragraph">
                  <wp:posOffset>10795</wp:posOffset>
                </wp:positionV>
                <wp:extent cx="1711325" cy="198120"/>
                <wp:effectExtent l="10795" t="13335" r="11430" b="7620"/>
                <wp:wrapNone/>
                <wp:docPr id="380" name="文本框 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198120"/>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1B13D2" w14:textId="77777777" w:rsidR="006B51B8" w:rsidRDefault="006B51B8">
                            <w:pPr>
                              <w:spacing w:line="0" w:lineRule="atLeast"/>
                              <w:ind w:firstLineChars="100" w:firstLine="180"/>
                              <w:rPr>
                                <w:sz w:val="18"/>
                              </w:rPr>
                            </w:pPr>
                            <w:r>
                              <w:rPr>
                                <w:rFonts w:hint="eastAsia"/>
                                <w:sz w:val="18"/>
                              </w:rPr>
                              <w:t>1 1 0</w:t>
                            </w:r>
                            <w:r>
                              <w:rPr>
                                <w:rFonts w:hint="eastAsia"/>
                                <w:sz w:val="18"/>
                                <w:lang w:eastAsia="zh-CN"/>
                              </w:rPr>
                              <w:t xml:space="preserve">  </w:t>
                            </w:r>
                            <w:r>
                              <w:rPr>
                                <w:rFonts w:hint="eastAsia"/>
                                <w:sz w:val="18"/>
                              </w:rPr>
                              <w:t xml:space="preserve"> 0 0 0 0 0 0 0 0 0 0 0 1 0 0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39332" id="文本框 647" o:spid="_x0000_s1146" type="#_x0000_t202" style="position:absolute;margin-left:269.65pt;margin-top:.85pt;width:134.75pt;height:15.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">
                <v:textbox inset="0,0,0,0">
                  <w:txbxContent>
                    <w:p w14:paraId="2B1B13D2" w14:textId="77777777" w:rsidR="006B51B8" w:rsidRDefault="006B51B8">
                      <w:pPr>
                        <w:spacing w:line="0" w:lineRule="atLeast"/>
                        <w:ind w:firstLineChars="100" w:firstLine="180"/>
                        <w:rPr>
                          <w:sz w:val="18"/>
                        </w:rPr>
                      </w:pPr>
                      <w:r>
                        <w:rPr>
                          <w:rFonts w:hint="eastAsia"/>
                          <w:sz w:val="18"/>
                        </w:rPr>
                        <w:t>1 1 0</w:t>
                      </w:r>
                      <w:r>
                        <w:rPr>
                          <w:rFonts w:hint="eastAsia"/>
                          <w:sz w:val="18"/>
                          <w:lang w:eastAsia="zh-CN"/>
                        </w:rPr>
                        <w:t xml:space="preserve">  </w:t>
                      </w:r>
                      <w:r>
                        <w:rPr>
                          <w:rFonts w:hint="eastAsia"/>
                          <w:sz w:val="18"/>
                        </w:rPr>
                        <w:t xml:space="preserve"> 0 0 0 0 0 0 0 0 0 0 0 1 0 0</w:t>
                      </w:r>
                    </w:p>
                  </w:txbxContent>
                </v:textbox>
              </v:shape>
            </w:pict>
          </mc:Fallback>
        </mc:AlternateContent>
      </w:r>
    </w:p>
    <w:p w14:paraId="48EAD772" w14:textId="77777777" w:rsidR="007319B1" w:rsidRDefault="007319B1">
      <w:pPr>
        <w:spacing w:before="7" w:after="0" w:line="150" w:lineRule="exact"/>
        <w:rPr>
          <w:rFonts w:ascii="Times New Roman" w:hAnsi="Times New Roman"/>
          <w:sz w:val="15"/>
          <w:szCs w:val="15"/>
          <w:lang w:eastAsia="zh-CN"/>
        </w:rPr>
      </w:pPr>
    </w:p>
    <w:p w14:paraId="74581198" w14:textId="77777777" w:rsidR="007319B1" w:rsidRDefault="007319B1">
      <w:pPr>
        <w:spacing w:before="7" w:after="0" w:line="150" w:lineRule="exact"/>
        <w:rPr>
          <w:rFonts w:ascii="Times New Roman" w:hAnsi="Times New Roman"/>
          <w:sz w:val="15"/>
          <w:szCs w:val="15"/>
          <w:lang w:eastAsia="zh-CN"/>
        </w:rPr>
      </w:pPr>
    </w:p>
    <w:p w14:paraId="71A7E49C" w14:textId="77777777" w:rsidR="007319B1" w:rsidRDefault="007200B1">
      <w:pPr>
        <w:spacing w:after="0" w:line="246" w:lineRule="exact"/>
        <w:ind w:right="3405" w:firstLineChars="1650" w:firstLine="2970"/>
        <w:rPr>
          <w:rFonts w:ascii="Times New Roman" w:hAnsi="Times New Roman"/>
          <w:sz w:val="18"/>
          <w:szCs w:val="18"/>
          <w:lang w:eastAsia="zh-CN"/>
        </w:rPr>
      </w:pPr>
      <w:r>
        <w:rPr>
          <w:rFonts w:ascii="Times New Roman" w:hAnsi="Times New Roman"/>
          <w:noProof/>
          <w:sz w:val="18"/>
          <w:szCs w:val="18"/>
          <w:lang w:eastAsia="zh-CN"/>
        </w:rPr>
        <mc:AlternateContent>
          <mc:Choice Requires="wps">
            <w:drawing>
              <wp:anchor distT="0" distB="0" distL="114300" distR="114300" simplePos="0" relativeHeight="251657728" behindDoc="0" locked="0" layoutInCell="1" allowOverlap="1" wp14:anchorId="0F2452D1" wp14:editId="4E3ABC3B">
                <wp:simplePos x="0" y="0"/>
                <wp:positionH relativeFrom="column">
                  <wp:posOffset>3547110</wp:posOffset>
                </wp:positionH>
                <wp:positionV relativeFrom="paragraph">
                  <wp:posOffset>8890</wp:posOffset>
                </wp:positionV>
                <wp:extent cx="1588770" cy="198120"/>
                <wp:effectExtent l="9525" t="5715" r="11430" b="5715"/>
                <wp:wrapNone/>
                <wp:docPr id="379" name="文本框 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8770" cy="198120"/>
                        </a:xfrm>
                        <a:prstGeom prst="rect">
                          <a:avLst/>
                        </a:prstGeom>
                        <a:solidFill>
                          <a:srgbClr val="FFFFFF"/>
                        </a:solidFill>
                        <a:ln w="9525" cmpd="sng">
                          <a:solidFill>
                            <a:srgbClr val="FFFFFF"/>
                          </a:solidFill>
                          <a:miter lim="800000"/>
                          <a:headEnd/>
                          <a:tailEnd/>
                        </a:ln>
                      </wps:spPr>
                      <wps:txbx>
                        <w:txbxContent>
                          <w:p w14:paraId="0DC93962" w14:textId="77777777" w:rsidR="006B51B8" w:rsidRDefault="006B51B8">
                            <w:pPr>
                              <w:pStyle w:val="1"/>
                            </w:pPr>
                            <w:r>
                              <w:rPr>
                                <w:rFonts w:hint="eastAsia"/>
                              </w:rPr>
                              <w:t>MMU送出物理地址</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2452D1" id="文本框 648" o:spid="_x0000_s1147" type="#_x0000_t202" style="position:absolute;left:0;text-align:left;margin-left:279.3pt;margin-top:.7pt;width:125.1pt;height:15.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" strokecolor="white">
                <v:textbox inset=",0,,0">
                  <w:txbxContent>
                    <w:p w14:paraId="0DC93962" w14:textId="77777777" w:rsidR="006B51B8" w:rsidRDefault="006B51B8">
                      <w:pPr>
                        <w:pStyle w:val="1"/>
                      </w:pPr>
                      <w:r>
                        <w:rPr>
                          <w:rFonts w:hint="eastAsia"/>
                        </w:rPr>
                        <w:t>MMU送出物理地址</w:t>
                      </w:r>
                    </w:p>
                  </w:txbxContent>
                </v:textbox>
              </v:shape>
            </w:pict>
          </mc:Fallback>
        </mc:AlternateContent>
      </w:r>
    </w:p>
    <w:p w14:paraId="50FA2031" w14:textId="77777777" w:rsidR="007319B1" w:rsidRDefault="007200B1">
      <w:pPr>
        <w:spacing w:after="0" w:line="246" w:lineRule="exact"/>
        <w:ind w:right="3405" w:firstLineChars="1650" w:firstLine="2475"/>
        <w:rPr>
          <w:rFonts w:ascii="Times New Roman" w:hAnsi="Times New Roman"/>
          <w:sz w:val="18"/>
          <w:szCs w:val="18"/>
          <w:lang w:eastAsia="zh-CN"/>
        </w:rPr>
      </w:pPr>
      <w:r>
        <w:rPr>
          <w:rFonts w:ascii="Times New Roman" w:hAnsi="Times New Roman"/>
          <w:noProof/>
          <w:sz w:val="15"/>
          <w:szCs w:val="15"/>
          <w:lang w:eastAsia="zh-CN"/>
        </w:rPr>
        <mc:AlternateContent>
          <mc:Choice Requires="wps">
            <w:drawing>
              <wp:anchor distT="0" distB="0" distL="114300" distR="114300" simplePos="0" relativeHeight="251672064" behindDoc="0" locked="0" layoutInCell="1" allowOverlap="1" wp14:anchorId="683C2DAE" wp14:editId="3E53FC86">
                <wp:simplePos x="0" y="0"/>
                <wp:positionH relativeFrom="column">
                  <wp:posOffset>1084580</wp:posOffset>
                </wp:positionH>
                <wp:positionV relativeFrom="paragraph">
                  <wp:posOffset>3175</wp:posOffset>
                </wp:positionV>
                <wp:extent cx="1892935" cy="295275"/>
                <wp:effectExtent l="13970" t="13335" r="7620" b="5715"/>
                <wp:wrapNone/>
                <wp:docPr id="378" name="文本框 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935" cy="295275"/>
                        </a:xfrm>
                        <a:prstGeom prst="rect">
                          <a:avLst/>
                        </a:prstGeom>
                        <a:solidFill>
                          <a:srgbClr val="FFFFFF"/>
                        </a:solidFill>
                        <a:ln w="9525" cmpd="sng">
                          <a:solidFill>
                            <a:srgbClr val="FFFFFF"/>
                          </a:solidFill>
                          <a:miter lim="800000"/>
                          <a:headEnd/>
                          <a:tailEnd/>
                        </a:ln>
                      </wps:spPr>
                      <wps:txbx>
                        <w:txbxContent>
                          <w:p w14:paraId="6EBBDDF1" w14:textId="77777777" w:rsidR="006B51B8" w:rsidRDefault="006B51B8">
                            <w:pPr>
                              <w:rPr>
                                <w:sz w:val="18"/>
                              </w:rPr>
                            </w:pPr>
                            <w:r>
                              <w:rPr>
                                <w:rFonts w:hint="eastAsia"/>
                              </w:rPr>
                              <w:t>(</w:t>
                            </w:r>
                            <w:r>
                              <w:rPr>
                                <w:rFonts w:hint="eastAsia"/>
                                <w:lang w:eastAsia="zh-CN"/>
                              </w:rPr>
                              <w:t>A</w:t>
                            </w:r>
                            <w:r>
                              <w:rPr>
                                <w:rFonts w:hint="eastAsia"/>
                              </w:rPr>
                              <w:t>) MMU</w:t>
                            </w:r>
                            <w:r>
                              <w:rPr>
                                <w:rFonts w:hint="eastAsia"/>
                              </w:rPr>
                              <w:t>的位置和功</w:t>
                            </w:r>
                            <w:r>
                              <w:rPr>
                                <w:rFonts w:hint="eastAsia"/>
                                <w:sz w:val="18"/>
                              </w:rPr>
                              <w:t>能</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3C2DAE" id="文本框 683" o:spid="_x0000_s1148" type="#_x0000_t202" style="position:absolute;left:0;text-align:left;margin-left:85.4pt;margin-top:.25pt;width:149.05pt;height:23.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" strokecolor="white">
                <v:textbox inset=",0,,0">
                  <w:txbxContent>
                    <w:p w14:paraId="6EBBDDF1" w14:textId="77777777" w:rsidR="006B51B8" w:rsidRDefault="006B51B8">
                      <w:pPr>
                        <w:rPr>
                          <w:sz w:val="18"/>
                        </w:rPr>
                      </w:pPr>
                      <w:r>
                        <w:rPr>
                          <w:rFonts w:hint="eastAsia"/>
                        </w:rPr>
                        <w:t>(</w:t>
                      </w:r>
                      <w:r>
                        <w:rPr>
                          <w:rFonts w:hint="eastAsia"/>
                          <w:lang w:eastAsia="zh-CN"/>
                        </w:rPr>
                        <w:t>A</w:t>
                      </w:r>
                      <w:r>
                        <w:rPr>
                          <w:rFonts w:hint="eastAsia"/>
                        </w:rPr>
                        <w:t>) MMU</w:t>
                      </w:r>
                      <w:r>
                        <w:rPr>
                          <w:rFonts w:hint="eastAsia"/>
                        </w:rPr>
                        <w:t>的位置和功</w:t>
                      </w:r>
                      <w:r>
                        <w:rPr>
                          <w:rFonts w:hint="eastAsia"/>
                          <w:sz w:val="18"/>
                        </w:rPr>
                        <w:t>能</w:t>
                      </w:r>
                    </w:p>
                  </w:txbxContent>
                </v:textbox>
              </v:shape>
            </w:pict>
          </mc:Fallback>
        </mc:AlternateContent>
      </w:r>
      <w:r>
        <w:rPr>
          <w:rFonts w:ascii="Times New Roman" w:hAnsi="Times New Roman"/>
          <w:noProof/>
          <w:sz w:val="15"/>
          <w:szCs w:val="15"/>
          <w:lang w:eastAsia="zh-CN"/>
        </w:rPr>
        <mc:AlternateContent>
          <mc:Choice Requires="wps">
            <w:drawing>
              <wp:anchor distT="0" distB="0" distL="114300" distR="114300" simplePos="0" relativeHeight="251653632" behindDoc="0" locked="0" layoutInCell="1" allowOverlap="1" wp14:anchorId="1757ACB5" wp14:editId="370B7965">
                <wp:simplePos x="0" y="0"/>
                <wp:positionH relativeFrom="column">
                  <wp:posOffset>3145155</wp:posOffset>
                </wp:positionH>
                <wp:positionV relativeFrom="paragraph">
                  <wp:posOffset>50800</wp:posOffset>
                </wp:positionV>
                <wp:extent cx="2400300" cy="198120"/>
                <wp:effectExtent l="7620" t="13335" r="11430" b="7620"/>
                <wp:wrapNone/>
                <wp:docPr id="377" name="文本框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98120"/>
                        </a:xfrm>
                        <a:prstGeom prst="rect">
                          <a:avLst/>
                        </a:prstGeom>
                        <a:solidFill>
                          <a:srgbClr val="FFFFFF"/>
                        </a:solidFill>
                        <a:ln w="9525" cmpd="sng">
                          <a:solidFill>
                            <a:srgbClr val="FFFFFF"/>
                          </a:solidFill>
                          <a:miter lim="800000"/>
                          <a:headEnd/>
                          <a:tailEnd/>
                        </a:ln>
                      </wps:spPr>
                      <wps:txbx>
                        <w:txbxContent>
                          <w:p w14:paraId="4C29D52C" w14:textId="77777777" w:rsidR="006B51B8" w:rsidRDefault="006B51B8">
                            <w:pPr>
                              <w:rPr>
                                <w:sz w:val="18"/>
                                <w:lang w:eastAsia="zh-CN"/>
                              </w:rPr>
                            </w:pPr>
                            <w:r>
                              <w:rPr>
                                <w:rFonts w:hint="eastAsia"/>
                                <w:sz w:val="18"/>
                                <w:lang w:eastAsia="zh-CN"/>
                              </w:rPr>
                              <w:t xml:space="preserve"> (B)16</w:t>
                            </w:r>
                            <w:r>
                              <w:rPr>
                                <w:rFonts w:hint="eastAsia"/>
                                <w:sz w:val="18"/>
                                <w:lang w:eastAsia="zh-CN"/>
                              </w:rPr>
                              <w:t>个</w:t>
                            </w:r>
                            <w:r>
                              <w:rPr>
                                <w:rFonts w:hint="eastAsia"/>
                                <w:sz w:val="18"/>
                                <w:lang w:eastAsia="zh-CN"/>
                              </w:rPr>
                              <w:t>4KB</w:t>
                            </w:r>
                            <w:r>
                              <w:rPr>
                                <w:rFonts w:hint="eastAsia"/>
                                <w:sz w:val="18"/>
                                <w:lang w:eastAsia="zh-CN"/>
                              </w:rPr>
                              <w:t>页面情况下</w:t>
                            </w:r>
                            <w:r>
                              <w:rPr>
                                <w:rFonts w:hint="eastAsia"/>
                                <w:sz w:val="18"/>
                                <w:lang w:eastAsia="zh-CN"/>
                              </w:rPr>
                              <w:t>MMU</w:t>
                            </w:r>
                            <w:r>
                              <w:rPr>
                                <w:rFonts w:hint="eastAsia"/>
                                <w:sz w:val="18"/>
                                <w:lang w:eastAsia="zh-CN"/>
                              </w:rPr>
                              <w:t>内部操作</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7ACB5" id="文本框 644" o:spid="_x0000_s1149" type="#_x0000_t202" style="position:absolute;left:0;text-align:left;margin-left:247.65pt;margin-top:4pt;width:189pt;height:15.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" strokecolor="white">
                <v:textbox inset=",0,,0">
                  <w:txbxContent>
                    <w:p w14:paraId="4C29D52C" w14:textId="77777777" w:rsidR="006B51B8" w:rsidRDefault="006B51B8">
                      <w:pPr>
                        <w:rPr>
                          <w:sz w:val="18"/>
                          <w:lang w:eastAsia="zh-CN"/>
                        </w:rPr>
                      </w:pPr>
                      <w:r>
                        <w:rPr>
                          <w:rFonts w:hint="eastAsia"/>
                          <w:sz w:val="18"/>
                          <w:lang w:eastAsia="zh-CN"/>
                        </w:rPr>
                        <w:t xml:space="preserve"> (B)16</w:t>
                      </w:r>
                      <w:r>
                        <w:rPr>
                          <w:rFonts w:hint="eastAsia"/>
                          <w:sz w:val="18"/>
                          <w:lang w:eastAsia="zh-CN"/>
                        </w:rPr>
                        <w:t>个</w:t>
                      </w:r>
                      <w:r>
                        <w:rPr>
                          <w:rFonts w:hint="eastAsia"/>
                          <w:sz w:val="18"/>
                          <w:lang w:eastAsia="zh-CN"/>
                        </w:rPr>
                        <w:t>4KB</w:t>
                      </w:r>
                      <w:r>
                        <w:rPr>
                          <w:rFonts w:hint="eastAsia"/>
                          <w:sz w:val="18"/>
                          <w:lang w:eastAsia="zh-CN"/>
                        </w:rPr>
                        <w:t>页面情况下</w:t>
                      </w:r>
                      <w:r>
                        <w:rPr>
                          <w:rFonts w:hint="eastAsia"/>
                          <w:sz w:val="18"/>
                          <w:lang w:eastAsia="zh-CN"/>
                        </w:rPr>
                        <w:t>MMU</w:t>
                      </w:r>
                      <w:r>
                        <w:rPr>
                          <w:rFonts w:hint="eastAsia"/>
                          <w:sz w:val="18"/>
                          <w:lang w:eastAsia="zh-CN"/>
                        </w:rPr>
                        <w:t>内部操作</w:t>
                      </w:r>
                    </w:p>
                  </w:txbxContent>
                </v:textbox>
              </v:shape>
            </w:pict>
          </mc:Fallback>
        </mc:AlternateContent>
      </w:r>
    </w:p>
    <w:p w14:paraId="26B1EAD1" w14:textId="77777777" w:rsidR="007319B1" w:rsidRDefault="007319B1">
      <w:pPr>
        <w:spacing w:after="0" w:line="246" w:lineRule="exact"/>
        <w:ind w:right="3405" w:firstLineChars="1650" w:firstLine="2970"/>
        <w:rPr>
          <w:rFonts w:ascii="Times New Roman" w:hAnsi="Times New Roman"/>
          <w:sz w:val="18"/>
          <w:szCs w:val="18"/>
          <w:lang w:eastAsia="zh-CN"/>
        </w:rPr>
      </w:pPr>
    </w:p>
    <w:p w14:paraId="128A26CD" w14:textId="77777777" w:rsidR="007319B1" w:rsidRDefault="007319B1">
      <w:pPr>
        <w:spacing w:after="0" w:line="246" w:lineRule="exact"/>
        <w:ind w:right="3405" w:firstLineChars="1650" w:firstLine="2970"/>
        <w:rPr>
          <w:rFonts w:ascii="Times New Roman" w:hAnsi="Times New Roman"/>
          <w:sz w:val="18"/>
          <w:szCs w:val="18"/>
          <w:lang w:eastAsia="zh-CN"/>
        </w:rPr>
      </w:pPr>
    </w:p>
    <w:p w14:paraId="58FF35E7" w14:textId="77777777" w:rsidR="007319B1" w:rsidRDefault="007319B1">
      <w:pPr>
        <w:spacing w:after="0" w:line="246" w:lineRule="exact"/>
        <w:ind w:right="91"/>
        <w:jc w:val="center"/>
        <w:outlineLvl w:val="4"/>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 xml:space="preserve">4-13  </w:t>
      </w:r>
      <w:r>
        <w:rPr>
          <w:rFonts w:ascii="Times New Roman" w:hAnsi="Times New Roman"/>
          <w:sz w:val="18"/>
          <w:szCs w:val="18"/>
          <w:lang w:eastAsia="zh-CN"/>
        </w:rPr>
        <w:t>存储管理部件</w:t>
      </w:r>
      <w:r>
        <w:rPr>
          <w:rFonts w:ascii="Times New Roman" w:hAnsi="Times New Roman"/>
          <w:sz w:val="18"/>
          <w:szCs w:val="18"/>
          <w:lang w:eastAsia="zh-CN"/>
        </w:rPr>
        <w:t>MMU</w:t>
      </w:r>
    </w:p>
    <w:p w14:paraId="51C3B7EF" w14:textId="77777777" w:rsidR="007319B1" w:rsidRDefault="007319B1">
      <w:pPr>
        <w:spacing w:before="7" w:after="0" w:line="150" w:lineRule="exact"/>
        <w:rPr>
          <w:rFonts w:ascii="Times New Roman" w:hAnsi="Times New Roman"/>
          <w:sz w:val="15"/>
          <w:szCs w:val="15"/>
          <w:lang w:eastAsia="zh-CN"/>
        </w:rPr>
      </w:pPr>
    </w:p>
    <w:p w14:paraId="5C741D92" w14:textId="4262350A"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下面考察</w:t>
      </w:r>
      <w:r>
        <w:rPr>
          <w:rFonts w:ascii="Times New Roman" w:hAnsi="Times New Roman"/>
          <w:spacing w:val="10"/>
          <w:sz w:val="21"/>
          <w:szCs w:val="21"/>
          <w:lang w:eastAsia="zh-CN"/>
        </w:rPr>
        <w:t>MMU</w:t>
      </w:r>
      <w:r>
        <w:rPr>
          <w:rFonts w:ascii="Times New Roman" w:hAnsi="Times New Roman"/>
          <w:spacing w:val="10"/>
          <w:sz w:val="21"/>
          <w:szCs w:val="21"/>
          <w:lang w:eastAsia="zh-CN"/>
        </w:rPr>
        <w:t>的工作过程。在图</w:t>
      </w:r>
      <w:r>
        <w:rPr>
          <w:rFonts w:ascii="Times New Roman" w:hAnsi="Times New Roman"/>
          <w:spacing w:val="10"/>
          <w:sz w:val="21"/>
          <w:szCs w:val="21"/>
          <w:lang w:eastAsia="zh-CN"/>
        </w:rPr>
        <w:t>4-12</w:t>
      </w:r>
      <w:r>
        <w:rPr>
          <w:rFonts w:ascii="Times New Roman" w:hAnsi="Times New Roman"/>
          <w:spacing w:val="10"/>
          <w:sz w:val="21"/>
          <w:szCs w:val="21"/>
          <w:lang w:eastAsia="zh-CN"/>
        </w:rPr>
        <w:t>（</w:t>
      </w:r>
      <w:r>
        <w:rPr>
          <w:rFonts w:ascii="Times New Roman" w:hAnsi="Times New Roman"/>
          <w:spacing w:val="10"/>
          <w:sz w:val="21"/>
          <w:szCs w:val="21"/>
          <w:lang w:eastAsia="zh-CN"/>
        </w:rPr>
        <w:t>B</w:t>
      </w:r>
      <w:r>
        <w:rPr>
          <w:rFonts w:ascii="Times New Roman" w:hAnsi="Times New Roman"/>
          <w:spacing w:val="10"/>
          <w:sz w:val="21"/>
          <w:szCs w:val="21"/>
          <w:lang w:eastAsia="zh-CN"/>
        </w:rPr>
        <w:t>）中，给出一个逻辑地址</w:t>
      </w:r>
      <w:r>
        <w:rPr>
          <w:rFonts w:ascii="Times New Roman" w:hAnsi="Times New Roman"/>
          <w:spacing w:val="10"/>
          <w:sz w:val="21"/>
          <w:szCs w:val="21"/>
          <w:lang w:eastAsia="zh-CN"/>
        </w:rPr>
        <w:t>8196</w:t>
      </w:r>
      <w:r>
        <w:rPr>
          <w:rFonts w:ascii="Times New Roman" w:hAnsi="Times New Roman"/>
          <w:spacing w:val="10"/>
          <w:sz w:val="21"/>
          <w:szCs w:val="21"/>
          <w:lang w:eastAsia="zh-CN"/>
        </w:rPr>
        <w:t>（二进制表示为</w:t>
      </w:r>
      <w:r>
        <w:rPr>
          <w:rFonts w:ascii="Times New Roman" w:hAnsi="Times New Roman"/>
          <w:spacing w:val="10"/>
          <w:sz w:val="21"/>
          <w:szCs w:val="21"/>
          <w:lang w:eastAsia="zh-CN"/>
        </w:rPr>
        <w:t>0010000000000100</w:t>
      </w:r>
      <w:r>
        <w:rPr>
          <w:rFonts w:ascii="Times New Roman" w:hAnsi="Times New Roman"/>
          <w:spacing w:val="10"/>
          <w:sz w:val="21"/>
          <w:szCs w:val="21"/>
          <w:lang w:eastAsia="zh-CN"/>
        </w:rPr>
        <w:t>），</w:t>
      </w:r>
      <w:r>
        <w:rPr>
          <w:rFonts w:ascii="Times New Roman" w:hAnsi="Times New Roman"/>
          <w:spacing w:val="10"/>
          <w:sz w:val="21"/>
          <w:szCs w:val="21"/>
          <w:lang w:eastAsia="zh-CN"/>
        </w:rPr>
        <w:t>MMU</w:t>
      </w:r>
      <w:r>
        <w:rPr>
          <w:rFonts w:ascii="Times New Roman" w:hAnsi="Times New Roman"/>
          <w:spacing w:val="10"/>
          <w:sz w:val="21"/>
          <w:szCs w:val="21"/>
          <w:lang w:eastAsia="zh-CN"/>
        </w:rPr>
        <w:t>进行映射，输入的</w:t>
      </w:r>
      <w:r>
        <w:rPr>
          <w:rFonts w:ascii="Times New Roman" w:hAnsi="Times New Roman"/>
          <w:spacing w:val="10"/>
          <w:sz w:val="21"/>
          <w:szCs w:val="21"/>
          <w:lang w:eastAsia="zh-CN"/>
        </w:rPr>
        <w:t>16</w:t>
      </w:r>
      <w:r>
        <w:rPr>
          <w:rFonts w:ascii="Times New Roman" w:hAnsi="Times New Roman"/>
          <w:spacing w:val="10"/>
          <w:sz w:val="21"/>
          <w:szCs w:val="21"/>
          <w:lang w:eastAsia="zh-CN"/>
        </w:rPr>
        <w:t>位逻辑地址被解释为</w:t>
      </w:r>
      <w:r>
        <w:rPr>
          <w:rFonts w:ascii="Times New Roman" w:hAnsi="Times New Roman"/>
          <w:spacing w:val="10"/>
          <w:sz w:val="21"/>
          <w:szCs w:val="21"/>
          <w:lang w:eastAsia="zh-CN"/>
        </w:rPr>
        <w:t>4</w:t>
      </w:r>
      <w:r>
        <w:rPr>
          <w:rFonts w:ascii="Times New Roman" w:hAnsi="Times New Roman"/>
          <w:spacing w:val="10"/>
          <w:sz w:val="21"/>
          <w:szCs w:val="21"/>
          <w:lang w:eastAsia="zh-CN"/>
        </w:rPr>
        <w:t>位页号和</w:t>
      </w:r>
      <w:r>
        <w:rPr>
          <w:rFonts w:ascii="Times New Roman" w:hAnsi="Times New Roman"/>
          <w:spacing w:val="10"/>
          <w:sz w:val="21"/>
          <w:szCs w:val="21"/>
          <w:lang w:eastAsia="zh-CN"/>
        </w:rPr>
        <w:t>12</w:t>
      </w:r>
      <w:r>
        <w:rPr>
          <w:rFonts w:ascii="Times New Roman" w:hAnsi="Times New Roman"/>
          <w:spacing w:val="10"/>
          <w:sz w:val="21"/>
          <w:szCs w:val="21"/>
          <w:lang w:eastAsia="zh-CN"/>
        </w:rPr>
        <w:t>位页内位移。用页号作为索引，找出虚页所对应的页框号，如果</w:t>
      </w:r>
      <w:del w:id="481" w:author="simeng zhao" w:date="2018-01-30T14:52:00Z">
        <w:r w:rsidRPr="00D12645" w:rsidDel="003C629F">
          <w:rPr>
            <w:rFonts w:ascii="Times New Roman" w:hAnsi="Times New Roman" w:hint="eastAsia"/>
            <w:color w:val="0000FF"/>
            <w:spacing w:val="10"/>
            <w:sz w:val="21"/>
            <w:szCs w:val="21"/>
            <w:lang w:eastAsia="zh-CN"/>
            <w:rPrChange w:id="482" w:author="simeng zhao" w:date="2018-02-02T15:09:00Z">
              <w:rPr>
                <w:rFonts w:ascii="Times New Roman" w:hAnsi="Times New Roman" w:hint="eastAsia"/>
                <w:spacing w:val="10"/>
                <w:sz w:val="21"/>
                <w:szCs w:val="21"/>
                <w:lang w:eastAsia="zh-CN"/>
              </w:rPr>
            </w:rPrChange>
          </w:rPr>
          <w:delText>“在内存否”</w:delText>
        </w:r>
        <w:r w:rsidRPr="00D12645" w:rsidDel="003C629F">
          <w:rPr>
            <w:rFonts w:ascii="Times New Roman" w:hAnsi="Times New Roman"/>
            <w:color w:val="0000FF"/>
            <w:spacing w:val="10"/>
            <w:sz w:val="21"/>
            <w:szCs w:val="21"/>
            <w:lang w:eastAsia="zh-CN"/>
            <w:rPrChange w:id="483" w:author="simeng zhao" w:date="2018-02-02T15:09:00Z">
              <w:rPr>
                <w:rFonts w:ascii="Times New Roman" w:hAnsi="Times New Roman"/>
                <w:spacing w:val="10"/>
                <w:sz w:val="21"/>
                <w:szCs w:val="21"/>
                <w:lang w:eastAsia="zh-CN"/>
              </w:rPr>
            </w:rPrChange>
          </w:rPr>
          <w:delText>位</w:delText>
        </w:r>
      </w:del>
      <w:commentRangeStart w:id="484"/>
      <w:ins w:id="485" w:author="simeng zhao" w:date="2018-01-30T14:52:00Z">
        <w:r w:rsidR="003C629F" w:rsidRPr="00D12645">
          <w:rPr>
            <w:rFonts w:ascii="Times New Roman" w:hAnsi="Times New Roman" w:hint="eastAsia"/>
            <w:color w:val="0000FF"/>
            <w:spacing w:val="10"/>
            <w:sz w:val="21"/>
            <w:szCs w:val="21"/>
            <w:lang w:eastAsia="zh-CN"/>
            <w:rPrChange w:id="486" w:author="simeng zhao" w:date="2018-02-02T15:09:00Z">
              <w:rPr>
                <w:rFonts w:ascii="Times New Roman" w:hAnsi="Times New Roman" w:hint="eastAsia"/>
                <w:spacing w:val="10"/>
                <w:sz w:val="21"/>
                <w:szCs w:val="21"/>
                <w:lang w:eastAsia="zh-CN"/>
              </w:rPr>
            </w:rPrChange>
          </w:rPr>
          <w:t>驻留</w:t>
        </w:r>
      </w:ins>
      <w:ins w:id="487" w:author="simeng zhao" w:date="2018-01-30T14:53:00Z">
        <w:r w:rsidR="003C629F" w:rsidRPr="00D12645">
          <w:rPr>
            <w:rFonts w:ascii="Times New Roman" w:hAnsi="Times New Roman" w:hint="eastAsia"/>
            <w:color w:val="0000FF"/>
            <w:spacing w:val="10"/>
            <w:sz w:val="21"/>
            <w:szCs w:val="21"/>
            <w:lang w:eastAsia="zh-CN"/>
            <w:rPrChange w:id="488" w:author="simeng zhao" w:date="2018-02-02T15:09:00Z">
              <w:rPr>
                <w:rFonts w:ascii="Times New Roman" w:hAnsi="Times New Roman" w:hint="eastAsia"/>
                <w:spacing w:val="10"/>
                <w:sz w:val="21"/>
                <w:szCs w:val="21"/>
                <w:lang w:eastAsia="zh-CN"/>
              </w:rPr>
            </w:rPrChange>
          </w:rPr>
          <w:t>标志位</w:t>
        </w:r>
        <w:commentRangeEnd w:id="484"/>
        <w:r w:rsidR="003C629F" w:rsidRPr="00D12645">
          <w:rPr>
            <w:rStyle w:val="af6"/>
            <w:rFonts w:ascii="Times New Roman" w:hAnsi="Times New Roman"/>
            <w:color w:val="0000FF"/>
            <w:kern w:val="2"/>
            <w:rPrChange w:id="489" w:author="simeng zhao" w:date="2018-02-02T15:09:00Z">
              <w:rPr>
                <w:rStyle w:val="af6"/>
                <w:rFonts w:ascii="Times New Roman" w:hAnsi="Times New Roman"/>
                <w:kern w:val="2"/>
              </w:rPr>
            </w:rPrChange>
          </w:rPr>
          <w:commentReference w:id="484"/>
        </w:r>
      </w:ins>
      <w:r>
        <w:rPr>
          <w:rFonts w:ascii="Times New Roman" w:hAnsi="Times New Roman"/>
          <w:spacing w:val="10"/>
          <w:sz w:val="21"/>
          <w:szCs w:val="21"/>
          <w:lang w:eastAsia="zh-CN"/>
        </w:rPr>
        <w:t>为</w:t>
      </w:r>
      <w:r>
        <w:rPr>
          <w:rFonts w:ascii="Times New Roman" w:hAnsi="Times New Roman"/>
          <w:spacing w:val="10"/>
          <w:sz w:val="21"/>
          <w:szCs w:val="21"/>
          <w:lang w:eastAsia="zh-CN"/>
        </w:rPr>
        <w:t>1</w:t>
      </w:r>
      <w:r>
        <w:rPr>
          <w:rFonts w:ascii="Times New Roman" w:hAnsi="Times New Roman"/>
          <w:spacing w:val="10"/>
          <w:sz w:val="21"/>
          <w:szCs w:val="21"/>
          <w:lang w:eastAsia="zh-CN"/>
        </w:rPr>
        <w:t>，表明此页在内存，把页框号复制到输出寄存器的高</w:t>
      </w:r>
      <w:r>
        <w:rPr>
          <w:rFonts w:ascii="Times New Roman" w:hAnsi="Times New Roman"/>
          <w:spacing w:val="10"/>
          <w:sz w:val="21"/>
          <w:szCs w:val="21"/>
          <w:lang w:eastAsia="zh-CN"/>
        </w:rPr>
        <w:t>3</w:t>
      </w:r>
      <w:r>
        <w:rPr>
          <w:rFonts w:ascii="Times New Roman" w:hAnsi="Times New Roman"/>
          <w:spacing w:val="10"/>
          <w:sz w:val="21"/>
          <w:szCs w:val="21"/>
          <w:lang w:eastAsia="zh-CN"/>
        </w:rPr>
        <w:t>位，再加上逻辑地址中的</w:t>
      </w:r>
      <w:r>
        <w:rPr>
          <w:rFonts w:ascii="Times New Roman" w:hAnsi="Times New Roman"/>
          <w:spacing w:val="10"/>
          <w:sz w:val="21"/>
          <w:szCs w:val="21"/>
          <w:lang w:eastAsia="zh-CN"/>
        </w:rPr>
        <w:t>12</w:t>
      </w:r>
      <w:r>
        <w:rPr>
          <w:rFonts w:ascii="Times New Roman" w:hAnsi="Times New Roman"/>
          <w:spacing w:val="10"/>
          <w:sz w:val="21"/>
          <w:szCs w:val="21"/>
          <w:lang w:eastAsia="zh-CN"/>
        </w:rPr>
        <w:t>位页内位移，生成</w:t>
      </w:r>
      <w:r>
        <w:rPr>
          <w:rFonts w:ascii="Times New Roman" w:hAnsi="Times New Roman"/>
          <w:spacing w:val="10"/>
          <w:sz w:val="21"/>
          <w:szCs w:val="21"/>
          <w:lang w:eastAsia="zh-CN"/>
        </w:rPr>
        <w:t>15</w:t>
      </w:r>
      <w:r>
        <w:rPr>
          <w:rFonts w:ascii="Times New Roman" w:hAnsi="Times New Roman"/>
          <w:spacing w:val="10"/>
          <w:sz w:val="21"/>
          <w:szCs w:val="21"/>
          <w:lang w:eastAsia="zh-CN"/>
        </w:rPr>
        <w:t>位物理地址（二进制表示为</w:t>
      </w:r>
      <w:r>
        <w:rPr>
          <w:rFonts w:ascii="Times New Roman" w:hAnsi="Times New Roman"/>
          <w:spacing w:val="10"/>
          <w:sz w:val="21"/>
          <w:szCs w:val="21"/>
          <w:lang w:eastAsia="zh-CN"/>
        </w:rPr>
        <w:t>110000000000100</w:t>
      </w:r>
      <w:r>
        <w:rPr>
          <w:rFonts w:ascii="Times New Roman" w:hAnsi="Times New Roman"/>
          <w:spacing w:val="10"/>
          <w:sz w:val="21"/>
          <w:szCs w:val="21"/>
          <w:lang w:eastAsia="zh-CN"/>
        </w:rPr>
        <w:t>），并把它送到内存总线；如果</w:t>
      </w:r>
      <w:del w:id="490" w:author="simeng zhao" w:date="2018-01-30T14:53:00Z">
        <w:r w:rsidRPr="00D12645" w:rsidDel="003C629F">
          <w:rPr>
            <w:rFonts w:ascii="Times New Roman" w:hAnsi="Times New Roman" w:hint="eastAsia"/>
            <w:color w:val="0000FF"/>
            <w:spacing w:val="10"/>
            <w:sz w:val="21"/>
            <w:szCs w:val="21"/>
            <w:lang w:eastAsia="zh-CN"/>
            <w:rPrChange w:id="491" w:author="simeng zhao" w:date="2018-02-02T15:09:00Z">
              <w:rPr>
                <w:rFonts w:ascii="Times New Roman" w:hAnsi="Times New Roman" w:hint="eastAsia"/>
                <w:spacing w:val="10"/>
                <w:sz w:val="21"/>
                <w:szCs w:val="21"/>
                <w:lang w:eastAsia="zh-CN"/>
              </w:rPr>
            </w:rPrChange>
          </w:rPr>
          <w:delText>“在内存否”位</w:delText>
        </w:r>
      </w:del>
      <w:ins w:id="492" w:author="simeng zhao" w:date="2018-01-30T14:53:00Z">
        <w:r w:rsidR="003C629F" w:rsidRPr="00D12645">
          <w:rPr>
            <w:rFonts w:ascii="Times New Roman" w:hAnsi="Times New Roman" w:hint="eastAsia"/>
            <w:color w:val="0000FF"/>
            <w:spacing w:val="10"/>
            <w:sz w:val="21"/>
            <w:szCs w:val="21"/>
            <w:lang w:eastAsia="zh-CN"/>
            <w:rPrChange w:id="493" w:author="simeng zhao" w:date="2018-02-02T15:09:00Z">
              <w:rPr>
                <w:rFonts w:ascii="Times New Roman" w:hAnsi="Times New Roman" w:hint="eastAsia"/>
                <w:spacing w:val="10"/>
                <w:sz w:val="21"/>
                <w:szCs w:val="21"/>
                <w:lang w:eastAsia="zh-CN"/>
              </w:rPr>
            </w:rPrChange>
          </w:rPr>
          <w:t>驻留标志位</w:t>
        </w:r>
      </w:ins>
      <w:r>
        <w:rPr>
          <w:rFonts w:ascii="Times New Roman" w:hAnsi="Times New Roman"/>
          <w:spacing w:val="10"/>
          <w:sz w:val="21"/>
          <w:szCs w:val="21"/>
          <w:lang w:eastAsia="zh-CN"/>
        </w:rPr>
        <w:t>为</w:t>
      </w:r>
      <w:r>
        <w:rPr>
          <w:rFonts w:ascii="Times New Roman" w:hAnsi="Times New Roman"/>
          <w:spacing w:val="10"/>
          <w:sz w:val="21"/>
          <w:szCs w:val="21"/>
          <w:lang w:eastAsia="zh-CN"/>
        </w:rPr>
        <w:t>0</w:t>
      </w:r>
      <w:r>
        <w:rPr>
          <w:rFonts w:ascii="Times New Roman" w:hAnsi="Times New Roman"/>
          <w:spacing w:val="10"/>
          <w:sz w:val="21"/>
          <w:szCs w:val="21"/>
          <w:lang w:eastAsia="zh-CN"/>
        </w:rPr>
        <w:t>，则将触发缺页异常，陷入操作系统进行调页处理。</w:t>
      </w:r>
    </w:p>
    <w:p w14:paraId="6D9F4A65"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2. </w:t>
      </w:r>
      <w:r>
        <w:rPr>
          <w:rFonts w:ascii="Times New Roman" w:hAnsi="Times New Roman"/>
          <w:b/>
          <w:bCs/>
          <w:spacing w:val="10"/>
          <w:sz w:val="21"/>
          <w:szCs w:val="21"/>
          <w:lang w:eastAsia="zh-CN"/>
        </w:rPr>
        <w:t>请求分页虚存管理的基本原理</w:t>
      </w:r>
    </w:p>
    <w:p w14:paraId="12F5F52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请求分页虚存管理是将进程信息副本存放在外存中，当它被调度投入运行时，程序和数据没有全部装进内存，仅装入当前使用页面，进程执行过程中访问到不在内存的页面时，再由系统自动调入。用得较多的分页虚存管理是请求分页（</w:t>
      </w:r>
      <w:r>
        <w:rPr>
          <w:rFonts w:ascii="Times New Roman" w:hAnsi="Times New Roman"/>
          <w:spacing w:val="10"/>
          <w:sz w:val="21"/>
          <w:szCs w:val="21"/>
          <w:lang w:eastAsia="zh-CN"/>
        </w:rPr>
        <w:t>demand paging</w:t>
      </w:r>
      <w:r>
        <w:rPr>
          <w:rFonts w:ascii="Times New Roman" w:hAnsi="Times New Roman"/>
          <w:spacing w:val="10"/>
          <w:sz w:val="21"/>
          <w:szCs w:val="21"/>
          <w:lang w:eastAsia="zh-CN"/>
        </w:rPr>
        <w:t>），当需要执行某条指令或使用某个数据而发现它们不在内存时，产生缺页异常（</w:t>
      </w:r>
      <w:r>
        <w:rPr>
          <w:rFonts w:ascii="Times New Roman" w:hAnsi="Times New Roman"/>
          <w:spacing w:val="10"/>
          <w:sz w:val="21"/>
          <w:szCs w:val="21"/>
          <w:lang w:eastAsia="zh-CN"/>
        </w:rPr>
        <w:t>page fault</w:t>
      </w:r>
      <w:r>
        <w:rPr>
          <w:rFonts w:ascii="Times New Roman" w:hAnsi="Times New Roman"/>
          <w:spacing w:val="10"/>
          <w:sz w:val="21"/>
          <w:szCs w:val="21"/>
          <w:lang w:eastAsia="zh-CN"/>
        </w:rPr>
        <w:t>），系统从磁盘中把此指令或数据所在的页面装入，这样做能够保证用不到的面页不会被装入内存。</w:t>
      </w:r>
    </w:p>
    <w:p w14:paraId="00CAF21A" w14:textId="4A0796AF" w:rsidR="007319B1" w:rsidDel="003C629F" w:rsidRDefault="007319B1">
      <w:pPr>
        <w:spacing w:after="0" w:line="360" w:lineRule="auto"/>
        <w:ind w:right="88" w:firstLine="415"/>
        <w:jc w:val="both"/>
        <w:rPr>
          <w:del w:id="494" w:author="simeng zhao" w:date="2018-01-30T14:55:00Z"/>
          <w:rFonts w:ascii="Times New Roman" w:hAnsi="Times New Roman"/>
          <w:spacing w:val="10"/>
          <w:sz w:val="21"/>
          <w:szCs w:val="21"/>
          <w:lang w:eastAsia="zh-CN"/>
        </w:rPr>
      </w:pPr>
      <w:del w:id="495" w:author="simeng zhao" w:date="2018-01-30T14:55:00Z">
        <w:r w:rsidDel="003C629F">
          <w:rPr>
            <w:rFonts w:ascii="Times New Roman" w:hAnsi="Times New Roman"/>
            <w:spacing w:val="10"/>
            <w:sz w:val="21"/>
            <w:szCs w:val="21"/>
            <w:lang w:eastAsia="zh-CN"/>
          </w:rPr>
          <w:delText>那么，如何发现页面不在内存中呢？页面不在内存中该如何处理？采用的办法是：扩充页表项内容，增加驻留标志位，以及用来跟踪页面使用情况和对页面实施保护及淘汰等所需的各种控制位，通常，页表项至少包含以下信息。</w:delText>
        </w:r>
      </w:del>
    </w:p>
    <w:p w14:paraId="04B67883" w14:textId="202CA5DF" w:rsidR="007319B1" w:rsidDel="003C629F" w:rsidRDefault="007319B1">
      <w:pPr>
        <w:spacing w:after="0" w:line="217" w:lineRule="auto"/>
        <w:ind w:left="106" w:right="48" w:firstLine="415"/>
        <w:jc w:val="both"/>
        <w:rPr>
          <w:del w:id="496" w:author="simeng zhao" w:date="2018-01-30T14:55:00Z"/>
          <w:rFonts w:ascii="Times New Roman" w:hAnsi="Times New Roman"/>
          <w:spacing w:val="10"/>
          <w:sz w:val="21"/>
          <w:szCs w:val="21"/>
          <w:lang w:eastAsia="zh-CN"/>
        </w:rPr>
      </w:pPr>
    </w:p>
    <w:p w14:paraId="6739DB62" w14:textId="4F66426D" w:rsidR="007319B1" w:rsidDel="003C629F" w:rsidRDefault="007200B1">
      <w:pPr>
        <w:spacing w:after="0" w:line="217" w:lineRule="auto"/>
        <w:ind w:left="106" w:right="48" w:firstLine="415"/>
        <w:jc w:val="both"/>
        <w:rPr>
          <w:del w:id="497" w:author="simeng zhao" w:date="2018-01-30T14:55:00Z"/>
          <w:rFonts w:ascii="Times New Roman" w:hAnsi="Times New Roman"/>
          <w:spacing w:val="10"/>
          <w:sz w:val="21"/>
          <w:szCs w:val="21"/>
          <w:lang w:eastAsia="zh-CN"/>
        </w:rPr>
      </w:pPr>
      <w:del w:id="498" w:author="simeng zhao" w:date="2018-01-30T14:55:00Z">
        <w:r w:rsidDel="003C629F">
          <w:rPr>
            <w:rFonts w:ascii="Times New Roman" w:hAnsi="Times New Roman"/>
            <w:noProof/>
            <w:spacing w:val="10"/>
            <w:sz w:val="21"/>
            <w:szCs w:val="21"/>
            <w:lang w:eastAsia="zh-CN"/>
          </w:rPr>
          <mc:AlternateContent>
            <mc:Choice Requires="wps">
              <w:drawing>
                <wp:anchor distT="0" distB="0" distL="114300" distR="114300" simplePos="0" relativeHeight="251675136" behindDoc="0" locked="0" layoutInCell="1" allowOverlap="1" wp14:anchorId="45328AC7" wp14:editId="4E3CF3ED">
                  <wp:simplePos x="0" y="0"/>
                  <wp:positionH relativeFrom="column">
                    <wp:posOffset>1459865</wp:posOffset>
                  </wp:positionH>
                  <wp:positionV relativeFrom="paragraph">
                    <wp:posOffset>48895</wp:posOffset>
                  </wp:positionV>
                  <wp:extent cx="0" cy="643890"/>
                  <wp:effectExtent l="84455" t="12700" r="10795" b="86360"/>
                  <wp:wrapNone/>
                  <wp:docPr id="376" name="自选图形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3890"/>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009ECB" id="_x0000_t32" coordsize="21600,21600" o:spt="32" o:oned="t" path="m,l21600,21600e" filled="f">
                  <v:path arrowok="t" fillok="f" o:connecttype="none"/>
                  <o:lock v:ext="edit" shapetype="t"/>
                </v:shapetype>
                <v:shape id="自选图形 603" o:spid="_x0000_s1026" type="#_x0000_t32" style="position:absolute;left:0;text-align:left;margin-left:114.95pt;margin-top:3.85pt;width:0;height:50.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">
                  <v:shadow on="t" opacity=".5" offset="-6pt,6pt"/>
                </v:shape>
              </w:pict>
            </mc:Fallback>
          </mc:AlternateContent>
        </w:r>
        <w:r w:rsidDel="003C629F">
          <w:rPr>
            <w:rFonts w:ascii="Times New Roman" w:hAnsi="Times New Roman"/>
            <w:noProof/>
            <w:spacing w:val="10"/>
            <w:sz w:val="21"/>
            <w:szCs w:val="21"/>
            <w:lang w:eastAsia="zh-CN"/>
          </w:rPr>
          <mc:AlternateContent>
            <mc:Choice Requires="wpg">
              <w:drawing>
                <wp:anchor distT="0" distB="0" distL="114300" distR="114300" simplePos="0" relativeHeight="251676160" behindDoc="0" locked="0" layoutInCell="1" allowOverlap="1" wp14:anchorId="6754DAEC" wp14:editId="1366BBF1">
                  <wp:simplePos x="0" y="0"/>
                  <wp:positionH relativeFrom="column">
                    <wp:posOffset>788035</wp:posOffset>
                  </wp:positionH>
                  <wp:positionV relativeFrom="paragraph">
                    <wp:posOffset>10795</wp:posOffset>
                  </wp:positionV>
                  <wp:extent cx="3856990" cy="643890"/>
                  <wp:effectExtent l="12700" t="12700" r="6985" b="86360"/>
                  <wp:wrapNone/>
                  <wp:docPr id="368" name="组合 7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56990" cy="643890"/>
                            <a:chOff x="1911" y="3980"/>
                            <a:chExt cx="6074" cy="1014"/>
                          </a:xfrm>
                        </wpg:grpSpPr>
                        <wps:wsp>
                          <wps:cNvPr id="369" name="文本框 438"/>
                          <wps:cNvSpPr txBox="1">
                            <a:spLocks noChangeArrowheads="1"/>
                          </wps:cNvSpPr>
                          <wps:spPr bwMode="auto">
                            <a:xfrm>
                              <a:off x="1911" y="3980"/>
                              <a:ext cx="6074" cy="1014"/>
                            </a:xfrm>
                            <a:prstGeom prst="rect">
                              <a:avLst/>
                            </a:prstGeom>
                            <a:solidFill>
                              <a:srgbClr val="FFFFFF"/>
                            </a:solidFill>
                            <a:ln w="9525" cmpd="sng"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D8EE0A9" w14:textId="77777777" w:rsidR="006B51B8" w:rsidRDefault="006B51B8">
                                <w:pPr>
                                  <w:adjustRightInd w:val="0"/>
                                  <w:snapToGrid w:val="0"/>
                                  <w:spacing w:after="0" w:line="0" w:lineRule="atLeast"/>
                                  <w:rPr>
                                    <w:sz w:val="18"/>
                                    <w:lang w:eastAsia="zh-CN"/>
                                  </w:rPr>
                                </w:pPr>
                              </w:p>
                              <w:p w14:paraId="1D4D96FA" w14:textId="77777777" w:rsidR="006B51B8" w:rsidRDefault="006B51B8">
                                <w:pPr>
                                  <w:adjustRightInd w:val="0"/>
                                  <w:snapToGrid w:val="0"/>
                                  <w:spacing w:after="0" w:line="0" w:lineRule="atLeast"/>
                                  <w:rPr>
                                    <w:sz w:val="18"/>
                                    <w:lang w:eastAsia="zh-CN"/>
                                  </w:rPr>
                                </w:pPr>
                                <w:r>
                                  <w:rPr>
                                    <w:rFonts w:hint="eastAsia"/>
                                    <w:sz w:val="18"/>
                                    <w:lang w:eastAsia="zh-CN"/>
                                  </w:rPr>
                                  <w:t>页号</w:t>
                                </w:r>
                                <w:r>
                                  <w:rPr>
                                    <w:rFonts w:hint="eastAsia"/>
                                    <w:lang w:eastAsia="zh-CN"/>
                                  </w:rPr>
                                  <w:t xml:space="preserve">         </w:t>
                                </w:r>
                                <w:r>
                                  <w:rPr>
                                    <w:lang w:eastAsia="zh-CN"/>
                                  </w:rPr>
                                  <w:t>……</w:t>
                                </w:r>
                                <w:r>
                                  <w:rPr>
                                    <w:rFonts w:hint="eastAsia"/>
                                    <w:lang w:eastAsia="zh-CN"/>
                                  </w:rPr>
                                  <w:t xml:space="preserve">            </w:t>
                                </w:r>
                                <w:r>
                                  <w:rPr>
                                    <w:rFonts w:hint="eastAsia"/>
                                    <w:sz w:val="18"/>
                                    <w:lang w:eastAsia="zh-CN"/>
                                  </w:rPr>
                                  <w:t>驻留</w:t>
                                </w:r>
                                <w:r>
                                  <w:rPr>
                                    <w:rFonts w:hint="eastAsia"/>
                                    <w:lang w:eastAsia="zh-CN"/>
                                  </w:rPr>
                                  <w:t xml:space="preserve"> </w:t>
                                </w:r>
                                <w:r>
                                  <w:rPr>
                                    <w:rFonts w:hint="eastAsia"/>
                                    <w:sz w:val="18"/>
                                    <w:lang w:eastAsia="zh-CN"/>
                                  </w:rPr>
                                  <w:t>标志位</w:t>
                                </w:r>
                                <w:r>
                                  <w:rPr>
                                    <w:rFonts w:hint="eastAsia"/>
                                    <w:sz w:val="18"/>
                                    <w:lang w:eastAsia="zh-CN"/>
                                  </w:rPr>
                                  <w:t xml:space="preserve">  </w:t>
                                </w:r>
                                <w:r>
                                  <w:rPr>
                                    <w:rFonts w:hint="eastAsia"/>
                                    <w:sz w:val="18"/>
                                    <w:lang w:eastAsia="zh-CN"/>
                                  </w:rPr>
                                  <w:t>引用位</w:t>
                                </w:r>
                                <w:r>
                                  <w:rPr>
                                    <w:rFonts w:hint="eastAsia"/>
                                    <w:lang w:eastAsia="zh-CN"/>
                                  </w:rPr>
                                  <w:t xml:space="preserve">   </w:t>
                                </w:r>
                                <w:r>
                                  <w:rPr>
                                    <w:rFonts w:hint="eastAsia"/>
                                    <w:sz w:val="18"/>
                                    <w:lang w:eastAsia="zh-CN"/>
                                  </w:rPr>
                                  <w:t>修改位</w:t>
                                </w:r>
                                <w:r>
                                  <w:rPr>
                                    <w:rFonts w:hint="eastAsia"/>
                                    <w:sz w:val="18"/>
                                    <w:lang w:eastAsia="zh-CN"/>
                                  </w:rPr>
                                  <w:t xml:space="preserve">       </w:t>
                                </w:r>
                                <w:r>
                                  <w:rPr>
                                    <w:rFonts w:hint="eastAsia"/>
                                    <w:sz w:val="18"/>
                                    <w:lang w:eastAsia="zh-CN"/>
                                  </w:rPr>
                                  <w:t>保护位</w:t>
                                </w:r>
                                <w:r>
                                  <w:rPr>
                                    <w:rFonts w:hint="eastAsia"/>
                                    <w:sz w:val="18"/>
                                    <w:lang w:eastAsia="zh-CN"/>
                                  </w:rPr>
                                  <w:t xml:space="preserve">      </w:t>
                                </w:r>
                                <w:r>
                                  <w:rPr>
                                    <w:rFonts w:hint="eastAsia"/>
                                    <w:sz w:val="18"/>
                                    <w:lang w:eastAsia="zh-CN"/>
                                  </w:rPr>
                                  <w:t>内存块号</w:t>
                                </w:r>
                              </w:p>
                            </w:txbxContent>
                          </wps:txbx>
                          <wps:bodyPr rot="0" vert="horz" wrap="square" lIns="91440" tIns="45720" rIns="91440" bIns="45720" anchor="t" anchorCtr="0" upright="1">
                            <a:noAutofit/>
                          </wps:bodyPr>
                        </wps:wsp>
                        <wps:wsp>
                          <wps:cNvPr id="370" name="自选图形 439"/>
                          <wps:cNvCnPr>
                            <a:cxnSpLocks noChangeShapeType="1"/>
                          </wps:cNvCnPr>
                          <wps:spPr bwMode="auto">
                            <a:xfrm>
                              <a:off x="6958" y="3980"/>
                              <a:ext cx="0" cy="1014"/>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371" name="自选图形 442"/>
                          <wps:cNvCnPr>
                            <a:cxnSpLocks noChangeShapeType="1"/>
                          </wps:cNvCnPr>
                          <wps:spPr bwMode="auto">
                            <a:xfrm>
                              <a:off x="5424" y="3980"/>
                              <a:ext cx="0" cy="1014"/>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372" name="自选图形 443"/>
                          <wps:cNvCnPr>
                            <a:cxnSpLocks noChangeShapeType="1"/>
                          </wps:cNvCnPr>
                          <wps:spPr bwMode="auto">
                            <a:xfrm>
                              <a:off x="6176" y="3980"/>
                              <a:ext cx="0" cy="1014"/>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373" name="自选图形 444"/>
                          <wps:cNvCnPr>
                            <a:cxnSpLocks noChangeShapeType="1"/>
                          </wps:cNvCnPr>
                          <wps:spPr bwMode="auto">
                            <a:xfrm>
                              <a:off x="4757" y="3980"/>
                              <a:ext cx="0" cy="1014"/>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374" name="自选图形 445"/>
                          <wps:cNvCnPr>
                            <a:cxnSpLocks noChangeShapeType="1"/>
                          </wps:cNvCnPr>
                          <wps:spPr bwMode="auto">
                            <a:xfrm>
                              <a:off x="3733" y="3980"/>
                              <a:ext cx="0" cy="1014"/>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375" name="自选图形 711"/>
                          <wps:cNvCnPr>
                            <a:cxnSpLocks noChangeShapeType="1"/>
                          </wps:cNvCnPr>
                          <wps:spPr bwMode="auto">
                            <a:xfrm>
                              <a:off x="2549" y="3980"/>
                              <a:ext cx="0" cy="1014"/>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54DAEC" id="组合 712" o:spid="_x0000_s1150" style="position:absolute;left:0;text-align:left;margin-left:62.05pt;margin-top:.85pt;width:303.7pt;height:50.7pt;z-index:251676160;mso-position-horizontal-relative:text;mso-position-vertical-relative:text" coordorigin="1911,3980" coordsize="6074,1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">
                  <v:shape id="文本框 438" o:spid="_x0000_s1151" type="#_x0000_t202" style="position:absolute;left:1911;top:3980;width:6074;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">
                    <v:textbox>
                      <w:txbxContent>
                        <w:p w14:paraId="6D8EE0A9" w14:textId="77777777" w:rsidR="006B51B8" w:rsidRDefault="006B51B8">
                          <w:pPr>
                            <w:adjustRightInd w:val="0"/>
                            <w:snapToGrid w:val="0"/>
                            <w:spacing w:after="0" w:line="0" w:lineRule="atLeast"/>
                            <w:rPr>
                              <w:sz w:val="18"/>
                              <w:lang w:eastAsia="zh-CN"/>
                            </w:rPr>
                          </w:pPr>
                        </w:p>
                        <w:p w14:paraId="1D4D96FA" w14:textId="77777777" w:rsidR="006B51B8" w:rsidRDefault="006B51B8">
                          <w:pPr>
                            <w:adjustRightInd w:val="0"/>
                            <w:snapToGrid w:val="0"/>
                            <w:spacing w:after="0" w:line="0" w:lineRule="atLeast"/>
                            <w:rPr>
                              <w:sz w:val="18"/>
                              <w:lang w:eastAsia="zh-CN"/>
                            </w:rPr>
                          </w:pPr>
                          <w:r>
                            <w:rPr>
                              <w:rFonts w:hint="eastAsia"/>
                              <w:sz w:val="18"/>
                              <w:lang w:eastAsia="zh-CN"/>
                            </w:rPr>
                            <w:t>页号</w:t>
                          </w:r>
                          <w:r>
                            <w:rPr>
                              <w:rFonts w:hint="eastAsia"/>
                              <w:lang w:eastAsia="zh-CN"/>
                            </w:rPr>
                            <w:t xml:space="preserve">         </w:t>
                          </w:r>
                          <w:r>
                            <w:rPr>
                              <w:lang w:eastAsia="zh-CN"/>
                            </w:rPr>
                            <w:t>……</w:t>
                          </w:r>
                          <w:r>
                            <w:rPr>
                              <w:rFonts w:hint="eastAsia"/>
                              <w:lang w:eastAsia="zh-CN"/>
                            </w:rPr>
                            <w:t xml:space="preserve">            </w:t>
                          </w:r>
                          <w:r>
                            <w:rPr>
                              <w:rFonts w:hint="eastAsia"/>
                              <w:sz w:val="18"/>
                              <w:lang w:eastAsia="zh-CN"/>
                            </w:rPr>
                            <w:t>驻留</w:t>
                          </w:r>
                          <w:r>
                            <w:rPr>
                              <w:rFonts w:hint="eastAsia"/>
                              <w:lang w:eastAsia="zh-CN"/>
                            </w:rPr>
                            <w:t xml:space="preserve"> </w:t>
                          </w:r>
                          <w:r>
                            <w:rPr>
                              <w:rFonts w:hint="eastAsia"/>
                              <w:sz w:val="18"/>
                              <w:lang w:eastAsia="zh-CN"/>
                            </w:rPr>
                            <w:t>标志位</w:t>
                          </w:r>
                          <w:r>
                            <w:rPr>
                              <w:rFonts w:hint="eastAsia"/>
                              <w:sz w:val="18"/>
                              <w:lang w:eastAsia="zh-CN"/>
                            </w:rPr>
                            <w:t xml:space="preserve">  </w:t>
                          </w:r>
                          <w:r>
                            <w:rPr>
                              <w:rFonts w:hint="eastAsia"/>
                              <w:sz w:val="18"/>
                              <w:lang w:eastAsia="zh-CN"/>
                            </w:rPr>
                            <w:t>引用位</w:t>
                          </w:r>
                          <w:r>
                            <w:rPr>
                              <w:rFonts w:hint="eastAsia"/>
                              <w:lang w:eastAsia="zh-CN"/>
                            </w:rPr>
                            <w:t xml:space="preserve">   </w:t>
                          </w:r>
                          <w:r>
                            <w:rPr>
                              <w:rFonts w:hint="eastAsia"/>
                              <w:sz w:val="18"/>
                              <w:lang w:eastAsia="zh-CN"/>
                            </w:rPr>
                            <w:t>修改位</w:t>
                          </w:r>
                          <w:r>
                            <w:rPr>
                              <w:rFonts w:hint="eastAsia"/>
                              <w:sz w:val="18"/>
                              <w:lang w:eastAsia="zh-CN"/>
                            </w:rPr>
                            <w:t xml:space="preserve">       </w:t>
                          </w:r>
                          <w:r>
                            <w:rPr>
                              <w:rFonts w:hint="eastAsia"/>
                              <w:sz w:val="18"/>
                              <w:lang w:eastAsia="zh-CN"/>
                            </w:rPr>
                            <w:t>保护位</w:t>
                          </w:r>
                          <w:r>
                            <w:rPr>
                              <w:rFonts w:hint="eastAsia"/>
                              <w:sz w:val="18"/>
                              <w:lang w:eastAsia="zh-CN"/>
                            </w:rPr>
                            <w:t xml:space="preserve">      </w:t>
                          </w:r>
                          <w:r>
                            <w:rPr>
                              <w:rFonts w:hint="eastAsia"/>
                              <w:sz w:val="18"/>
                              <w:lang w:eastAsia="zh-CN"/>
                            </w:rPr>
                            <w:t>内存块号</w:t>
                          </w:r>
                        </w:p>
                      </w:txbxContent>
                    </v:textbox>
                  </v:shape>
                  <v:shapetype id="_x0000_t32" coordsize="21600,21600" o:spt="32" o:oned="t" path="m,l21600,21600e" filled="f">
                    <v:path arrowok="t" fillok="f" o:connecttype="none"/>
                    <o:lock v:ext="edit" shapetype="t"/>
                  </v:shapetype>
                  <v:shape id="自选图形 439" o:spid="_x0000_s1152" type="#_x0000_t32" style="position:absolute;left:6958;top:3980;width:0;height:1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">
                    <v:shadow on="t" opacity=".5" offset="-6pt,6pt"/>
                  </v:shape>
                  <v:shape id="自选图形 442" o:spid="_x0000_s1153" type="#_x0000_t32" style="position:absolute;left:5424;top:3980;width:0;height:1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">
                    <v:shadow on="t" opacity=".5" offset="-6pt,6pt"/>
                  </v:shape>
                  <v:shape id="自选图形 443" o:spid="_x0000_s1154" type="#_x0000_t32" style="position:absolute;left:6176;top:3980;width:0;height:1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">
                    <v:shadow on="t" opacity=".5" offset="-6pt,6pt"/>
                  </v:shape>
                  <v:shape id="自选图形 444" o:spid="_x0000_s1155" type="#_x0000_t32" style="position:absolute;left:4757;top:3980;width:0;height:1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">
                    <v:shadow on="t" opacity=".5" offset="-6pt,6pt"/>
                  </v:shape>
                  <v:shape id="自选图形 445" o:spid="_x0000_s1156" type="#_x0000_t32" style="position:absolute;left:3733;top:3980;width:0;height:1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">
                    <v:shadow on="t" opacity=".5" offset="-6pt,6pt"/>
                  </v:shape>
                  <v:shape id="自选图形 711" o:spid="_x0000_s1157" type="#_x0000_t32" style="position:absolute;left:2549;top:3980;width:0;height:1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">
                    <v:shadow on="t" opacity=".5" offset="-6pt,6pt"/>
                  </v:shape>
                </v:group>
              </w:pict>
            </mc:Fallback>
          </mc:AlternateContent>
        </w:r>
      </w:del>
    </w:p>
    <w:p w14:paraId="31A220DE" w14:textId="210F1F53" w:rsidR="007319B1" w:rsidDel="003C629F" w:rsidRDefault="007319B1">
      <w:pPr>
        <w:spacing w:after="0" w:line="217" w:lineRule="auto"/>
        <w:ind w:left="106" w:right="48" w:firstLine="415"/>
        <w:jc w:val="both"/>
        <w:rPr>
          <w:del w:id="499" w:author="simeng zhao" w:date="2018-01-30T14:55:00Z"/>
          <w:rFonts w:ascii="Times New Roman" w:hAnsi="Times New Roman"/>
          <w:spacing w:val="10"/>
          <w:sz w:val="21"/>
          <w:szCs w:val="21"/>
          <w:lang w:eastAsia="zh-CN"/>
        </w:rPr>
      </w:pPr>
    </w:p>
    <w:p w14:paraId="33D3AC35" w14:textId="5C3170D1" w:rsidR="007319B1" w:rsidDel="003C629F" w:rsidRDefault="007319B1">
      <w:pPr>
        <w:spacing w:after="0" w:line="217" w:lineRule="auto"/>
        <w:ind w:left="106" w:right="48" w:firstLine="415"/>
        <w:jc w:val="both"/>
        <w:rPr>
          <w:del w:id="500" w:author="simeng zhao" w:date="2018-01-30T14:55:00Z"/>
          <w:rFonts w:ascii="Times New Roman" w:hAnsi="Times New Roman"/>
          <w:spacing w:val="10"/>
          <w:sz w:val="21"/>
          <w:szCs w:val="21"/>
          <w:lang w:eastAsia="zh-CN"/>
        </w:rPr>
      </w:pPr>
    </w:p>
    <w:p w14:paraId="5A8232A3" w14:textId="6FC1EE92" w:rsidR="007319B1" w:rsidDel="003C629F" w:rsidRDefault="007319B1">
      <w:pPr>
        <w:spacing w:after="0" w:line="217" w:lineRule="auto"/>
        <w:ind w:left="106" w:right="48" w:firstLine="415"/>
        <w:jc w:val="both"/>
        <w:rPr>
          <w:del w:id="501" w:author="simeng zhao" w:date="2018-01-30T14:55:00Z"/>
          <w:rFonts w:ascii="Times New Roman" w:hAnsi="Times New Roman"/>
          <w:spacing w:val="10"/>
          <w:sz w:val="21"/>
          <w:szCs w:val="21"/>
          <w:lang w:eastAsia="zh-CN"/>
        </w:rPr>
      </w:pPr>
    </w:p>
    <w:p w14:paraId="4FDD78B2" w14:textId="7DEA3F69" w:rsidR="007319B1" w:rsidDel="003C629F" w:rsidRDefault="007319B1">
      <w:pPr>
        <w:spacing w:after="0" w:line="217" w:lineRule="auto"/>
        <w:ind w:left="106" w:right="48" w:firstLine="415"/>
        <w:jc w:val="both"/>
        <w:rPr>
          <w:del w:id="502" w:author="simeng zhao" w:date="2018-01-30T14:55:00Z"/>
          <w:rFonts w:ascii="Times New Roman" w:hAnsi="Times New Roman"/>
          <w:spacing w:val="10"/>
          <w:sz w:val="21"/>
          <w:szCs w:val="21"/>
          <w:lang w:eastAsia="zh-CN"/>
        </w:rPr>
      </w:pPr>
    </w:p>
    <w:p w14:paraId="7E6C2A90" w14:textId="1E8FA066" w:rsidR="007319B1" w:rsidDel="003C629F" w:rsidRDefault="007319B1">
      <w:pPr>
        <w:spacing w:after="0" w:line="217" w:lineRule="auto"/>
        <w:ind w:left="106" w:right="48" w:firstLine="415"/>
        <w:jc w:val="both"/>
        <w:rPr>
          <w:del w:id="503" w:author="simeng zhao" w:date="2018-01-30T14:55:00Z"/>
          <w:rFonts w:ascii="Times New Roman" w:hAnsi="Times New Roman"/>
          <w:spacing w:val="10"/>
          <w:sz w:val="21"/>
          <w:szCs w:val="21"/>
          <w:lang w:eastAsia="zh-CN"/>
        </w:rPr>
      </w:pPr>
    </w:p>
    <w:p w14:paraId="16A9D7B7" w14:textId="6909CAA2" w:rsidR="007319B1" w:rsidDel="003C629F" w:rsidRDefault="007319B1">
      <w:pPr>
        <w:spacing w:after="0" w:line="360" w:lineRule="auto"/>
        <w:ind w:right="88" w:firstLine="415"/>
        <w:jc w:val="both"/>
        <w:rPr>
          <w:del w:id="504" w:author="simeng zhao" w:date="2018-01-30T14:55:00Z"/>
          <w:rFonts w:ascii="Times New Roman" w:hAnsi="Times New Roman"/>
          <w:spacing w:val="10"/>
          <w:sz w:val="21"/>
          <w:szCs w:val="21"/>
          <w:lang w:eastAsia="zh-CN"/>
        </w:rPr>
      </w:pPr>
      <w:del w:id="505" w:author="simeng zhao" w:date="2018-01-30T14:55:00Z">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引用位</w:delText>
        </w:r>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是在页面被引用即无论是读或写时设置，其值帮助系统进行页面淘汰；</w:delText>
        </w:r>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修改位</w:delText>
        </w:r>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是当页面被修改后，硬件自动置位，一旦修改位被设置，此页被调出内存时必须先被写回磁盘；</w:delText>
        </w:r>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保护位</w:delText>
        </w:r>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则限定页面允许的访问权限</w:delText>
        </w:r>
        <w:r w:rsidDel="003C629F">
          <w:rPr>
            <w:rFonts w:ascii="Times New Roman" w:hAnsi="Times New Roman"/>
            <w:spacing w:val="10"/>
            <w:sz w:val="21"/>
            <w:szCs w:val="21"/>
            <w:lang w:eastAsia="zh-CN"/>
          </w:rPr>
          <w:delText xml:space="preserve"> </w:delText>
        </w:r>
        <w:r w:rsidDel="003C629F">
          <w:rPr>
            <w:rFonts w:ascii="Times New Roman" w:hAnsi="Times New Roman"/>
            <w:spacing w:val="10"/>
            <w:sz w:val="21"/>
            <w:szCs w:val="21"/>
            <w:lang w:eastAsia="zh-CN"/>
          </w:rPr>
          <w:delText>（如读</w:delText>
        </w:r>
        <w:r w:rsidDel="003C629F">
          <w:rPr>
            <w:rFonts w:ascii="Times New Roman" w:hAnsi="Times New Roman"/>
            <w:spacing w:val="10"/>
            <w:sz w:val="21"/>
            <w:szCs w:val="21"/>
            <w:lang w:eastAsia="zh-CN"/>
          </w:rPr>
          <w:delText xml:space="preserve"> </w:delText>
        </w:r>
        <w:r w:rsidDel="003C629F">
          <w:rPr>
            <w:rFonts w:ascii="Times New Roman" w:hAnsi="Times New Roman"/>
            <w:spacing w:val="10"/>
            <w:sz w:val="21"/>
            <w:szCs w:val="21"/>
            <w:lang w:eastAsia="zh-CN"/>
          </w:rPr>
          <w:delText>、写</w:delText>
        </w:r>
        <w:r w:rsidDel="003C629F">
          <w:rPr>
            <w:rFonts w:ascii="Times New Roman" w:hAnsi="Times New Roman"/>
            <w:spacing w:val="10"/>
            <w:sz w:val="21"/>
            <w:szCs w:val="21"/>
            <w:lang w:eastAsia="zh-CN"/>
          </w:rPr>
          <w:delText xml:space="preserve"> </w:delText>
        </w:r>
        <w:r w:rsidDel="003C629F">
          <w:rPr>
            <w:rFonts w:ascii="Times New Roman" w:hAnsi="Times New Roman"/>
            <w:spacing w:val="10"/>
            <w:sz w:val="21"/>
            <w:szCs w:val="21"/>
            <w:lang w:eastAsia="zh-CN"/>
          </w:rPr>
          <w:delText>、执行等）；</w:delText>
        </w:r>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内存块号</w:delText>
        </w:r>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是页面对应的页框号，用于地址转换。</w:delText>
        </w:r>
      </w:del>
    </w:p>
    <w:p w14:paraId="3E0689F2" w14:textId="77777777" w:rsidR="003C629F" w:rsidRDefault="007319B1">
      <w:pPr>
        <w:spacing w:after="0" w:line="360" w:lineRule="auto"/>
        <w:ind w:right="88" w:firstLine="415"/>
        <w:jc w:val="both"/>
        <w:rPr>
          <w:ins w:id="506" w:author="simeng zhao" w:date="2018-01-30T14:55:00Z"/>
          <w:rFonts w:ascii="Times New Roman" w:hAnsi="Times New Roman"/>
          <w:spacing w:val="10"/>
          <w:sz w:val="21"/>
          <w:szCs w:val="21"/>
          <w:lang w:eastAsia="zh-CN"/>
        </w:rPr>
      </w:pPr>
      <w:del w:id="507" w:author="simeng zhao" w:date="2018-01-30T14:55:00Z">
        <w:r w:rsidDel="003C629F">
          <w:rPr>
            <w:rFonts w:ascii="Times New Roman" w:hAnsi="Times New Roman"/>
            <w:spacing w:val="10"/>
            <w:sz w:val="21"/>
            <w:szCs w:val="21"/>
            <w:lang w:eastAsia="zh-CN"/>
          </w:rPr>
          <w:delText xml:space="preserve"> “</w:delText>
        </w:r>
        <w:r w:rsidDel="003C629F">
          <w:rPr>
            <w:rFonts w:ascii="Times New Roman" w:hAnsi="Times New Roman"/>
            <w:spacing w:val="10"/>
            <w:sz w:val="21"/>
            <w:szCs w:val="21"/>
            <w:lang w:eastAsia="zh-CN"/>
          </w:rPr>
          <w:delText>驻留标志位</w:delText>
        </w:r>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用来指出页面是否已装入内存。当访问一个页面时，如果某页的驻留标志位为</w:delText>
        </w:r>
        <w:r w:rsidDel="003C629F">
          <w:rPr>
            <w:rFonts w:ascii="Times New Roman" w:hAnsi="Times New Roman"/>
            <w:spacing w:val="10"/>
            <w:sz w:val="21"/>
            <w:szCs w:val="21"/>
            <w:lang w:eastAsia="zh-CN"/>
          </w:rPr>
          <w:delText>1</w:delText>
        </w:r>
        <w:r w:rsidDel="003C629F">
          <w:rPr>
            <w:rFonts w:ascii="Times New Roman" w:hAnsi="Times New Roman"/>
            <w:spacing w:val="10"/>
            <w:sz w:val="21"/>
            <w:szCs w:val="21"/>
            <w:lang w:eastAsia="zh-CN"/>
          </w:rPr>
          <w:delText>，表示此页已在内存，可被正常访问；如果某页的驻留标志位为</w:delText>
        </w:r>
        <w:r w:rsidDel="003C629F">
          <w:rPr>
            <w:rFonts w:ascii="Times New Roman" w:hAnsi="Times New Roman"/>
            <w:spacing w:val="10"/>
            <w:sz w:val="21"/>
            <w:szCs w:val="21"/>
            <w:lang w:eastAsia="zh-CN"/>
          </w:rPr>
          <w:delText>0</w:delText>
        </w:r>
        <w:r w:rsidDel="003C629F">
          <w:rPr>
            <w:rFonts w:ascii="Times New Roman" w:hAnsi="Times New Roman"/>
            <w:spacing w:val="10"/>
            <w:sz w:val="21"/>
            <w:szCs w:val="21"/>
            <w:lang w:eastAsia="zh-CN"/>
          </w:rPr>
          <w:delText>，不能立即访问，产生缺页异常，</w:delText>
        </w:r>
      </w:del>
    </w:p>
    <w:p w14:paraId="0CC555A2" w14:textId="38A39BC7" w:rsidR="007319B1" w:rsidRDefault="003C629F">
      <w:pPr>
        <w:spacing w:after="0" w:line="360" w:lineRule="auto"/>
        <w:ind w:right="88" w:firstLine="415"/>
        <w:jc w:val="both"/>
        <w:rPr>
          <w:rFonts w:ascii="Times New Roman" w:hAnsi="Times New Roman"/>
          <w:spacing w:val="10"/>
          <w:sz w:val="21"/>
          <w:szCs w:val="21"/>
          <w:lang w:eastAsia="zh-CN"/>
        </w:rPr>
      </w:pPr>
      <w:ins w:id="508" w:author="simeng zhao" w:date="2018-01-30T14:56:00Z">
        <w:r>
          <w:rPr>
            <w:rFonts w:ascii="Times New Roman" w:hAnsi="Times New Roman" w:hint="eastAsia"/>
            <w:spacing w:val="10"/>
            <w:sz w:val="21"/>
            <w:szCs w:val="21"/>
            <w:lang w:eastAsia="zh-CN"/>
          </w:rPr>
          <w:t>在介绍分页系统的时候提到了页表项中的驻留标志位，如果访问的页面驻留标志位为</w:t>
        </w:r>
        <w:r>
          <w:rPr>
            <w:rFonts w:ascii="Times New Roman" w:hAnsi="Times New Roman" w:hint="eastAsia"/>
            <w:spacing w:val="10"/>
            <w:sz w:val="21"/>
            <w:szCs w:val="21"/>
            <w:lang w:eastAsia="zh-CN"/>
          </w:rPr>
          <w:t>0</w:t>
        </w:r>
        <w:r>
          <w:rPr>
            <w:rFonts w:ascii="Times New Roman" w:hAnsi="Times New Roman" w:hint="eastAsia"/>
            <w:spacing w:val="10"/>
            <w:sz w:val="21"/>
            <w:szCs w:val="21"/>
            <w:lang w:eastAsia="zh-CN"/>
          </w:rPr>
          <w:t>则产生缺页异常，</w:t>
        </w:r>
      </w:ins>
      <w:r w:rsidR="007319B1">
        <w:rPr>
          <w:rFonts w:ascii="Times New Roman" w:hAnsi="Times New Roman"/>
          <w:spacing w:val="10"/>
          <w:sz w:val="21"/>
          <w:szCs w:val="21"/>
          <w:lang w:eastAsia="zh-CN"/>
        </w:rPr>
        <w:t>存储管理根据磁盘地址将这个页面调入内存，</w:t>
      </w:r>
      <w:ins w:id="509" w:author="simeng zhao" w:date="2018-01-30T14:57:00Z">
        <w:r>
          <w:rPr>
            <w:rFonts w:ascii="Times New Roman" w:hAnsi="Times New Roman" w:hint="eastAsia"/>
            <w:spacing w:val="10"/>
            <w:sz w:val="21"/>
            <w:szCs w:val="21"/>
            <w:lang w:eastAsia="zh-CN"/>
          </w:rPr>
          <w:t>随后</w:t>
        </w:r>
      </w:ins>
      <w:del w:id="510" w:author="simeng zhao" w:date="2018-01-30T14:57:00Z">
        <w:r w:rsidR="007319B1" w:rsidDel="003C629F">
          <w:rPr>
            <w:rFonts w:ascii="Times New Roman" w:hAnsi="Times New Roman"/>
            <w:spacing w:val="10"/>
            <w:sz w:val="21"/>
            <w:szCs w:val="21"/>
            <w:lang w:eastAsia="zh-CN"/>
          </w:rPr>
          <w:delText>然后，</w:delText>
        </w:r>
      </w:del>
      <w:r w:rsidR="007319B1">
        <w:rPr>
          <w:rFonts w:ascii="Times New Roman" w:hAnsi="Times New Roman"/>
          <w:spacing w:val="10"/>
          <w:sz w:val="21"/>
          <w:szCs w:val="21"/>
          <w:lang w:eastAsia="zh-CN"/>
        </w:rPr>
        <w:t>重新启动相应指令。那么，如何查找页面对应的磁盘地址呢？</w:t>
      </w:r>
      <w:r w:rsidR="007319B1">
        <w:rPr>
          <w:rFonts w:ascii="Times New Roman" w:hAnsi="Times New Roman"/>
          <w:spacing w:val="10"/>
          <w:sz w:val="21"/>
          <w:szCs w:val="21"/>
          <w:lang w:eastAsia="zh-CN"/>
        </w:rPr>
        <w:t xml:space="preserve"> </w:t>
      </w:r>
      <w:r w:rsidR="007319B1">
        <w:rPr>
          <w:rFonts w:ascii="Times New Roman" w:hAnsi="Times New Roman"/>
          <w:spacing w:val="10"/>
          <w:sz w:val="21"/>
          <w:szCs w:val="21"/>
          <w:lang w:eastAsia="zh-CN"/>
        </w:rPr>
        <w:t>磁盘的物理地址由磁盘机号、柱面号、磁头号和扇区号所组成，通常规定扇区长度等于页面长度，页面与磁盘物理地址的对应表称外页表，由操作系统管理。进程启动运行前系统为其建立外页表，并把进程页面装入外存，外页表也按进程页号顺序排列，所以，查找外页表就找到页面对应的磁盘存放地址。为了节省内存空间，外页表可存放在磁盘中，当发生缺页异常需要查用时才被调入。</w:t>
      </w:r>
    </w:p>
    <w:p w14:paraId="0972ECA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lastRenderedPageBreak/>
        <w:t>缺页异常是由于发现当前访问页面不在内存时由硬件所产生的一种特殊中断信号，是在指令执行期间产生并由系统处理的。而且，一条指令可能涉及多个页面，例如，指令本身跨页、指令处理的数据跨页，完全有可能在执行一条指令的过程中发生多次缺页异常。</w:t>
      </w:r>
    </w:p>
    <w:p w14:paraId="18ECF951" w14:textId="4DC2EB3E" w:rsidR="007319B1" w:rsidRDefault="003C629F">
      <w:pPr>
        <w:spacing w:after="0" w:line="360" w:lineRule="auto"/>
        <w:ind w:right="88" w:firstLine="415"/>
        <w:jc w:val="both"/>
        <w:rPr>
          <w:rFonts w:ascii="Times New Roman" w:hAnsi="Times New Roman"/>
          <w:spacing w:val="10"/>
          <w:sz w:val="21"/>
          <w:szCs w:val="21"/>
          <w:lang w:eastAsia="zh-CN"/>
        </w:rPr>
      </w:pPr>
      <w:ins w:id="511" w:author="simeng zhao" w:date="2018-01-30T14:57:00Z">
        <w:r>
          <w:rPr>
            <w:rFonts w:ascii="Times New Roman" w:hAnsi="Times New Roman" w:hint="eastAsia"/>
            <w:spacing w:val="10"/>
            <w:sz w:val="21"/>
            <w:szCs w:val="21"/>
            <w:lang w:eastAsia="zh-CN"/>
          </w:rPr>
          <w:t>由上可以总结出</w:t>
        </w:r>
      </w:ins>
      <w:del w:id="512" w:author="simeng zhao" w:date="2018-01-30T14:57:00Z">
        <w:r w:rsidR="007319B1" w:rsidDel="003C629F">
          <w:rPr>
            <w:rFonts w:ascii="Times New Roman" w:hAnsi="Times New Roman"/>
            <w:spacing w:val="10"/>
            <w:sz w:val="21"/>
            <w:szCs w:val="21"/>
            <w:lang w:eastAsia="zh-CN"/>
          </w:rPr>
          <w:delText>可见</w:delText>
        </w:r>
      </w:del>
      <w:r w:rsidR="007319B1">
        <w:rPr>
          <w:rFonts w:ascii="Times New Roman" w:hAnsi="Times New Roman"/>
          <w:spacing w:val="10"/>
          <w:sz w:val="21"/>
          <w:szCs w:val="21"/>
          <w:lang w:eastAsia="zh-CN"/>
        </w:rPr>
        <w:t>，在请求分页虚存管理中，页表</w:t>
      </w:r>
      <w:ins w:id="513" w:author="simeng zhao" w:date="2018-01-30T14:57:00Z">
        <w:r>
          <w:rPr>
            <w:rFonts w:ascii="Times New Roman" w:hAnsi="Times New Roman" w:hint="eastAsia"/>
            <w:spacing w:val="10"/>
            <w:sz w:val="21"/>
            <w:szCs w:val="21"/>
            <w:lang w:eastAsia="zh-CN"/>
          </w:rPr>
          <w:t>项</w:t>
        </w:r>
      </w:ins>
      <w:r w:rsidR="007319B1">
        <w:rPr>
          <w:rFonts w:ascii="Times New Roman" w:hAnsi="Times New Roman"/>
          <w:spacing w:val="10"/>
          <w:sz w:val="21"/>
          <w:szCs w:val="21"/>
          <w:lang w:eastAsia="zh-CN"/>
        </w:rPr>
        <w:t>中存放的是把逻辑地址转换成物理地址时硬件需要的信息，其</w:t>
      </w:r>
      <w:ins w:id="514" w:author="simeng zhao" w:date="2018-01-30T14:58:00Z">
        <w:r>
          <w:rPr>
            <w:rFonts w:ascii="Times New Roman" w:hAnsi="Times New Roman" w:hint="eastAsia"/>
            <w:spacing w:val="10"/>
            <w:sz w:val="21"/>
            <w:szCs w:val="21"/>
            <w:lang w:eastAsia="zh-CN"/>
          </w:rPr>
          <w:t>组成以及具体的作用</w:t>
        </w:r>
      </w:ins>
      <w:del w:id="515" w:author="simeng zhao" w:date="2018-01-30T14:58:00Z">
        <w:r w:rsidR="007319B1" w:rsidDel="003C629F">
          <w:rPr>
            <w:rFonts w:ascii="Times New Roman" w:hAnsi="Times New Roman"/>
            <w:spacing w:val="10"/>
            <w:sz w:val="21"/>
            <w:szCs w:val="21"/>
            <w:lang w:eastAsia="zh-CN"/>
          </w:rPr>
          <w:delText>作用</w:delText>
        </w:r>
      </w:del>
      <w:r w:rsidR="007319B1">
        <w:rPr>
          <w:rFonts w:ascii="Times New Roman" w:hAnsi="Times New Roman"/>
          <w:spacing w:val="10"/>
          <w:sz w:val="21"/>
          <w:szCs w:val="21"/>
          <w:lang w:eastAsia="zh-CN"/>
        </w:rPr>
        <w:t>有：（</w:t>
      </w:r>
      <w:r w:rsidR="007319B1">
        <w:rPr>
          <w:rFonts w:ascii="Times New Roman" w:hAnsi="Times New Roman"/>
          <w:spacing w:val="10"/>
          <w:sz w:val="21"/>
          <w:szCs w:val="21"/>
          <w:lang w:eastAsia="zh-CN"/>
        </w:rPr>
        <w:t>1</w:t>
      </w:r>
      <w:r w:rsidR="007319B1">
        <w:rPr>
          <w:rFonts w:ascii="Times New Roman" w:hAnsi="Times New Roman"/>
          <w:spacing w:val="10"/>
          <w:sz w:val="21"/>
          <w:szCs w:val="21"/>
          <w:lang w:eastAsia="zh-CN"/>
        </w:rPr>
        <w:t>）获得页框号以实现虚实地址转换；（</w:t>
      </w:r>
      <w:r w:rsidR="007319B1">
        <w:rPr>
          <w:rFonts w:ascii="Times New Roman" w:hAnsi="Times New Roman"/>
          <w:spacing w:val="10"/>
          <w:sz w:val="21"/>
          <w:szCs w:val="21"/>
          <w:lang w:eastAsia="zh-CN"/>
        </w:rPr>
        <w:t>2</w:t>
      </w:r>
      <w:r w:rsidR="007319B1">
        <w:rPr>
          <w:rFonts w:ascii="Times New Roman" w:hAnsi="Times New Roman"/>
          <w:spacing w:val="10"/>
          <w:sz w:val="21"/>
          <w:szCs w:val="21"/>
          <w:lang w:eastAsia="zh-CN"/>
        </w:rPr>
        <w:t>）设置</w:t>
      </w:r>
      <w:del w:id="516" w:author="simeng zhao" w:date="2018-02-02T15:11:00Z">
        <w:r w:rsidR="007319B1" w:rsidDel="00D12645">
          <w:rPr>
            <w:rFonts w:ascii="Times New Roman" w:hAnsi="Times New Roman"/>
            <w:spacing w:val="10"/>
            <w:sz w:val="21"/>
            <w:szCs w:val="21"/>
            <w:lang w:eastAsia="zh-CN"/>
          </w:rPr>
          <w:delText>各种</w:delText>
        </w:r>
      </w:del>
      <w:del w:id="517" w:author="simeng zhao" w:date="2018-02-02T15:17:00Z">
        <w:r w:rsidR="007319B1" w:rsidDel="00DC150B">
          <w:rPr>
            <w:rFonts w:ascii="Times New Roman" w:hAnsi="Times New Roman" w:hint="eastAsia"/>
            <w:spacing w:val="10"/>
            <w:sz w:val="21"/>
            <w:szCs w:val="21"/>
            <w:lang w:eastAsia="zh-CN"/>
          </w:rPr>
          <w:delText>访问控制位，对页面信息进行保护</w:delText>
        </w:r>
      </w:del>
      <w:ins w:id="518" w:author="simeng zhao" w:date="2018-02-02T15:17:00Z">
        <w:r w:rsidR="00DC150B">
          <w:rPr>
            <w:rFonts w:ascii="Times New Roman" w:hAnsi="Times New Roman" w:hint="eastAsia"/>
            <w:spacing w:val="10"/>
            <w:sz w:val="21"/>
            <w:szCs w:val="21"/>
            <w:lang w:eastAsia="zh-CN"/>
          </w:rPr>
          <w:t>保护位</w:t>
        </w:r>
      </w:ins>
      <w:ins w:id="519" w:author="simeng zhao" w:date="2018-02-02T15:18:00Z">
        <w:r w:rsidR="00DC150B">
          <w:rPr>
            <w:rFonts w:ascii="Times New Roman" w:hAnsi="Times New Roman" w:hint="eastAsia"/>
            <w:spacing w:val="10"/>
            <w:sz w:val="21"/>
            <w:szCs w:val="21"/>
            <w:lang w:eastAsia="zh-CN"/>
          </w:rPr>
          <w:t>来限制页面的访问权限</w:t>
        </w:r>
      </w:ins>
      <w:r w:rsidR="007319B1">
        <w:rPr>
          <w:rFonts w:ascii="Times New Roman" w:hAnsi="Times New Roman"/>
          <w:spacing w:val="10"/>
          <w:sz w:val="21"/>
          <w:szCs w:val="21"/>
          <w:lang w:eastAsia="zh-CN"/>
        </w:rPr>
        <w:t>；（</w:t>
      </w:r>
      <w:r w:rsidR="007319B1">
        <w:rPr>
          <w:rFonts w:ascii="Times New Roman" w:hAnsi="Times New Roman"/>
          <w:spacing w:val="10"/>
          <w:sz w:val="21"/>
          <w:szCs w:val="21"/>
          <w:lang w:eastAsia="zh-CN"/>
        </w:rPr>
        <w:t>3</w:t>
      </w:r>
      <w:r w:rsidR="007319B1">
        <w:rPr>
          <w:rFonts w:ascii="Times New Roman" w:hAnsi="Times New Roman"/>
          <w:spacing w:val="10"/>
          <w:sz w:val="21"/>
          <w:szCs w:val="21"/>
          <w:lang w:eastAsia="zh-CN"/>
        </w:rPr>
        <w:t>）设置</w:t>
      </w:r>
      <w:del w:id="520" w:author="simeng zhao" w:date="2018-02-02T15:11:00Z">
        <w:r w:rsidR="007319B1" w:rsidDel="00D12645">
          <w:rPr>
            <w:rFonts w:ascii="Times New Roman" w:hAnsi="Times New Roman" w:hint="eastAsia"/>
            <w:spacing w:val="10"/>
            <w:sz w:val="21"/>
            <w:szCs w:val="21"/>
            <w:lang w:eastAsia="zh-CN"/>
          </w:rPr>
          <w:delText>各种标志位来实现相应的控制功能</w:delText>
        </w:r>
      </w:del>
      <w:ins w:id="521" w:author="simeng zhao" w:date="2018-02-02T15:11:00Z">
        <w:r w:rsidR="00D12645">
          <w:rPr>
            <w:rFonts w:ascii="Times New Roman" w:hAnsi="Times New Roman" w:hint="eastAsia"/>
            <w:spacing w:val="10"/>
            <w:sz w:val="21"/>
            <w:szCs w:val="21"/>
            <w:lang w:eastAsia="zh-CN"/>
          </w:rPr>
          <w:t>驻留标志位来表明该页是否在内存中</w:t>
        </w:r>
      </w:ins>
      <w:ins w:id="522" w:author="simeng zhao" w:date="2018-02-02T15:12:00Z">
        <w:r w:rsidR="00D12645">
          <w:rPr>
            <w:rFonts w:ascii="Times New Roman" w:hAnsi="Times New Roman" w:hint="eastAsia"/>
            <w:spacing w:val="10"/>
            <w:sz w:val="21"/>
            <w:szCs w:val="21"/>
            <w:lang w:eastAsia="zh-CN"/>
          </w:rPr>
          <w:t>；（</w:t>
        </w:r>
        <w:r w:rsidR="00D12645">
          <w:rPr>
            <w:rFonts w:ascii="Times New Roman" w:hAnsi="Times New Roman" w:hint="eastAsia"/>
            <w:spacing w:val="10"/>
            <w:sz w:val="21"/>
            <w:szCs w:val="21"/>
            <w:lang w:eastAsia="zh-CN"/>
          </w:rPr>
          <w:t>4</w:t>
        </w:r>
        <w:r w:rsidR="00D12645">
          <w:rPr>
            <w:rFonts w:ascii="Times New Roman" w:hAnsi="Times New Roman" w:hint="eastAsia"/>
            <w:spacing w:val="10"/>
            <w:sz w:val="21"/>
            <w:szCs w:val="21"/>
            <w:lang w:eastAsia="zh-CN"/>
          </w:rPr>
          <w:t>）设置引用位来帮助</w:t>
        </w:r>
      </w:ins>
      <w:ins w:id="523" w:author="simeng zhao" w:date="2018-02-02T15:13:00Z">
        <w:r w:rsidR="00D12645">
          <w:rPr>
            <w:rFonts w:ascii="Times New Roman" w:hAnsi="Times New Roman" w:hint="eastAsia"/>
            <w:spacing w:val="10"/>
            <w:sz w:val="21"/>
            <w:szCs w:val="21"/>
            <w:lang w:eastAsia="zh-CN"/>
          </w:rPr>
          <w:t>系统进行页面淘汰时做出选择；（</w:t>
        </w:r>
        <w:r w:rsidR="00D12645">
          <w:rPr>
            <w:rFonts w:ascii="Times New Roman" w:hAnsi="Times New Roman" w:hint="eastAsia"/>
            <w:spacing w:val="10"/>
            <w:sz w:val="21"/>
            <w:szCs w:val="21"/>
            <w:lang w:eastAsia="zh-CN"/>
          </w:rPr>
          <w:t>5</w:t>
        </w:r>
        <w:r w:rsidR="00D12645">
          <w:rPr>
            <w:rFonts w:ascii="Times New Roman" w:hAnsi="Times New Roman" w:hint="eastAsia"/>
            <w:spacing w:val="10"/>
            <w:sz w:val="21"/>
            <w:szCs w:val="21"/>
            <w:lang w:eastAsia="zh-CN"/>
          </w:rPr>
          <w:t>）设置修改位来</w:t>
        </w:r>
      </w:ins>
      <w:ins w:id="524" w:author="simeng zhao" w:date="2018-02-02T15:15:00Z">
        <w:r w:rsidR="00D12645">
          <w:rPr>
            <w:rFonts w:ascii="Times New Roman" w:hAnsi="Times New Roman" w:hint="eastAsia"/>
            <w:spacing w:val="10"/>
            <w:sz w:val="21"/>
            <w:szCs w:val="21"/>
            <w:lang w:eastAsia="zh-CN"/>
          </w:rPr>
          <w:t>判断页面被调出的时候是否要写回磁盘；（</w:t>
        </w:r>
      </w:ins>
      <w:ins w:id="525" w:author="simeng zhao" w:date="2018-02-02T15:16:00Z">
        <w:r w:rsidR="00D12645">
          <w:rPr>
            <w:rFonts w:ascii="Times New Roman" w:hAnsi="Times New Roman" w:hint="eastAsia"/>
            <w:spacing w:val="10"/>
            <w:sz w:val="21"/>
            <w:szCs w:val="21"/>
            <w:lang w:eastAsia="zh-CN"/>
          </w:rPr>
          <w:t>6</w:t>
        </w:r>
      </w:ins>
      <w:ins w:id="526" w:author="simeng zhao" w:date="2018-02-02T15:15:00Z">
        <w:r w:rsidR="00D12645">
          <w:rPr>
            <w:rFonts w:ascii="Times New Roman" w:hAnsi="Times New Roman" w:hint="eastAsia"/>
            <w:spacing w:val="10"/>
            <w:sz w:val="21"/>
            <w:szCs w:val="21"/>
            <w:lang w:eastAsia="zh-CN"/>
          </w:rPr>
          <w:t>）</w:t>
        </w:r>
      </w:ins>
      <w:ins w:id="527" w:author="simeng zhao" w:date="2018-02-02T15:16:00Z">
        <w:r w:rsidR="00D12645">
          <w:rPr>
            <w:rFonts w:ascii="Times New Roman" w:hAnsi="Times New Roman" w:hint="eastAsia"/>
            <w:spacing w:val="10"/>
            <w:sz w:val="21"/>
            <w:szCs w:val="21"/>
            <w:lang w:eastAsia="zh-CN"/>
          </w:rPr>
          <w:t>设置保护位来</w:t>
        </w:r>
      </w:ins>
      <w:del w:id="528" w:author="simeng zhao" w:date="2018-02-02T15:18:00Z">
        <w:r w:rsidR="007319B1" w:rsidDel="00DC150B">
          <w:rPr>
            <w:rFonts w:ascii="Times New Roman" w:hAnsi="Times New Roman" w:hint="eastAsia"/>
            <w:spacing w:val="10"/>
            <w:sz w:val="21"/>
            <w:szCs w:val="21"/>
            <w:lang w:eastAsia="zh-CN"/>
          </w:rPr>
          <w:delText>（如缺页标志、脏页标志、访问标志、锁定标志和淘汰标志等）。</w:delText>
        </w:r>
      </w:del>
      <w:ins w:id="529" w:author="simeng zhao" w:date="2018-02-02T15:18:00Z">
        <w:r w:rsidR="00DC150B">
          <w:rPr>
            <w:rFonts w:ascii="Times New Roman" w:hAnsi="Times New Roman" w:hint="eastAsia"/>
            <w:spacing w:val="10"/>
            <w:sz w:val="21"/>
            <w:szCs w:val="21"/>
            <w:lang w:eastAsia="zh-CN"/>
          </w:rPr>
          <w:t>。</w:t>
        </w:r>
      </w:ins>
    </w:p>
    <w:p w14:paraId="5625529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下面讨论使用快表但是页表存放在内存的情况下，请求分页虚实地址转换过程：当进程被调度到</w:t>
      </w:r>
      <w:r>
        <w:rPr>
          <w:rFonts w:ascii="Times New Roman" w:hAnsi="Times New Roman"/>
          <w:spacing w:val="10"/>
          <w:sz w:val="21"/>
          <w:szCs w:val="21"/>
          <w:lang w:eastAsia="zh-CN"/>
        </w:rPr>
        <w:t>CPU</w:t>
      </w:r>
      <w:r>
        <w:rPr>
          <w:rFonts w:ascii="Times New Roman" w:hAnsi="Times New Roman"/>
          <w:spacing w:val="10"/>
          <w:sz w:val="21"/>
          <w:szCs w:val="21"/>
          <w:lang w:eastAsia="zh-CN"/>
        </w:rPr>
        <w:t>上运行时，操作系统自动把此进程</w:t>
      </w:r>
      <w:r>
        <w:rPr>
          <w:rFonts w:ascii="Times New Roman" w:hAnsi="Times New Roman"/>
          <w:spacing w:val="10"/>
          <w:sz w:val="21"/>
          <w:szCs w:val="21"/>
          <w:lang w:eastAsia="zh-CN"/>
        </w:rPr>
        <w:t>PCB</w:t>
      </w:r>
      <w:r>
        <w:rPr>
          <w:rFonts w:ascii="Times New Roman" w:hAnsi="Times New Roman"/>
          <w:spacing w:val="10"/>
          <w:sz w:val="21"/>
          <w:szCs w:val="21"/>
          <w:lang w:eastAsia="zh-CN"/>
        </w:rPr>
        <w:t>中的页表起始地址装入硬件页表基址寄存器，此后，进程开始运行并访问某个逻辑地址，</w:t>
      </w:r>
      <w:r>
        <w:rPr>
          <w:rFonts w:ascii="Times New Roman" w:hAnsi="Times New Roman"/>
          <w:spacing w:val="10"/>
          <w:sz w:val="21"/>
          <w:szCs w:val="21"/>
          <w:lang w:eastAsia="zh-CN"/>
        </w:rPr>
        <w:t xml:space="preserve">MMU </w:t>
      </w:r>
      <w:r>
        <w:rPr>
          <w:rFonts w:ascii="Times New Roman" w:hAnsi="Times New Roman"/>
          <w:spacing w:val="10"/>
          <w:sz w:val="21"/>
          <w:szCs w:val="21"/>
          <w:lang w:eastAsia="zh-CN"/>
        </w:rPr>
        <w:t>开始工作，它将完成图</w:t>
      </w:r>
      <w:r>
        <w:rPr>
          <w:rFonts w:ascii="Times New Roman" w:hAnsi="Times New Roman"/>
          <w:spacing w:val="10"/>
          <w:sz w:val="21"/>
          <w:szCs w:val="21"/>
          <w:lang w:eastAsia="zh-CN"/>
        </w:rPr>
        <w:t>4-14</w:t>
      </w:r>
      <w:r>
        <w:rPr>
          <w:rFonts w:ascii="Times New Roman" w:hAnsi="Times New Roman"/>
          <w:spacing w:val="10"/>
          <w:sz w:val="21"/>
          <w:szCs w:val="21"/>
          <w:lang w:eastAsia="zh-CN"/>
        </w:rPr>
        <w:t>虚线框内的任</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务，可看到地址转换过程如下：</w:t>
      </w:r>
    </w:p>
    <w:p w14:paraId="70DD831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MMU</w:t>
      </w:r>
      <w:r>
        <w:rPr>
          <w:rFonts w:ascii="Times New Roman" w:hAnsi="Times New Roman"/>
          <w:spacing w:val="10"/>
          <w:sz w:val="21"/>
          <w:szCs w:val="21"/>
          <w:lang w:eastAsia="zh-CN"/>
        </w:rPr>
        <w:t>接收</w:t>
      </w:r>
      <w:r>
        <w:rPr>
          <w:rFonts w:ascii="Times New Roman" w:hAnsi="Times New Roman"/>
          <w:spacing w:val="10"/>
          <w:sz w:val="21"/>
          <w:szCs w:val="21"/>
          <w:lang w:eastAsia="zh-CN"/>
        </w:rPr>
        <w:t>CPU</w:t>
      </w:r>
      <w:r>
        <w:rPr>
          <w:rFonts w:ascii="Times New Roman" w:hAnsi="Times New Roman"/>
          <w:spacing w:val="10"/>
          <w:sz w:val="21"/>
          <w:szCs w:val="21"/>
          <w:lang w:eastAsia="zh-CN"/>
        </w:rPr>
        <w:t>传送来的逻辑地址并自动按页面大小把它从某位起分解成两部分：页号和页内位移；</w:t>
      </w:r>
    </w:p>
    <w:p w14:paraId="7CFA808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）以页号为索引快速搜索快表</w:t>
      </w:r>
      <w:r>
        <w:rPr>
          <w:rFonts w:ascii="Times New Roman" w:hAnsi="Times New Roman"/>
          <w:spacing w:val="10"/>
          <w:sz w:val="21"/>
          <w:szCs w:val="21"/>
          <w:lang w:eastAsia="zh-CN"/>
        </w:rPr>
        <w:t>TLB</w:t>
      </w:r>
      <w:r>
        <w:rPr>
          <w:rFonts w:ascii="Times New Roman" w:hAnsi="Times New Roman"/>
          <w:spacing w:val="10"/>
          <w:sz w:val="21"/>
          <w:szCs w:val="21"/>
          <w:lang w:eastAsia="zh-CN"/>
        </w:rPr>
        <w:t>；</w:t>
      </w:r>
    </w:p>
    <w:p w14:paraId="3121114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）如果命中，立即送出页框号，并与页内位移拼接成物理地址，然后，进行访问权限检查，如获通过，进程就可以访问物理地址；</w:t>
      </w:r>
    </w:p>
    <w:p w14:paraId="5CA1D6F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）如果不命中，由硬件以页号为索引搜索页表，页表基址由硬件页表基址寄存器指出；</w:t>
      </w:r>
    </w:p>
    <w:p w14:paraId="47BFD42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）如果页表被命中，说明访问页面已在内存中，可送出页框号，并与页内位移拼接成物理地址，然后，进行访问权限检查，如获通过，进程就可以访问物理地址，同时要把这个页面和页框信息装入快表</w:t>
      </w:r>
      <w:r>
        <w:rPr>
          <w:rFonts w:ascii="Times New Roman" w:hAnsi="Times New Roman"/>
          <w:spacing w:val="10"/>
          <w:sz w:val="21"/>
          <w:szCs w:val="21"/>
          <w:lang w:eastAsia="zh-CN"/>
        </w:rPr>
        <w:t>TLB</w:t>
      </w:r>
      <w:r>
        <w:rPr>
          <w:rFonts w:ascii="Times New Roman" w:hAnsi="Times New Roman"/>
          <w:spacing w:val="10"/>
          <w:sz w:val="21"/>
          <w:szCs w:val="21"/>
          <w:lang w:eastAsia="zh-CN"/>
        </w:rPr>
        <w:t>，以备再次访问；</w:t>
      </w:r>
    </w:p>
    <w:p w14:paraId="253BF9D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6</w:t>
      </w:r>
      <w:r>
        <w:rPr>
          <w:rFonts w:ascii="Times New Roman" w:hAnsi="Times New Roman"/>
          <w:spacing w:val="10"/>
          <w:sz w:val="21"/>
          <w:szCs w:val="21"/>
          <w:lang w:eastAsia="zh-CN"/>
        </w:rPr>
        <w:t>）如果发现页表中的对应页面失效，</w:t>
      </w:r>
      <w:r>
        <w:rPr>
          <w:rFonts w:ascii="Times New Roman" w:hAnsi="Times New Roman"/>
          <w:spacing w:val="10"/>
          <w:sz w:val="21"/>
          <w:szCs w:val="21"/>
          <w:lang w:eastAsia="zh-CN"/>
        </w:rPr>
        <w:t xml:space="preserve">MMU </w:t>
      </w:r>
      <w:r>
        <w:rPr>
          <w:rFonts w:ascii="Times New Roman" w:hAnsi="Times New Roman"/>
          <w:spacing w:val="10"/>
          <w:sz w:val="21"/>
          <w:szCs w:val="21"/>
          <w:lang w:eastAsia="zh-CN"/>
        </w:rPr>
        <w:t>发出缺页异常，请求操作系统进行处理，</w:t>
      </w:r>
      <w:r>
        <w:rPr>
          <w:rFonts w:ascii="Times New Roman" w:hAnsi="Times New Roman"/>
          <w:spacing w:val="10"/>
          <w:sz w:val="21"/>
          <w:szCs w:val="21"/>
          <w:lang w:eastAsia="zh-CN"/>
        </w:rPr>
        <w:t>MMU</w:t>
      </w:r>
      <w:r>
        <w:rPr>
          <w:rFonts w:ascii="Times New Roman" w:hAnsi="Times New Roman"/>
          <w:spacing w:val="10"/>
          <w:sz w:val="21"/>
          <w:szCs w:val="21"/>
          <w:lang w:eastAsia="zh-CN"/>
        </w:rPr>
        <w:t>工作到此结束。</w:t>
      </w:r>
    </w:p>
    <w:p w14:paraId="08ECCD75" w14:textId="77777777" w:rsidR="007319B1" w:rsidRDefault="007319B1">
      <w:pPr>
        <w:spacing w:after="0" w:line="200" w:lineRule="exact"/>
        <w:rPr>
          <w:rFonts w:ascii="Times New Roman" w:hAnsi="Times New Roman"/>
          <w:sz w:val="20"/>
          <w:szCs w:val="20"/>
          <w:lang w:eastAsia="zh-CN"/>
        </w:rPr>
      </w:pPr>
      <w:r>
        <w:rPr>
          <w:rFonts w:ascii="Times New Roman" w:hAnsi="Times New Roman"/>
          <w:sz w:val="20"/>
          <w:szCs w:val="20"/>
          <w:lang w:eastAsia="zh-CN"/>
        </w:rPr>
        <w:br w:type="page"/>
      </w:r>
    </w:p>
    <w:p w14:paraId="7F92A9E3"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18"/>
          <w:szCs w:val="18"/>
          <w:lang w:eastAsia="zh-CN"/>
        </w:rPr>
        <w:lastRenderedPageBreak/>
        <mc:AlternateContent>
          <mc:Choice Requires="wpg">
            <w:drawing>
              <wp:anchor distT="0" distB="0" distL="114300" distR="114300" simplePos="0" relativeHeight="251680256" behindDoc="0" locked="0" layoutInCell="1" allowOverlap="1" wp14:anchorId="124AA818" wp14:editId="6744D527">
                <wp:simplePos x="0" y="0"/>
                <wp:positionH relativeFrom="column">
                  <wp:posOffset>-26670</wp:posOffset>
                </wp:positionH>
                <wp:positionV relativeFrom="paragraph">
                  <wp:posOffset>7620</wp:posOffset>
                </wp:positionV>
                <wp:extent cx="5818505" cy="3688715"/>
                <wp:effectExtent l="7620" t="8255" r="12700" b="8255"/>
                <wp:wrapNone/>
                <wp:docPr id="251" name="组合 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8505" cy="3688715"/>
                          <a:chOff x="418" y="5956"/>
                          <a:chExt cx="9163" cy="5809"/>
                        </a:xfrm>
                      </wpg:grpSpPr>
                      <wps:wsp>
                        <wps:cNvPr id="252" name="直线 496"/>
                        <wps:cNvCnPr>
                          <a:cxnSpLocks noChangeShapeType="1"/>
                        </wps:cNvCnPr>
                        <wps:spPr bwMode="auto">
                          <a:xfrm>
                            <a:off x="7911" y="9077"/>
                            <a:ext cx="561"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53" name="组合 821"/>
                        <wpg:cNvGrpSpPr>
                          <a:grpSpLocks/>
                        </wpg:cNvGrpSpPr>
                        <wpg:grpSpPr bwMode="auto">
                          <a:xfrm>
                            <a:off x="418" y="5956"/>
                            <a:ext cx="9163" cy="5809"/>
                            <a:chOff x="418" y="6151"/>
                            <a:chExt cx="9163" cy="5809"/>
                          </a:xfrm>
                        </wpg:grpSpPr>
                        <wps:wsp>
                          <wps:cNvPr id="254" name="文本框 473"/>
                          <wps:cNvSpPr txBox="1">
                            <a:spLocks noChangeArrowheads="1"/>
                          </wps:cNvSpPr>
                          <wps:spPr bwMode="auto">
                            <a:xfrm>
                              <a:off x="1714" y="9891"/>
                              <a:ext cx="748" cy="370"/>
                            </a:xfrm>
                            <a:prstGeom prst="rect">
                              <a:avLst/>
                            </a:prstGeom>
                            <a:solidFill>
                              <a:srgbClr val="FFFFFF"/>
                            </a:solidFill>
                            <a:ln w="9525" cmpd="sng">
                              <a:solidFill>
                                <a:srgbClr val="FFFFFF"/>
                              </a:solidFill>
                              <a:miter lim="800000"/>
                              <a:headEnd/>
                              <a:tailEnd/>
                            </a:ln>
                          </wps:spPr>
                          <wps:txbx>
                            <w:txbxContent>
                              <w:p w14:paraId="248662A4" w14:textId="77777777" w:rsidR="006B51B8" w:rsidRDefault="006B51B8">
                                <w:pPr>
                                  <w:spacing w:line="0" w:lineRule="atLeast"/>
                                  <w:rPr>
                                    <w:sz w:val="15"/>
                                  </w:rPr>
                                </w:pPr>
                                <w:r>
                                  <w:rPr>
                                    <w:rFonts w:hint="eastAsia"/>
                                    <w:sz w:val="15"/>
                                    <w:lang w:eastAsia="zh-CN"/>
                                  </w:rPr>
                                  <w:t>外</w:t>
                                </w:r>
                                <w:r>
                                  <w:rPr>
                                    <w:rFonts w:hint="eastAsia"/>
                                    <w:sz w:val="15"/>
                                  </w:rPr>
                                  <w:t>存</w:t>
                                </w:r>
                              </w:p>
                            </w:txbxContent>
                          </wps:txbx>
                          <wps:bodyPr rot="0" vert="horz" wrap="square" lIns="91440" tIns="45720" rIns="91440" bIns="45720" anchor="t" anchorCtr="0" upright="1">
                            <a:noAutofit/>
                          </wps:bodyPr>
                        </wps:wsp>
                        <wpg:grpSp>
                          <wpg:cNvPr id="255" name="组合 820"/>
                          <wpg:cNvGrpSpPr>
                            <a:grpSpLocks/>
                          </wpg:cNvGrpSpPr>
                          <wpg:grpSpPr bwMode="auto">
                            <a:xfrm>
                              <a:off x="418" y="6151"/>
                              <a:ext cx="9163" cy="5809"/>
                              <a:chOff x="418" y="6164"/>
                              <a:chExt cx="9163" cy="5809"/>
                            </a:xfrm>
                          </wpg:grpSpPr>
                          <wps:wsp>
                            <wps:cNvPr id="256" name="直线 485"/>
                            <wps:cNvCnPr>
                              <a:cxnSpLocks noChangeShapeType="1"/>
                            </wps:cNvCnPr>
                            <wps:spPr bwMode="auto">
                              <a:xfrm>
                                <a:off x="6576" y="10633"/>
                                <a:ext cx="74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cNvPr id="257" name="组合 819"/>
                            <wpg:cNvGrpSpPr>
                              <a:grpSpLocks/>
                            </wpg:cNvGrpSpPr>
                            <wpg:grpSpPr bwMode="auto">
                              <a:xfrm>
                                <a:off x="418" y="6164"/>
                                <a:ext cx="9163" cy="5809"/>
                                <a:chOff x="418" y="6164"/>
                                <a:chExt cx="9163" cy="5809"/>
                              </a:xfrm>
                            </wpg:grpSpPr>
                            <wps:wsp>
                              <wps:cNvPr id="258" name="直线 482"/>
                              <wps:cNvCnPr>
                                <a:cxnSpLocks noChangeShapeType="1"/>
                              </wps:cNvCnPr>
                              <wps:spPr bwMode="auto">
                                <a:xfrm>
                                  <a:off x="6389" y="10078"/>
                                  <a:ext cx="187"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cNvPr id="259" name="组合 818"/>
                              <wpg:cNvGrpSpPr>
                                <a:grpSpLocks/>
                              </wpg:cNvGrpSpPr>
                              <wpg:grpSpPr bwMode="auto">
                                <a:xfrm>
                                  <a:off x="418" y="6164"/>
                                  <a:ext cx="9163" cy="5809"/>
                                  <a:chOff x="418" y="6164"/>
                                  <a:chExt cx="9163" cy="5809"/>
                                </a:xfrm>
                              </wpg:grpSpPr>
                              <wps:wsp>
                                <wps:cNvPr id="260" name="文本框 504"/>
                                <wps:cNvSpPr txBox="1">
                                  <a:spLocks noChangeArrowheads="1"/>
                                </wps:cNvSpPr>
                                <wps:spPr bwMode="auto">
                                  <a:xfrm>
                                    <a:off x="4085" y="7484"/>
                                    <a:ext cx="935" cy="370"/>
                                  </a:xfrm>
                                  <a:prstGeom prst="rect">
                                    <a:avLst/>
                                  </a:prstGeom>
                                  <a:solidFill>
                                    <a:srgbClr val="FFFFFF"/>
                                  </a:solidFill>
                                  <a:ln w="9525" cmpd="sng">
                                    <a:solidFill>
                                      <a:srgbClr val="FFFFFF"/>
                                    </a:solidFill>
                                    <a:miter lim="800000"/>
                                    <a:headEnd/>
                                    <a:tailEnd/>
                                  </a:ln>
                                </wps:spPr>
                                <wps:txbx>
                                  <w:txbxContent>
                                    <w:p w14:paraId="06F16EDC" w14:textId="77777777" w:rsidR="006B51B8" w:rsidRDefault="006B51B8">
                                      <w:pPr>
                                        <w:spacing w:line="0" w:lineRule="atLeast"/>
                                        <w:rPr>
                                          <w:sz w:val="15"/>
                                        </w:rPr>
                                      </w:pPr>
                                      <w:r>
                                        <w:rPr>
                                          <w:rFonts w:ascii="宋体" w:hAnsi="宋体" w:hint="eastAsia"/>
                                          <w:sz w:val="15"/>
                                        </w:rPr>
                                        <w:t>②查快表</w:t>
                                      </w:r>
                                    </w:p>
                                  </w:txbxContent>
                                </wps:txbx>
                                <wps:bodyPr rot="0" vert="horz" wrap="square" lIns="91440" tIns="45720" rIns="91440" bIns="45720" anchor="t" anchorCtr="0" upright="1">
                                  <a:noAutofit/>
                                </wps:bodyPr>
                              </wps:wsp>
                              <wpg:grpSp>
                                <wpg:cNvPr id="261" name="组合 817"/>
                                <wpg:cNvGrpSpPr>
                                  <a:grpSpLocks/>
                                </wpg:cNvGrpSpPr>
                                <wpg:grpSpPr bwMode="auto">
                                  <a:xfrm>
                                    <a:off x="418" y="6164"/>
                                    <a:ext cx="9163" cy="5809"/>
                                    <a:chOff x="418" y="6164"/>
                                    <a:chExt cx="9163" cy="5809"/>
                                  </a:xfrm>
                                </wpg:grpSpPr>
                                <wps:wsp>
                                  <wps:cNvPr id="262" name="直线 522"/>
                                  <wps:cNvCnPr>
                                    <a:cxnSpLocks noChangeShapeType="1"/>
                                  </wps:cNvCnPr>
                                  <wps:spPr bwMode="auto">
                                    <a:xfrm>
                                      <a:off x="5080" y="11004"/>
                                      <a:ext cx="561"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63" name="直线 491"/>
                                  <wps:cNvCnPr>
                                    <a:cxnSpLocks noChangeShapeType="1"/>
                                  </wps:cNvCnPr>
                                  <wps:spPr bwMode="auto">
                                    <a:xfrm>
                                      <a:off x="5641" y="11004"/>
                                      <a:ext cx="0" cy="613"/>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64" name="组合 816"/>
                                  <wpg:cNvGrpSpPr>
                                    <a:grpSpLocks/>
                                  </wpg:cNvGrpSpPr>
                                  <wpg:grpSpPr bwMode="auto">
                                    <a:xfrm>
                                      <a:off x="418" y="6164"/>
                                      <a:ext cx="9163" cy="5809"/>
                                      <a:chOff x="405" y="6177"/>
                                      <a:chExt cx="9163" cy="5809"/>
                                    </a:xfrm>
                                  </wpg:grpSpPr>
                                  <wps:wsp>
                                    <wps:cNvPr id="265" name="文本框 521"/>
                                    <wps:cNvSpPr txBox="1">
                                      <a:spLocks noChangeArrowheads="1"/>
                                    </wps:cNvSpPr>
                                    <wps:spPr bwMode="auto">
                                      <a:xfrm>
                                        <a:off x="4893" y="10618"/>
                                        <a:ext cx="1309" cy="371"/>
                                      </a:xfrm>
                                      <a:prstGeom prst="rect">
                                        <a:avLst/>
                                      </a:prstGeom>
                                      <a:solidFill>
                                        <a:srgbClr val="FFFFFF"/>
                                      </a:solidFill>
                                      <a:ln w="9525" cmpd="sng">
                                        <a:solidFill>
                                          <a:srgbClr val="FFFFFF"/>
                                        </a:solidFill>
                                        <a:miter lim="800000"/>
                                        <a:headEnd/>
                                        <a:tailEnd/>
                                      </a:ln>
                                    </wps:spPr>
                                    <wps:txbx>
                                      <w:txbxContent>
                                        <w:p w14:paraId="04426A18" w14:textId="77777777" w:rsidR="006B51B8" w:rsidRDefault="006B51B8">
                                          <w:pPr>
                                            <w:spacing w:line="0" w:lineRule="atLeast"/>
                                            <w:rPr>
                                              <w:sz w:val="15"/>
                                            </w:rPr>
                                          </w:pPr>
                                          <w:r>
                                            <w:rPr>
                                              <w:rFonts w:ascii="宋体" w:hAnsi="宋体" w:hint="eastAsia"/>
                                              <w:sz w:val="15"/>
                                            </w:rPr>
                                            <w:t>⑦发缺页中断</w:t>
                                          </w:r>
                                        </w:p>
                                      </w:txbxContent>
                                    </wps:txbx>
                                    <wps:bodyPr rot="0" vert="horz" wrap="square" lIns="91440" tIns="45720" rIns="91440" bIns="45720" anchor="t" anchorCtr="0" upright="1">
                                      <a:noAutofit/>
                                    </wps:bodyPr>
                                  </wps:wsp>
                                  <wpg:grpSp>
                                    <wpg:cNvPr id="266" name="组合 815"/>
                                    <wpg:cNvGrpSpPr>
                                      <a:grpSpLocks/>
                                    </wpg:cNvGrpSpPr>
                                    <wpg:grpSpPr bwMode="auto">
                                      <a:xfrm>
                                        <a:off x="405" y="6177"/>
                                        <a:ext cx="9163" cy="5809"/>
                                        <a:chOff x="405" y="6177"/>
                                        <a:chExt cx="9163" cy="5809"/>
                                      </a:xfrm>
                                    </wpg:grpSpPr>
                                    <wps:wsp>
                                      <wps:cNvPr id="267" name="文本框 492"/>
                                      <wps:cNvSpPr txBox="1">
                                        <a:spLocks noChangeArrowheads="1"/>
                                      </wps:cNvSpPr>
                                      <wps:spPr bwMode="auto">
                                        <a:xfrm>
                                          <a:off x="5080" y="11615"/>
                                          <a:ext cx="1309" cy="371"/>
                                        </a:xfrm>
                                        <a:prstGeom prst="rect">
                                          <a:avLst/>
                                        </a:prstGeom>
                                        <a:solidFill>
                                          <a:srgbClr val="FFFFFF"/>
                                        </a:solidFill>
                                        <a:ln w="9525" cmpd="sng">
                                          <a:solidFill>
                                            <a:srgbClr val="000000"/>
                                          </a:solidFill>
                                          <a:miter lim="800000"/>
                                          <a:headEnd/>
                                          <a:tailEnd/>
                                        </a:ln>
                                      </wps:spPr>
                                      <wps:txbx>
                                        <w:txbxContent>
                                          <w:p w14:paraId="531395CC" w14:textId="77777777" w:rsidR="006B51B8" w:rsidRDefault="006B51B8">
                                            <w:pPr>
                                              <w:spacing w:line="0" w:lineRule="atLeast"/>
                                              <w:rPr>
                                                <w:sz w:val="15"/>
                                              </w:rPr>
                                            </w:pPr>
                                            <w:r>
                                              <w:rPr>
                                                <w:rFonts w:hint="eastAsia"/>
                                                <w:sz w:val="15"/>
                                              </w:rPr>
                                              <w:t>缺页中断处理</w:t>
                                            </w:r>
                                          </w:p>
                                        </w:txbxContent>
                                      </wps:txbx>
                                      <wps:bodyPr rot="0" vert="horz" wrap="square" lIns="91440" tIns="45720" rIns="91440" bIns="45720" anchor="t" anchorCtr="0" upright="1">
                                        <a:noAutofit/>
                                      </wps:bodyPr>
                                    </wps:wsp>
                                    <wpg:grpSp>
                                      <wpg:cNvPr id="268" name="组合 814"/>
                                      <wpg:cNvGrpSpPr>
                                        <a:grpSpLocks/>
                                      </wpg:cNvGrpSpPr>
                                      <wpg:grpSpPr bwMode="auto">
                                        <a:xfrm>
                                          <a:off x="405" y="6177"/>
                                          <a:ext cx="9163" cy="5696"/>
                                          <a:chOff x="405" y="6177"/>
                                          <a:chExt cx="9163" cy="5696"/>
                                        </a:xfrm>
                                      </wpg:grpSpPr>
                                      <wps:wsp>
                                        <wps:cNvPr id="269" name="文本框 545"/>
                                        <wps:cNvSpPr txBox="1">
                                          <a:spLocks noChangeArrowheads="1"/>
                                        </wps:cNvSpPr>
                                        <wps:spPr bwMode="auto">
                                          <a:xfrm>
                                            <a:off x="3771" y="6545"/>
                                            <a:ext cx="1683" cy="370"/>
                                          </a:xfrm>
                                          <a:prstGeom prst="rect">
                                            <a:avLst/>
                                          </a:prstGeom>
                                          <a:solidFill>
                                            <a:srgbClr val="FFFFFF"/>
                                          </a:solidFill>
                                          <a:ln w="9525" cmpd="sng">
                                            <a:solidFill>
                                              <a:srgbClr val="FFFFFF"/>
                                            </a:solidFill>
                                            <a:miter lim="800000"/>
                                            <a:headEnd/>
                                            <a:tailEnd/>
                                          </a:ln>
                                        </wps:spPr>
                                        <wps:txbx>
                                          <w:txbxContent>
                                            <w:p w14:paraId="4A1142B9" w14:textId="77777777" w:rsidR="006B51B8" w:rsidRDefault="006B51B8">
                                              <w:pPr>
                                                <w:spacing w:line="0" w:lineRule="atLeast"/>
                                                <w:rPr>
                                                  <w:sz w:val="15"/>
                                                </w:rPr>
                                              </w:pPr>
                                              <w:r>
                                                <w:rPr>
                                                  <w:rFonts w:hint="eastAsia"/>
                                                  <w:sz w:val="15"/>
                                                </w:rPr>
                                                <w:t>进程切换时装入</w:t>
                                              </w:r>
                                            </w:p>
                                          </w:txbxContent>
                                        </wps:txbx>
                                        <wps:bodyPr rot="0" vert="horz" wrap="square" lIns="91440" tIns="45720" rIns="91440" bIns="45720" anchor="t" anchorCtr="0" upright="1">
                                          <a:noAutofit/>
                                        </wps:bodyPr>
                                      </wps:wsp>
                                      <wpg:grpSp>
                                        <wpg:cNvPr id="270" name="组合 813"/>
                                        <wpg:cNvGrpSpPr>
                                          <a:grpSpLocks/>
                                        </wpg:cNvGrpSpPr>
                                        <wpg:grpSpPr bwMode="auto">
                                          <a:xfrm>
                                            <a:off x="405" y="6177"/>
                                            <a:ext cx="9163" cy="5696"/>
                                            <a:chOff x="405" y="6177"/>
                                            <a:chExt cx="9163" cy="5696"/>
                                          </a:xfrm>
                                        </wpg:grpSpPr>
                                        <wps:wsp>
                                          <wps:cNvPr id="271" name="直线 484"/>
                                          <wps:cNvCnPr>
                                            <a:cxnSpLocks noChangeShapeType="1"/>
                                          </wps:cNvCnPr>
                                          <wps:spPr bwMode="auto">
                                            <a:xfrm flipH="1">
                                              <a:off x="3958" y="10261"/>
                                              <a:ext cx="561"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2" name="直线 487"/>
                                          <wps:cNvCnPr>
                                            <a:cxnSpLocks noChangeShapeType="1"/>
                                          </wps:cNvCnPr>
                                          <wps:spPr bwMode="auto">
                                            <a:xfrm>
                                              <a:off x="3958" y="10817"/>
                                              <a:ext cx="74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cNvPr id="273" name="组合 812"/>
                                          <wpg:cNvGrpSpPr>
                                            <a:grpSpLocks/>
                                          </wpg:cNvGrpSpPr>
                                          <wpg:grpSpPr bwMode="auto">
                                            <a:xfrm>
                                              <a:off x="405" y="6177"/>
                                              <a:ext cx="9163" cy="5696"/>
                                              <a:chOff x="405" y="6164"/>
                                              <a:chExt cx="9163" cy="5696"/>
                                            </a:xfrm>
                                          </wpg:grpSpPr>
                                          <wpg:grpSp>
                                            <wpg:cNvPr id="274" name="组合 811"/>
                                            <wpg:cNvGrpSpPr>
                                              <a:grpSpLocks/>
                                            </wpg:cNvGrpSpPr>
                                            <wpg:grpSpPr bwMode="auto">
                                              <a:xfrm>
                                                <a:off x="405" y="6164"/>
                                                <a:ext cx="9163" cy="5696"/>
                                                <a:chOff x="418" y="6151"/>
                                                <a:chExt cx="9163" cy="5696"/>
                                              </a:xfrm>
                                            </wpg:grpSpPr>
                                            <wps:wsp>
                                              <wps:cNvPr id="275" name="直线 475"/>
                                              <wps:cNvCnPr>
                                                <a:cxnSpLocks noChangeShapeType="1"/>
                                              </wps:cNvCnPr>
                                              <wps:spPr bwMode="auto">
                                                <a:xfrm>
                                                  <a:off x="2275" y="10605"/>
                                                  <a:ext cx="935"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文本框 519"/>
                                              <wps:cNvSpPr txBox="1">
                                                <a:spLocks noChangeArrowheads="1"/>
                                              </wps:cNvSpPr>
                                              <wps:spPr bwMode="auto">
                                                <a:xfrm>
                                                  <a:off x="4893" y="10063"/>
                                                  <a:ext cx="1122" cy="370"/>
                                                </a:xfrm>
                                                <a:prstGeom prst="rect">
                                                  <a:avLst/>
                                                </a:prstGeom>
                                                <a:solidFill>
                                                  <a:srgbClr val="FFFFFF"/>
                                                </a:solidFill>
                                                <a:ln w="9525" cmpd="sng">
                                                  <a:solidFill>
                                                    <a:srgbClr val="FFFFFF"/>
                                                  </a:solidFill>
                                                  <a:miter lim="800000"/>
                                                  <a:headEnd/>
                                                  <a:tailEnd/>
                                                </a:ln>
                                              </wps:spPr>
                                              <wps:txbx>
                                                <w:txbxContent>
                                                  <w:p w14:paraId="21F8F621" w14:textId="77777777" w:rsidR="006B51B8" w:rsidRDefault="006B51B8">
                                                    <w:pPr>
                                                      <w:spacing w:line="0" w:lineRule="atLeast"/>
                                                      <w:rPr>
                                                        <w:sz w:val="15"/>
                                                      </w:rPr>
                                                    </w:pPr>
                                                    <w:r>
                                                      <w:rPr>
                                                        <w:rFonts w:ascii="宋体" w:hAnsi="宋体" w:hint="eastAsia"/>
                                                        <w:sz w:val="15"/>
                                                      </w:rPr>
                                                      <w:t>⑤页表命中</w:t>
                                                    </w:r>
                                                  </w:p>
                                                </w:txbxContent>
                                              </wps:txbx>
                                              <wps:bodyPr rot="0" vert="horz" wrap="square" lIns="91440" tIns="45720" rIns="91440" bIns="45720" anchor="t" anchorCtr="0" upright="1">
                                                <a:noAutofit/>
                                              </wps:bodyPr>
                                            </wps:wsp>
                                            <wps:wsp>
                                              <wps:cNvPr id="277" name="文本框 513"/>
                                              <wps:cNvSpPr txBox="1">
                                                <a:spLocks noChangeArrowheads="1"/>
                                              </wps:cNvSpPr>
                                              <wps:spPr bwMode="auto">
                                                <a:xfrm>
                                                  <a:off x="5454" y="8582"/>
                                                  <a:ext cx="1122" cy="370"/>
                                                </a:xfrm>
                                                <a:prstGeom prst="rect">
                                                  <a:avLst/>
                                                </a:prstGeom>
                                                <a:solidFill>
                                                  <a:srgbClr val="FFFFFF"/>
                                                </a:solidFill>
                                                <a:ln w="9525" cmpd="sng">
                                                  <a:solidFill>
                                                    <a:srgbClr val="FFFFFF"/>
                                                  </a:solidFill>
                                                  <a:miter lim="800000"/>
                                                  <a:headEnd/>
                                                  <a:tailEnd/>
                                                </a:ln>
                                              </wps:spPr>
                                              <wps:txbx>
                                                <w:txbxContent>
                                                  <w:p w14:paraId="14788E42" w14:textId="77777777" w:rsidR="006B51B8" w:rsidRDefault="006B51B8">
                                                    <w:pPr>
                                                      <w:spacing w:line="0" w:lineRule="atLeast"/>
                                                      <w:rPr>
                                                        <w:sz w:val="15"/>
                                                      </w:rPr>
                                                    </w:pPr>
                                                    <w:r>
                                                      <w:rPr>
                                                        <w:rFonts w:ascii="宋体" w:hAnsi="宋体" w:hint="eastAsia"/>
                                                        <w:sz w:val="15"/>
                                                      </w:rPr>
                                                      <w:t>③命中</w:t>
                                                    </w:r>
                                                  </w:p>
                                                </w:txbxContent>
                                              </wps:txbx>
                                              <wps:bodyPr rot="0" vert="horz" wrap="square" lIns="91440" tIns="45720" rIns="91440" bIns="45720" anchor="t" anchorCtr="0" upright="1">
                                                <a:noAutofit/>
                                              </wps:bodyPr>
                                            </wps:wsp>
                                            <wps:wsp>
                                              <wps:cNvPr id="278" name="文本框 515"/>
                                              <wps:cNvSpPr txBox="1">
                                                <a:spLocks noChangeArrowheads="1"/>
                                              </wps:cNvSpPr>
                                              <wps:spPr bwMode="auto">
                                                <a:xfrm>
                                                  <a:off x="4332" y="9137"/>
                                                  <a:ext cx="1122" cy="370"/>
                                                </a:xfrm>
                                                <a:prstGeom prst="rect">
                                                  <a:avLst/>
                                                </a:prstGeom>
                                                <a:solidFill>
                                                  <a:srgbClr val="FFFFFF"/>
                                                </a:solidFill>
                                                <a:ln w="9525" cmpd="sng">
                                                  <a:solidFill>
                                                    <a:srgbClr val="FFFFFF"/>
                                                  </a:solidFill>
                                                  <a:miter lim="800000"/>
                                                  <a:headEnd/>
                                                  <a:tailEnd/>
                                                </a:ln>
                                              </wps:spPr>
                                              <wps:txbx>
                                                <w:txbxContent>
                                                  <w:p w14:paraId="522C2D75" w14:textId="77777777" w:rsidR="006B51B8" w:rsidRDefault="006B51B8">
                                                    <w:pPr>
                                                      <w:spacing w:line="0" w:lineRule="atLeast"/>
                                                      <w:rPr>
                                                        <w:sz w:val="15"/>
                                                      </w:rPr>
                                                    </w:pPr>
                                                    <w:r>
                                                      <w:rPr>
                                                        <w:rFonts w:ascii="宋体" w:hAnsi="宋体" w:hint="eastAsia"/>
                                                        <w:sz w:val="15"/>
                                                      </w:rPr>
                                                      <w:t>④不命中</w:t>
                                                    </w:r>
                                                  </w:p>
                                                </w:txbxContent>
                                              </wps:txbx>
                                              <wps:bodyPr rot="0" vert="horz" wrap="square" lIns="91440" tIns="45720" rIns="91440" bIns="45720" anchor="t" anchorCtr="0" upright="1">
                                                <a:noAutofit/>
                                              </wps:bodyPr>
                                            </wps:wsp>
                                            <wpg:grpSp>
                                              <wpg:cNvPr id="279" name="组合 810"/>
                                              <wpg:cNvGrpSpPr>
                                                <a:grpSpLocks/>
                                              </wpg:cNvGrpSpPr>
                                              <wpg:grpSpPr bwMode="auto">
                                                <a:xfrm>
                                                  <a:off x="418" y="6151"/>
                                                  <a:ext cx="9163" cy="5696"/>
                                                  <a:chOff x="418" y="6151"/>
                                                  <a:chExt cx="9163" cy="5696"/>
                                                </a:xfrm>
                                              </wpg:grpSpPr>
                                              <wpg:grpSp>
                                                <wpg:cNvPr id="280" name="组合 809"/>
                                                <wpg:cNvGrpSpPr>
                                                  <a:grpSpLocks/>
                                                </wpg:cNvGrpSpPr>
                                                <wpg:grpSpPr bwMode="auto">
                                                  <a:xfrm>
                                                    <a:off x="418" y="6151"/>
                                                    <a:ext cx="9163" cy="5696"/>
                                                    <a:chOff x="418" y="6151"/>
                                                    <a:chExt cx="9163" cy="5696"/>
                                                  </a:xfrm>
                                                </wpg:grpSpPr>
                                                <wps:wsp>
                                                  <wps:cNvPr id="281" name="直线 476"/>
                                                  <wps:cNvCnPr>
                                                    <a:cxnSpLocks noChangeShapeType="1"/>
                                                  </wps:cNvCnPr>
                                                  <wps:spPr bwMode="auto">
                                                    <a:xfrm>
                                                      <a:off x="3597" y="8965"/>
                                                      <a:ext cx="0" cy="37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82" name="直线 477"/>
                                                  <wps:cNvCnPr>
                                                    <a:cxnSpLocks noChangeShapeType="1"/>
                                                  </wps:cNvCnPr>
                                                  <wps:spPr bwMode="auto">
                                                    <a:xfrm>
                                                      <a:off x="2849" y="9335"/>
                                                      <a:ext cx="74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83" name="直线 478"/>
                                                  <wps:cNvCnPr>
                                                    <a:cxnSpLocks noChangeShapeType="1"/>
                                                  </wps:cNvCnPr>
                                                  <wps:spPr bwMode="auto">
                                                    <a:xfrm>
                                                      <a:off x="2849" y="9335"/>
                                                      <a:ext cx="0" cy="741"/>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cNvPr id="284" name="组合 808"/>
                                                  <wpg:cNvGrpSpPr>
                                                    <a:grpSpLocks/>
                                                  </wpg:cNvGrpSpPr>
                                                  <wpg:grpSpPr bwMode="auto">
                                                    <a:xfrm>
                                                      <a:off x="418" y="6151"/>
                                                      <a:ext cx="9163" cy="5696"/>
                                                      <a:chOff x="418" y="6151"/>
                                                      <a:chExt cx="9163" cy="5696"/>
                                                    </a:xfrm>
                                                  </wpg:grpSpPr>
                                                  <wpg:grpSp>
                                                    <wpg:cNvPr id="285" name="组合 569"/>
                                                    <wpg:cNvGrpSpPr>
                                                      <a:grpSpLocks/>
                                                    </wpg:cNvGrpSpPr>
                                                    <wpg:grpSpPr bwMode="auto">
                                                      <a:xfrm>
                                                        <a:off x="418" y="6151"/>
                                                        <a:ext cx="4675" cy="2799"/>
                                                        <a:chOff x="405" y="1335"/>
                                                        <a:chExt cx="4675" cy="2799"/>
                                                      </a:xfrm>
                                                    </wpg:grpSpPr>
                                                    <wps:wsp>
                                                      <wps:cNvPr id="286" name="直线 468"/>
                                                      <wps:cNvCnPr>
                                                        <a:cxnSpLocks noChangeShapeType="1"/>
                                                      </wps:cNvCnPr>
                                                      <wps:spPr bwMode="auto">
                                                        <a:xfrm>
                                                          <a:off x="1153" y="2468"/>
                                                          <a:ext cx="374"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87" name="组合 563"/>
                                                      <wpg:cNvGrpSpPr>
                                                        <a:grpSpLocks/>
                                                      </wpg:cNvGrpSpPr>
                                                      <wpg:grpSpPr bwMode="auto">
                                                        <a:xfrm>
                                                          <a:off x="405" y="1335"/>
                                                          <a:ext cx="4675" cy="2799"/>
                                                          <a:chOff x="405" y="1335"/>
                                                          <a:chExt cx="4675" cy="2799"/>
                                                        </a:xfrm>
                                                      </wpg:grpSpPr>
                                                      <wps:wsp>
                                                        <wps:cNvPr id="288" name="直线 467"/>
                                                        <wps:cNvCnPr>
                                                          <a:cxnSpLocks noChangeShapeType="1"/>
                                                        </wps:cNvCnPr>
                                                        <wps:spPr bwMode="auto">
                                                          <a:xfrm>
                                                            <a:off x="1901" y="2468"/>
                                                            <a:ext cx="561"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文本框 557"/>
                                                        <wps:cNvSpPr txBox="1">
                                                          <a:spLocks noChangeArrowheads="1"/>
                                                        </wps:cNvSpPr>
                                                        <wps:spPr bwMode="auto">
                                                          <a:xfrm>
                                                            <a:off x="1415" y="1792"/>
                                                            <a:ext cx="640" cy="521"/>
                                                          </a:xfrm>
                                                          <a:prstGeom prst="rect">
                                                            <a:avLst/>
                                                          </a:prstGeom>
                                                          <a:solidFill>
                                                            <a:srgbClr val="FFFFFF"/>
                                                          </a:solidFill>
                                                          <a:ln w="9525" cmpd="sng">
                                                            <a:solidFill>
                                                              <a:srgbClr val="FFFFFF"/>
                                                            </a:solidFill>
                                                            <a:miter lim="800000"/>
                                                            <a:headEnd/>
                                                            <a:tailEnd/>
                                                          </a:ln>
                                                        </wps:spPr>
                                                        <wps:txbx>
                                                          <w:txbxContent>
                                                            <w:p w14:paraId="2FA00DB9" w14:textId="77777777" w:rsidR="006B51B8" w:rsidRDefault="006B51B8">
                                                              <w:pPr>
                                                                <w:spacing w:line="0" w:lineRule="atLeast"/>
                                                                <w:rPr>
                                                                  <w:lang w:eastAsia="zh-CN"/>
                                                                </w:rPr>
                                                              </w:pPr>
                                                              <w:r>
                                                                <w:rPr>
                                                                  <w:rFonts w:hint="eastAsia"/>
                                                                  <w:lang w:eastAsia="zh-CN"/>
                                                                </w:rPr>
                                                                <w:t>cpu</w:t>
                                                              </w:r>
                                                            </w:p>
                                                          </w:txbxContent>
                                                        </wps:txbx>
                                                        <wps:bodyPr rot="0" vert="horz" wrap="square" lIns="91440" tIns="45720" rIns="91440" bIns="45720" anchor="t" anchorCtr="0" upright="1">
                                                          <a:noAutofit/>
                                                        </wps:bodyPr>
                                                      </wps:wsp>
                                                      <wps:wsp>
                                                        <wps:cNvPr id="290" name="文本框 460"/>
                                                        <wps:cNvSpPr txBox="1">
                                                          <a:spLocks noChangeArrowheads="1"/>
                                                        </wps:cNvSpPr>
                                                        <wps:spPr bwMode="auto">
                                                          <a:xfrm>
                                                            <a:off x="405" y="1335"/>
                                                            <a:ext cx="935" cy="370"/>
                                                          </a:xfrm>
                                                          <a:prstGeom prst="rect">
                                                            <a:avLst/>
                                                          </a:prstGeom>
                                                          <a:solidFill>
                                                            <a:srgbClr val="FFFFFF"/>
                                                          </a:solidFill>
                                                          <a:ln w="9525" cmpd="sng">
                                                            <a:solidFill>
                                                              <a:srgbClr val="FFFFFF"/>
                                                            </a:solidFill>
                                                            <a:miter lim="800000"/>
                                                            <a:headEnd/>
                                                            <a:tailEnd/>
                                                          </a:ln>
                                                        </wps:spPr>
                                                        <wps:txbx>
                                                          <w:txbxContent>
                                                            <w:p w14:paraId="3FCA3B11" w14:textId="77777777" w:rsidR="006B51B8" w:rsidRDefault="006B51B8">
                                                              <w:pPr>
                                                                <w:spacing w:line="0" w:lineRule="atLeast"/>
                                                                <w:rPr>
                                                                  <w:sz w:val="15"/>
                                                                </w:rPr>
                                                              </w:pPr>
                                                              <w:r>
                                                                <w:rPr>
                                                                  <w:rFonts w:hint="eastAsia"/>
                                                                  <w:sz w:val="15"/>
                                                                </w:rPr>
                                                                <w:t>逻辑空间</w:t>
                                                              </w:r>
                                                            </w:p>
                                                            <w:p w14:paraId="4C48CF2C" w14:textId="77777777" w:rsidR="006B51B8" w:rsidRDefault="006B51B8">
                                                              <w:pPr>
                                                                <w:spacing w:line="0" w:lineRule="atLeast"/>
                                                                <w:rPr>
                                                                  <w:sz w:val="15"/>
                                                                </w:rPr>
                                                              </w:pPr>
                                                              <w:r>
                                                                <w:rPr>
                                                                  <w:rFonts w:hint="eastAsia"/>
                                                                  <w:sz w:val="15"/>
                                                                </w:rPr>
                                                                <w:t>地址</w:t>
                                                              </w:r>
                                                            </w:p>
                                                          </w:txbxContent>
                                                        </wps:txbx>
                                                        <wps:bodyPr rot="0" vert="horz" wrap="square" lIns="91440" tIns="45720" rIns="91440" bIns="45720" anchor="t" anchorCtr="0" upright="1">
                                                          <a:noAutofit/>
                                                        </wps:bodyPr>
                                                      </wps:wsp>
                                                      <wps:wsp>
                                                        <wps:cNvPr id="291" name="文本框 497"/>
                                                        <wps:cNvSpPr txBox="1">
                                                          <a:spLocks noChangeArrowheads="1"/>
                                                        </wps:cNvSpPr>
                                                        <wps:spPr bwMode="auto">
                                                          <a:xfrm>
                                                            <a:off x="1527" y="2653"/>
                                                            <a:ext cx="1122" cy="370"/>
                                                          </a:xfrm>
                                                          <a:prstGeom prst="rect">
                                                            <a:avLst/>
                                                          </a:prstGeom>
                                                          <a:solidFill>
                                                            <a:srgbClr val="FFFFFF"/>
                                                          </a:solidFill>
                                                          <a:ln w="9525" cmpd="sng">
                                                            <a:solidFill>
                                                              <a:srgbClr val="FFFFFF"/>
                                                            </a:solidFill>
                                                            <a:miter lim="800000"/>
                                                            <a:headEnd/>
                                                            <a:tailEnd/>
                                                          </a:ln>
                                                        </wps:spPr>
                                                        <wps:txbx>
                                                          <w:txbxContent>
                                                            <w:p w14:paraId="68CF7D8A" w14:textId="77777777" w:rsidR="006B51B8" w:rsidRDefault="006B51B8">
                                                              <w:pPr>
                                                                <w:spacing w:line="0" w:lineRule="atLeast"/>
                                                                <w:rPr>
                                                                  <w:sz w:val="15"/>
                                                                </w:rPr>
                                                              </w:pPr>
                                                              <w:r>
                                                                <w:rPr>
                                                                  <w:rFonts w:ascii="宋体" w:hAnsi="宋体" w:hint="eastAsia"/>
                                                                  <w:sz w:val="15"/>
                                                                </w:rPr>
                                                                <w:t>①</w:t>
                                                              </w:r>
                                                              <w:r>
                                                                <w:rPr>
                                                                  <w:rFonts w:hint="eastAsia"/>
                                                                  <w:sz w:val="15"/>
                                                                </w:rPr>
                                                                <w:t>分解地址</w:t>
                                                              </w:r>
                                                            </w:p>
                                                          </w:txbxContent>
                                                        </wps:txbx>
                                                        <wps:bodyPr rot="0" vert="horz" wrap="square" lIns="91440" tIns="45720" rIns="91440" bIns="45720" anchor="t" anchorCtr="0" upright="1">
                                                          <a:noAutofit/>
                                                        </wps:bodyPr>
                                                      </wps:wsp>
                                                      <wps:wsp>
                                                        <wps:cNvPr id="292" name="矩形 550"/>
                                                        <wps:cNvSpPr>
                                                          <a:spLocks noChangeArrowheads="1"/>
                                                        </wps:cNvSpPr>
                                                        <wps:spPr bwMode="auto">
                                                          <a:xfrm>
                                                            <a:off x="1527" y="2283"/>
                                                            <a:ext cx="374" cy="370"/>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g:grpSp>
                                                        <wpg:cNvPr id="293" name="组合 561"/>
                                                        <wpg:cNvGrpSpPr>
                                                          <a:grpSpLocks/>
                                                        </wpg:cNvGrpSpPr>
                                                        <wpg:grpSpPr bwMode="auto">
                                                          <a:xfrm>
                                                            <a:off x="2462" y="1922"/>
                                                            <a:ext cx="2618" cy="2212"/>
                                                            <a:chOff x="2462" y="1922"/>
                                                            <a:chExt cx="2618" cy="2212"/>
                                                          </a:xfrm>
                                                        </wpg:grpSpPr>
                                                        <wpg:grpSp>
                                                          <wpg:cNvPr id="294" name="组合 560"/>
                                                          <wpg:cNvGrpSpPr>
                                                            <a:grpSpLocks/>
                                                          </wpg:cNvGrpSpPr>
                                                          <wpg:grpSpPr bwMode="auto">
                                                            <a:xfrm>
                                                              <a:off x="2649" y="3393"/>
                                                              <a:ext cx="1870" cy="741"/>
                                                              <a:chOff x="2649" y="3393"/>
                                                              <a:chExt cx="1870" cy="741"/>
                                                            </a:xfrm>
                                                          </wpg:grpSpPr>
                                                          <wps:wsp>
                                                            <wps:cNvPr id="295" name="文本框 535"/>
                                                            <wps:cNvSpPr txBox="1">
                                                              <a:spLocks noChangeArrowheads="1"/>
                                                            </wps:cNvSpPr>
                                                            <wps:spPr bwMode="auto">
                                                              <a:xfrm>
                                                                <a:off x="2649" y="3393"/>
                                                                <a:ext cx="935" cy="371"/>
                                                              </a:xfrm>
                                                              <a:prstGeom prst="rect">
                                                                <a:avLst/>
                                                              </a:prstGeom>
                                                              <a:solidFill>
                                                                <a:srgbClr val="FFFFFF"/>
                                                              </a:solidFill>
                                                              <a:ln w="9525" cmpd="sng">
                                                                <a:solidFill>
                                                                  <a:srgbClr val="FFFFFF"/>
                                                                </a:solidFill>
                                                                <a:miter lim="800000"/>
                                                                <a:headEnd/>
                                                                <a:tailEnd/>
                                                              </a:ln>
                                                            </wps:spPr>
                                                            <wps:txbx>
                                                              <w:txbxContent>
                                                                <w:p w14:paraId="32FD342F" w14:textId="77777777" w:rsidR="006B51B8" w:rsidRDefault="006B51B8">
                                                                  <w:pPr>
                                                                    <w:spacing w:line="0" w:lineRule="atLeast"/>
                                                                    <w:rPr>
                                                                      <w:sz w:val="15"/>
                                                                    </w:rPr>
                                                                  </w:pPr>
                                                                  <w:r>
                                                                    <w:rPr>
                                                                      <w:rFonts w:ascii="宋体" w:hAnsi="宋体" w:hint="eastAsia"/>
                                                                      <w:sz w:val="15"/>
                                                                    </w:rPr>
                                                                    <w:t>④查页表</w:t>
                                                                  </w:r>
                                                                </w:p>
                                                              </w:txbxContent>
                                                            </wps:txbx>
                                                            <wps:bodyPr rot="0" vert="horz" wrap="square" lIns="91440" tIns="45720" rIns="91440" bIns="45720" anchor="t" anchorCtr="0" upright="1">
                                                              <a:noAutofit/>
                                                            </wps:bodyPr>
                                                          </wps:wsp>
                                                          <wps:wsp>
                                                            <wps:cNvPr id="296" name="文本框 539"/>
                                                            <wps:cNvSpPr txBox="1">
                                                              <a:spLocks noChangeArrowheads="1"/>
                                                            </wps:cNvSpPr>
                                                            <wps:spPr bwMode="auto">
                                                              <a:xfrm>
                                                                <a:off x="2836" y="3764"/>
                                                                <a:ext cx="1683" cy="370"/>
                                                              </a:xfrm>
                                                              <a:prstGeom prst="rect">
                                                                <a:avLst/>
                                                              </a:prstGeom>
                                                              <a:solidFill>
                                                                <a:srgbClr val="FFFFFF"/>
                                                              </a:solidFill>
                                                              <a:ln w="9525" cmpd="sng">
                                                                <a:solidFill>
                                                                  <a:srgbClr val="000000"/>
                                                                </a:solidFill>
                                                                <a:miter lim="800000"/>
                                                                <a:headEnd/>
                                                                <a:tailEnd/>
                                                              </a:ln>
                                                            </wps:spPr>
                                                            <wps:txbx>
                                                              <w:txbxContent>
                                                                <w:p w14:paraId="26C76976" w14:textId="77777777" w:rsidR="006B51B8" w:rsidRDefault="006B51B8">
                                                                  <w:pPr>
                                                                    <w:spacing w:line="0" w:lineRule="atLeast"/>
                                                                    <w:rPr>
                                                                      <w:sz w:val="15"/>
                                                                    </w:rPr>
                                                                  </w:pPr>
                                                                  <w:r>
                                                                    <w:rPr>
                                                                      <w:rFonts w:hint="eastAsia"/>
                                                                      <w:sz w:val="15"/>
                                                                    </w:rPr>
                                                                    <w:t>运行进程页表基址</w:t>
                                                                  </w:r>
                                                                </w:p>
                                                              </w:txbxContent>
                                                            </wps:txbx>
                                                            <wps:bodyPr rot="0" vert="horz" wrap="square" lIns="91440" tIns="45720" rIns="91440" bIns="45720" anchor="t" anchorCtr="0" upright="1">
                                                              <a:noAutofit/>
                                                            </wps:bodyPr>
                                                          </wps:wsp>
                                                        </wpg:grpSp>
                                                        <wps:wsp>
                                                          <wps:cNvPr id="297" name="文本框 469"/>
                                                          <wps:cNvSpPr txBox="1">
                                                            <a:spLocks noChangeArrowheads="1"/>
                                                          </wps:cNvSpPr>
                                                          <wps:spPr bwMode="auto">
                                                            <a:xfrm>
                                                              <a:off x="2649" y="1922"/>
                                                              <a:ext cx="1122" cy="370"/>
                                                            </a:xfrm>
                                                            <a:prstGeom prst="rect">
                                                              <a:avLst/>
                                                            </a:prstGeom>
                                                            <a:solidFill>
                                                              <a:srgbClr val="FFFFFF"/>
                                                            </a:solidFill>
                                                            <a:ln w="9525" cmpd="sng">
                                                              <a:solidFill>
                                                                <a:srgbClr val="FFFFFF"/>
                                                              </a:solidFill>
                                                              <a:miter lim="800000"/>
                                                              <a:headEnd/>
                                                              <a:tailEnd/>
                                                            </a:ln>
                                                          </wps:spPr>
                                                          <wps:txbx>
                                                            <w:txbxContent>
                                                              <w:p w14:paraId="7CF667E9" w14:textId="77777777" w:rsidR="006B51B8" w:rsidRDefault="006B51B8">
                                                                <w:pPr>
                                                                  <w:spacing w:line="0" w:lineRule="atLeast"/>
                                                                  <w:rPr>
                                                                    <w:sz w:val="15"/>
                                                                  </w:rPr>
                                                                </w:pPr>
                                                                <w:r>
                                                                  <w:rPr>
                                                                    <w:rFonts w:hint="eastAsia"/>
                                                                    <w:sz w:val="15"/>
                                                                  </w:rPr>
                                                                  <w:t>逻辑地址</w:t>
                                                                </w:r>
                                                              </w:p>
                                                            </w:txbxContent>
                                                          </wps:txbx>
                                                          <wps:bodyPr rot="0" vert="horz" wrap="square" lIns="91440" tIns="45720" rIns="91440" bIns="45720" anchor="t" anchorCtr="0" upright="1">
                                                            <a:noAutofit/>
                                                          </wps:bodyPr>
                                                        </wps:wsp>
                                                        <wps:wsp>
                                                          <wps:cNvPr id="298" name="直线 471"/>
                                                          <wps:cNvCnPr>
                                                            <a:cxnSpLocks noChangeShapeType="1"/>
                                                          </wps:cNvCnPr>
                                                          <wps:spPr bwMode="auto">
                                                            <a:xfrm>
                                                              <a:off x="2836" y="2653"/>
                                                              <a:ext cx="0" cy="37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99" name="直线 505"/>
                                                          <wps:cNvCnPr>
                                                            <a:cxnSpLocks noChangeShapeType="1"/>
                                                          </wps:cNvCnPr>
                                                          <wps:spPr bwMode="auto">
                                                            <a:xfrm>
                                                              <a:off x="2836" y="3023"/>
                                                              <a:ext cx="2244"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直线 537"/>
                                                          <wps:cNvCnPr>
                                                            <a:cxnSpLocks noChangeShapeType="1"/>
                                                          </wps:cNvCnPr>
                                                          <wps:spPr bwMode="auto">
                                                            <a:xfrm>
                                                              <a:off x="3397" y="2653"/>
                                                              <a:ext cx="0" cy="74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01" name="直线 546"/>
                                                          <wps:cNvCnPr>
                                                            <a:cxnSpLocks noChangeShapeType="1"/>
                                                          </wps:cNvCnPr>
                                                          <wps:spPr bwMode="auto">
                                                            <a:xfrm>
                                                              <a:off x="4145" y="2097"/>
                                                              <a:ext cx="0" cy="1667"/>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文本框 551"/>
                                                          <wps:cNvSpPr txBox="1">
                                                            <a:spLocks noChangeArrowheads="1"/>
                                                          </wps:cNvSpPr>
                                                          <wps:spPr bwMode="auto">
                                                            <a:xfrm>
                                                              <a:off x="2462" y="2283"/>
                                                              <a:ext cx="1496" cy="370"/>
                                                            </a:xfrm>
                                                            <a:prstGeom prst="rect">
                                                              <a:avLst/>
                                                            </a:prstGeom>
                                                            <a:solidFill>
                                                              <a:srgbClr val="FFFFFF"/>
                                                            </a:solidFill>
                                                            <a:ln w="9525" cmpd="sng">
                                                              <a:solidFill>
                                                                <a:srgbClr val="000000"/>
                                                              </a:solidFill>
                                                              <a:miter lim="800000"/>
                                                              <a:headEnd/>
                                                              <a:tailEnd/>
                                                            </a:ln>
                                                          </wps:spPr>
                                                          <wps:txbx>
                                                            <w:txbxContent>
                                                              <w:p w14:paraId="75D699FA" w14:textId="77777777" w:rsidR="006B51B8" w:rsidRDefault="006B51B8">
                                                                <w:pPr>
                                                                  <w:spacing w:line="0" w:lineRule="atLeast"/>
                                                                  <w:rPr>
                                                                    <w:sz w:val="15"/>
                                                                  </w:rPr>
                                                                </w:pPr>
                                                                <w:r>
                                                                  <w:rPr>
                                                                    <w:rFonts w:hint="eastAsia"/>
                                                                    <w:sz w:val="15"/>
                                                                  </w:rPr>
                                                                  <w:t>页号</w:t>
                                                                </w:r>
                                                                <w:r>
                                                                  <w:rPr>
                                                                    <w:rFonts w:hint="eastAsia"/>
                                                                    <w:sz w:val="15"/>
                                                                  </w:rPr>
                                                                  <w:t xml:space="preserve">   </w:t>
                                                                </w:r>
                                                                <w:r>
                                                                  <w:rPr>
                                                                    <w:rFonts w:hint="eastAsia"/>
                                                                    <w:sz w:val="15"/>
                                                                    <w:lang w:eastAsia="zh-CN"/>
                                                                  </w:rPr>
                                                                  <w:t xml:space="preserve">    </w:t>
                                                                </w:r>
                                                                <w:r>
                                                                  <w:rPr>
                                                                    <w:rFonts w:hint="eastAsia"/>
                                                                    <w:sz w:val="15"/>
                                                                  </w:rPr>
                                                                  <w:t>页内地址</w:t>
                                                                </w:r>
                                                              </w:p>
                                                            </w:txbxContent>
                                                          </wps:txbx>
                                                          <wps:bodyPr rot="0" vert="horz" wrap="square" lIns="91440" tIns="45720" rIns="91440" bIns="45720" anchor="t" anchorCtr="0" upright="1">
                                                            <a:noAutofit/>
                                                          </wps:bodyPr>
                                                        </wps:wsp>
                                                      </wpg:grpSp>
                                                      <wps:wsp>
                                                        <wps:cNvPr id="303" name="矩形 553"/>
                                                        <wps:cNvSpPr>
                                                          <a:spLocks noChangeArrowheads="1"/>
                                                        </wps:cNvSpPr>
                                                        <wps:spPr bwMode="auto">
                                                          <a:xfrm>
                                                            <a:off x="592" y="1727"/>
                                                            <a:ext cx="561" cy="1296"/>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304" name="直线 554"/>
                                                        <wps:cNvCnPr>
                                                          <a:cxnSpLocks noChangeShapeType="1"/>
                                                        </wps:cNvCnPr>
                                                        <wps:spPr bwMode="auto">
                                                          <a:xfrm>
                                                            <a:off x="592" y="2283"/>
                                                            <a:ext cx="561"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05" name="直线 555"/>
                                                        <wps:cNvCnPr>
                                                          <a:cxnSpLocks noChangeShapeType="1"/>
                                                        </wps:cNvCnPr>
                                                        <wps:spPr bwMode="auto">
                                                          <a:xfrm>
                                                            <a:off x="592" y="2653"/>
                                                            <a:ext cx="561"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06" name="直线 562"/>
                                                        <wps:cNvCnPr>
                                                          <a:cxnSpLocks noChangeShapeType="1"/>
                                                        </wps:cNvCnPr>
                                                        <wps:spPr bwMode="auto">
                                                          <a:xfrm>
                                                            <a:off x="3023" y="2313"/>
                                                            <a:ext cx="0" cy="37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07" name="组合 564"/>
                                                    <wpg:cNvGrpSpPr>
                                                      <a:grpSpLocks/>
                                                    </wpg:cNvGrpSpPr>
                                                    <wpg:grpSpPr bwMode="auto">
                                                      <a:xfrm>
                                                        <a:off x="1714" y="9532"/>
                                                        <a:ext cx="3366" cy="2315"/>
                                                        <a:chOff x="1714" y="4699"/>
                                                        <a:chExt cx="3366" cy="2315"/>
                                                      </a:xfrm>
                                                    </wpg:grpSpPr>
                                                    <wps:wsp>
                                                      <wps:cNvPr id="308" name="文本框 472"/>
                                                      <wps:cNvSpPr txBox="1">
                                                        <a:spLocks noChangeArrowheads="1"/>
                                                      </wps:cNvSpPr>
                                                      <wps:spPr bwMode="auto">
                                                        <a:xfrm>
                                                          <a:off x="3023" y="4699"/>
                                                          <a:ext cx="1309" cy="556"/>
                                                        </a:xfrm>
                                                        <a:prstGeom prst="rect">
                                                          <a:avLst/>
                                                        </a:prstGeom>
                                                        <a:solidFill>
                                                          <a:srgbClr val="FFFFFF"/>
                                                        </a:solidFill>
                                                        <a:ln w="9525" cmpd="sng">
                                                          <a:solidFill>
                                                            <a:srgbClr val="FFFFFF"/>
                                                          </a:solidFill>
                                                          <a:miter lim="800000"/>
                                                          <a:headEnd/>
                                                          <a:tailEnd/>
                                                        </a:ln>
                                                      </wps:spPr>
                                                      <wps:txbx>
                                                        <w:txbxContent>
                                                          <w:p w14:paraId="140784CC" w14:textId="77777777" w:rsidR="006B51B8" w:rsidRDefault="006B51B8">
                                                            <w:pPr>
                                                              <w:spacing w:line="0" w:lineRule="atLeast"/>
                                                              <w:rPr>
                                                                <w:sz w:val="15"/>
                                                                <w:lang w:eastAsia="zh-CN"/>
                                                              </w:rPr>
                                                            </w:pPr>
                                                            <w:r>
                                                              <w:rPr>
                                                                <w:rFonts w:hint="eastAsia"/>
                                                                <w:sz w:val="15"/>
                                                                <w:lang w:eastAsia="zh-CN"/>
                                                              </w:rPr>
                                                              <w:t>内存</w:t>
                                                            </w:r>
                                                            <w:r>
                                                              <w:rPr>
                                                                <w:rFonts w:hint="eastAsia"/>
                                                                <w:sz w:val="15"/>
                                                                <w:lang w:eastAsia="zh-CN"/>
                                                              </w:rPr>
                                                              <w:t>(</w:t>
                                                            </w:r>
                                                            <w:r>
                                                              <w:rPr>
                                                                <w:rFonts w:hint="eastAsia"/>
                                                                <w:sz w:val="15"/>
                                                                <w:lang w:eastAsia="zh-CN"/>
                                                              </w:rPr>
                                                              <w:t>系统区</w:t>
                                                            </w:r>
                                                            <w:r>
                                                              <w:rPr>
                                                                <w:rFonts w:hint="eastAsia"/>
                                                                <w:sz w:val="15"/>
                                                                <w:lang w:eastAsia="zh-CN"/>
                                                              </w:rPr>
                                                              <w:t>)</w:t>
                                                            </w:r>
                                                            <w:r>
                                                              <w:rPr>
                                                                <w:rFonts w:hint="eastAsia"/>
                                                                <w:sz w:val="15"/>
                                                                <w:lang w:eastAsia="zh-CN"/>
                                                              </w:rPr>
                                                              <w:t>运行进程页表</w:t>
                                                            </w:r>
                                                          </w:p>
                                                        </w:txbxContent>
                                                      </wps:txbx>
                                                      <wps:bodyPr rot="0" vert="horz" wrap="square" lIns="91440" tIns="45720" rIns="91440" bIns="45720" anchor="t" anchorCtr="0" upright="1">
                                                        <a:noAutofit/>
                                                      </wps:bodyPr>
                                                    </wps:wsp>
                                                    <wps:wsp>
                                                      <wps:cNvPr id="309" name="文本框 524"/>
                                                      <wps:cNvSpPr txBox="1">
                                                        <a:spLocks noChangeArrowheads="1"/>
                                                      </wps:cNvSpPr>
                                                      <wps:spPr bwMode="auto">
                                                        <a:xfrm>
                                                          <a:off x="3053" y="6643"/>
                                                          <a:ext cx="935" cy="371"/>
                                                        </a:xfrm>
                                                        <a:prstGeom prst="rect">
                                                          <a:avLst/>
                                                        </a:prstGeom>
                                                        <a:solidFill>
                                                          <a:srgbClr val="FFFFFF"/>
                                                        </a:solidFill>
                                                        <a:ln w="9525" cmpd="sng">
                                                          <a:solidFill>
                                                            <a:srgbClr val="FFFFFF"/>
                                                          </a:solidFill>
                                                          <a:miter lim="800000"/>
                                                          <a:headEnd/>
                                                          <a:tailEnd/>
                                                        </a:ln>
                                                      </wps:spPr>
                                                      <wps:txbx>
                                                        <w:txbxContent>
                                                          <w:p w14:paraId="28CD1D28" w14:textId="77777777" w:rsidR="006B51B8" w:rsidRDefault="006B51B8">
                                                            <w:pPr>
                                                              <w:spacing w:line="0" w:lineRule="atLeast"/>
                                                              <w:rPr>
                                                                <w:sz w:val="15"/>
                                                                <w:lang w:eastAsia="zh-CN"/>
                                                              </w:rPr>
                                                            </w:pPr>
                                                            <w:r>
                                                              <w:rPr>
                                                                <w:rFonts w:ascii="宋体" w:hAnsi="宋体" w:hint="eastAsia"/>
                                                                <w:sz w:val="15"/>
                                                              </w:rPr>
                                                              <w:t>⑧调页</w:t>
                                                            </w:r>
                                                          </w:p>
                                                        </w:txbxContent>
                                                      </wps:txbx>
                                                      <wps:bodyPr rot="0" vert="horz" wrap="square" lIns="91440" tIns="45720" rIns="91440" bIns="45720" anchor="t" anchorCtr="0" upright="1">
                                                        <a:noAutofit/>
                                                      </wps:bodyPr>
                                                    </wps:wsp>
                                                    <wps:wsp>
                                                      <wps:cNvPr id="310" name="文本框 526"/>
                                                      <wps:cNvSpPr txBox="1">
                                                        <a:spLocks noChangeArrowheads="1"/>
                                                      </wps:cNvSpPr>
                                                      <wps:spPr bwMode="auto">
                                                        <a:xfrm>
                                                          <a:off x="2462" y="5838"/>
                                                          <a:ext cx="1015" cy="576"/>
                                                        </a:xfrm>
                                                        <a:prstGeom prst="rect">
                                                          <a:avLst/>
                                                        </a:prstGeom>
                                                        <a:solidFill>
                                                          <a:srgbClr val="FFFFFF"/>
                                                        </a:solidFill>
                                                        <a:ln w="9525" cmpd="sng">
                                                          <a:solidFill>
                                                            <a:srgbClr val="FFFFFF"/>
                                                          </a:solidFill>
                                                          <a:miter lim="800000"/>
                                                          <a:headEnd/>
                                                          <a:tailEnd/>
                                                        </a:ln>
                                                      </wps:spPr>
                                                      <wps:txbx>
                                                        <w:txbxContent>
                                                          <w:p w14:paraId="558421AF" w14:textId="77777777" w:rsidR="006B51B8" w:rsidRDefault="006B51B8">
                                                            <w:pPr>
                                                              <w:spacing w:after="0" w:line="0" w:lineRule="atLeast"/>
                                                              <w:ind w:left="150" w:hangingChars="100" w:hanging="150"/>
                                                              <w:rPr>
                                                                <w:rFonts w:ascii="宋体" w:hAnsi="宋体"/>
                                                                <w:sz w:val="15"/>
                                                                <w:lang w:eastAsia="zh-CN"/>
                                                              </w:rPr>
                                                            </w:pPr>
                                                            <w:r>
                                                              <w:rPr>
                                                                <w:rFonts w:ascii="宋体" w:hAnsi="宋体" w:hint="eastAsia"/>
                                                                <w:sz w:val="15"/>
                                                              </w:rPr>
                                                              <w:t>⑨</w:t>
                                                            </w:r>
                                                            <w:r>
                                                              <w:rPr>
                                                                <w:rFonts w:ascii="宋体" w:hAnsi="宋体" w:hint="eastAsia"/>
                                                                <w:sz w:val="15"/>
                                                                <w:lang w:eastAsia="zh-CN"/>
                                                              </w:rPr>
                                                              <w:t>调</w:t>
                                                            </w:r>
                                                            <w:r>
                                                              <w:rPr>
                                                                <w:rFonts w:ascii="宋体" w:hAnsi="宋体" w:hint="eastAsia"/>
                                                                <w:sz w:val="15"/>
                                                              </w:rPr>
                                                              <w:t>入</w:t>
                                                            </w:r>
                                                            <w:r>
                                                              <w:rPr>
                                                                <w:rFonts w:ascii="宋体" w:hAnsi="宋体" w:hint="eastAsia"/>
                                                                <w:sz w:val="15"/>
                                                                <w:lang w:eastAsia="zh-CN"/>
                                                              </w:rPr>
                                                              <w:t>、</w:t>
                                                            </w:r>
                                                            <w:r>
                                                              <w:rPr>
                                                                <w:rFonts w:ascii="宋体" w:hAnsi="宋体" w:hint="eastAsia"/>
                                                                <w:sz w:val="15"/>
                                                              </w:rPr>
                                                              <w:t>改表</w:t>
                                                            </w:r>
                                                          </w:p>
                                                        </w:txbxContent>
                                                      </wps:txbx>
                                                      <wps:bodyPr rot="0" vert="horz" wrap="square" lIns="91440" tIns="45720" rIns="91440" bIns="45720" anchor="t" anchorCtr="0" upright="1">
                                                        <a:noAutofit/>
                                                      </wps:bodyPr>
                                                    </wps:wsp>
                                                    <wps:wsp>
                                                      <wps:cNvPr id="311" name="直线 474"/>
                                                      <wps:cNvCnPr>
                                                        <a:cxnSpLocks noChangeShapeType="1"/>
                                                      </wps:cNvCnPr>
                                                      <wps:spPr bwMode="auto">
                                                        <a:xfrm>
                                                          <a:off x="2649" y="5615"/>
                                                          <a:ext cx="561"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直线 493"/>
                                                      <wps:cNvCnPr>
                                                        <a:cxnSpLocks noChangeShapeType="1"/>
                                                      </wps:cNvCnPr>
                                                      <wps:spPr bwMode="auto">
                                                        <a:xfrm flipV="1">
                                                          <a:off x="1901" y="6171"/>
                                                          <a:ext cx="0" cy="798"/>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直线 525"/>
                                                      <wps:cNvCnPr>
                                                        <a:cxnSpLocks noChangeShapeType="1"/>
                                                      </wps:cNvCnPr>
                                                      <wps:spPr bwMode="auto">
                                                        <a:xfrm>
                                                          <a:off x="1901" y="6969"/>
                                                          <a:ext cx="3179"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14" name="自选图形 527"/>
                                                      <wps:cNvSpPr>
                                                        <a:spLocks noChangeArrowheads="1"/>
                                                      </wps:cNvSpPr>
                                                      <wps:spPr bwMode="auto">
                                                        <a:xfrm>
                                                          <a:off x="1714" y="5430"/>
                                                          <a:ext cx="561" cy="741"/>
                                                        </a:xfrm>
                                                        <a:prstGeom prst="can">
                                                          <a:avLst>
                                                            <a:gd name="adj" fmla="val 33021"/>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g:grpSp>
                                                      <wpg:cNvPr id="315" name="组合 528"/>
                                                      <wpg:cNvGrpSpPr>
                                                        <a:grpSpLocks/>
                                                      </wpg:cNvGrpSpPr>
                                                      <wpg:grpSpPr bwMode="auto">
                                                        <a:xfrm>
                                                          <a:off x="3210" y="5245"/>
                                                          <a:ext cx="748" cy="1111"/>
                                                          <a:chOff x="6300" y="2376"/>
                                                          <a:chExt cx="720" cy="936"/>
                                                        </a:xfrm>
                                                      </wpg:grpSpPr>
                                                      <wps:wsp>
                                                        <wps:cNvPr id="316" name="文本框 529"/>
                                                        <wps:cNvSpPr txBox="1">
                                                          <a:spLocks noChangeArrowheads="1"/>
                                                        </wps:cNvSpPr>
                                                        <wps:spPr bwMode="auto">
                                                          <a:xfrm>
                                                            <a:off x="6300" y="2376"/>
                                                            <a:ext cx="720" cy="936"/>
                                                          </a:xfrm>
                                                          <a:prstGeom prst="rect">
                                                            <a:avLst/>
                                                          </a:prstGeom>
                                                          <a:solidFill>
                                                            <a:srgbClr val="FFFFFF"/>
                                                          </a:solidFill>
                                                          <a:ln w="9525" cmpd="sng">
                                                            <a:solidFill>
                                                              <a:srgbClr val="000000"/>
                                                            </a:solidFill>
                                                            <a:miter lim="800000"/>
                                                            <a:headEnd/>
                                                            <a:tailEnd/>
                                                          </a:ln>
                                                        </wps:spPr>
                                                        <wps:txbx>
                                                          <w:txbxContent>
                                                            <w:p w14:paraId="1923D72D" w14:textId="77777777" w:rsidR="006B51B8" w:rsidRDefault="006B51B8">
                                                              <w:pPr>
                                                                <w:spacing w:line="0" w:lineRule="atLeast"/>
                                                                <w:rPr>
                                                                  <w:sz w:val="15"/>
                                                                </w:rPr>
                                                              </w:pPr>
                                                            </w:p>
                                                          </w:txbxContent>
                                                        </wps:txbx>
                                                        <wps:bodyPr rot="0" vert="horz" wrap="square" lIns="91440" tIns="45720" rIns="91440" bIns="45720" anchor="t" anchorCtr="0" upright="1">
                                                          <a:noAutofit/>
                                                        </wps:bodyPr>
                                                      </wps:wsp>
                                                      <wps:wsp>
                                                        <wps:cNvPr id="317" name="直线 530"/>
                                                        <wps:cNvCnPr>
                                                          <a:cxnSpLocks noChangeShapeType="1"/>
                                                        </wps:cNvCnPr>
                                                        <wps:spPr bwMode="auto">
                                                          <a:xfrm>
                                                            <a:off x="6300" y="2532"/>
                                                            <a:ext cx="7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18" name="直线 531"/>
                                                        <wps:cNvCnPr>
                                                          <a:cxnSpLocks noChangeShapeType="1"/>
                                                        </wps:cNvCnPr>
                                                        <wps:spPr bwMode="auto">
                                                          <a:xfrm>
                                                            <a:off x="6300" y="2688"/>
                                                            <a:ext cx="7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19" name="直线 532"/>
                                                        <wps:cNvCnPr>
                                                          <a:cxnSpLocks noChangeShapeType="1"/>
                                                        </wps:cNvCnPr>
                                                        <wps:spPr bwMode="auto">
                                                          <a:xfrm>
                                                            <a:off x="6300" y="2844"/>
                                                            <a:ext cx="7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20" name="直线 533"/>
                                                        <wps:cNvCnPr>
                                                          <a:cxnSpLocks noChangeShapeType="1"/>
                                                        </wps:cNvCnPr>
                                                        <wps:spPr bwMode="auto">
                                                          <a:xfrm>
                                                            <a:off x="6300" y="3000"/>
                                                            <a:ext cx="7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21" name="直线 534"/>
                                                        <wps:cNvCnPr>
                                                          <a:cxnSpLocks noChangeShapeType="1"/>
                                                        </wps:cNvCnPr>
                                                        <wps:spPr bwMode="auto">
                                                          <a:xfrm>
                                                            <a:off x="6660" y="2376"/>
                                                            <a:ext cx="0" cy="93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22" name="直线 488"/>
                                                    <wps:cNvCnPr>
                                                      <a:cxnSpLocks noChangeShapeType="1"/>
                                                    </wps:cNvCnPr>
                                                    <wps:spPr bwMode="auto">
                                                      <a:xfrm flipV="1">
                                                        <a:off x="4706" y="10433"/>
                                                        <a:ext cx="374" cy="371"/>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23" name="直线 523"/>
                                                    <wps:cNvCnPr>
                                                      <a:cxnSpLocks noChangeShapeType="1"/>
                                                    </wps:cNvCnPr>
                                                    <wps:spPr bwMode="auto">
                                                      <a:xfrm>
                                                        <a:off x="4706" y="10804"/>
                                                        <a:ext cx="374" cy="185"/>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cNvPr id="324" name="组合 807"/>
                                                    <wpg:cNvGrpSpPr>
                                                      <a:grpSpLocks/>
                                                    </wpg:cNvGrpSpPr>
                                                    <wpg:grpSpPr bwMode="auto">
                                                      <a:xfrm>
                                                        <a:off x="2101" y="6349"/>
                                                        <a:ext cx="7480" cy="4962"/>
                                                        <a:chOff x="2101" y="6349"/>
                                                        <a:chExt cx="7480" cy="4962"/>
                                                      </a:xfrm>
                                                    </wpg:grpSpPr>
                                                    <wps:wsp>
                                                      <wps:cNvPr id="325" name="文本框 498"/>
                                                      <wps:cNvSpPr txBox="1">
                                                        <a:spLocks noChangeArrowheads="1"/>
                                                      </wps:cNvSpPr>
                                                      <wps:spPr bwMode="auto">
                                                        <a:xfrm>
                                                          <a:off x="7767" y="8885"/>
                                                          <a:ext cx="1004" cy="366"/>
                                                        </a:xfrm>
                                                        <a:prstGeom prst="rect">
                                                          <a:avLst/>
                                                        </a:prstGeom>
                                                        <a:solidFill>
                                                          <a:srgbClr val="FFFFFF"/>
                                                        </a:solidFill>
                                                        <a:ln w="9525" cmpd="sng">
                                                          <a:solidFill>
                                                            <a:srgbClr val="FFFFFF"/>
                                                          </a:solidFill>
                                                          <a:prstDash val="sysDot"/>
                                                          <a:miter lim="800000"/>
                                                          <a:headEnd/>
                                                          <a:tailEnd/>
                                                        </a:ln>
                                                      </wps:spPr>
                                                      <wps:txbx>
                                                        <w:txbxContent>
                                                          <w:p w14:paraId="735C643B" w14:textId="77777777" w:rsidR="006B51B8" w:rsidRDefault="006B51B8">
                                                            <w:pPr>
                                                              <w:spacing w:after="0" w:line="0" w:lineRule="atLeast"/>
                                                              <w:rPr>
                                                                <w:sz w:val="18"/>
                                                              </w:rPr>
                                                            </w:pPr>
                                                            <w:r>
                                                              <w:rPr>
                                                                <w:rFonts w:hint="eastAsia"/>
                                                                <w:sz w:val="18"/>
                                                              </w:rPr>
                                                              <w:t>⑽访问</w:t>
                                                            </w:r>
                                                          </w:p>
                                                        </w:txbxContent>
                                                      </wps:txbx>
                                                      <wps:bodyPr rot="0" vert="horz" wrap="square" lIns="91440" tIns="45720" rIns="91440" bIns="45720" anchor="t" anchorCtr="0" upright="1">
                                                        <a:noAutofit/>
                                                      </wps:bodyPr>
                                                    </wps:wsp>
                                                    <wps:wsp>
                                                      <wps:cNvPr id="326" name="直线 499"/>
                                                      <wps:cNvCnPr>
                                                        <a:cxnSpLocks noChangeShapeType="1"/>
                                                      </wps:cNvCnPr>
                                                      <wps:spPr bwMode="auto">
                                                        <a:xfrm>
                                                          <a:off x="2101" y="6373"/>
                                                          <a:ext cx="0" cy="2777"/>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327" name="组合 597"/>
                                                      <wpg:cNvGrpSpPr>
                                                        <a:grpSpLocks/>
                                                      </wpg:cNvGrpSpPr>
                                                      <wpg:grpSpPr bwMode="auto">
                                                        <a:xfrm>
                                                          <a:off x="2101" y="6373"/>
                                                          <a:ext cx="5984" cy="741"/>
                                                          <a:chOff x="2088" y="1542"/>
                                                          <a:chExt cx="5984" cy="741"/>
                                                        </a:xfrm>
                                                      </wpg:grpSpPr>
                                                      <wps:wsp>
                                                        <wps:cNvPr id="328" name="文本框 503"/>
                                                        <wps:cNvSpPr txBox="1">
                                                          <a:spLocks noChangeArrowheads="1"/>
                                                        </wps:cNvSpPr>
                                                        <wps:spPr bwMode="auto">
                                                          <a:xfrm>
                                                            <a:off x="6950" y="1727"/>
                                                            <a:ext cx="935" cy="556"/>
                                                          </a:xfrm>
                                                          <a:prstGeom prst="rect">
                                                            <a:avLst/>
                                                          </a:prstGeom>
                                                          <a:solidFill>
                                                            <a:srgbClr val="FFFFFF"/>
                                                          </a:solidFill>
                                                          <a:ln w="9525" cmpd="sng">
                                                            <a:solidFill>
                                                              <a:srgbClr val="FFFFFF"/>
                                                            </a:solidFill>
                                                            <a:miter lim="800000"/>
                                                            <a:headEnd/>
                                                            <a:tailEnd/>
                                                          </a:ln>
                                                        </wps:spPr>
                                                        <wps:txbx>
                                                          <w:txbxContent>
                                                            <w:p w14:paraId="1390F2A8" w14:textId="77777777" w:rsidR="006B51B8" w:rsidRDefault="006B51B8">
                                                              <w:pPr>
                                                                <w:spacing w:line="0" w:lineRule="atLeast"/>
                                                              </w:pPr>
                                                              <w:r>
                                                                <w:rPr>
                                                                  <w:rFonts w:hint="eastAsia"/>
                                                                </w:rPr>
                                                                <w:t>MMU</w:t>
                                                              </w:r>
                                                            </w:p>
                                                          </w:txbxContent>
                                                        </wps:txbx>
                                                        <wps:bodyPr rot="0" vert="horz" wrap="square" lIns="91440" tIns="45720" rIns="91440" bIns="45720" anchor="t" anchorCtr="0" upright="1">
                                                          <a:noAutofit/>
                                                        </wps:bodyPr>
                                                      </wps:wsp>
                                                      <wps:wsp>
                                                        <wps:cNvPr id="329" name="直线 502"/>
                                                        <wps:cNvCnPr>
                                                          <a:cxnSpLocks noChangeShapeType="1"/>
                                                        </wps:cNvCnPr>
                                                        <wps:spPr bwMode="auto">
                                                          <a:xfrm>
                                                            <a:off x="2088" y="1542"/>
                                                            <a:ext cx="5984" cy="0"/>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330" name="直线 500"/>
                                                      <wps:cNvCnPr>
                                                        <a:cxnSpLocks noChangeShapeType="1"/>
                                                      </wps:cNvCnPr>
                                                      <wps:spPr bwMode="auto">
                                                        <a:xfrm>
                                                          <a:off x="2101" y="9150"/>
                                                          <a:ext cx="2231" cy="0"/>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331" name="组合 806"/>
                                                      <wpg:cNvGrpSpPr>
                                                        <a:grpSpLocks/>
                                                      </wpg:cNvGrpSpPr>
                                                      <wpg:grpSpPr bwMode="auto">
                                                        <a:xfrm>
                                                          <a:off x="8272" y="7843"/>
                                                          <a:ext cx="1309" cy="2154"/>
                                                          <a:chOff x="8272" y="7843"/>
                                                          <a:chExt cx="1309" cy="2154"/>
                                                        </a:xfrm>
                                                      </wpg:grpSpPr>
                                                      <wps:wsp>
                                                        <wps:cNvPr id="332" name="文本框 713"/>
                                                        <wps:cNvSpPr txBox="1">
                                                          <a:spLocks noChangeArrowheads="1"/>
                                                        </wps:cNvSpPr>
                                                        <wps:spPr bwMode="auto">
                                                          <a:xfrm>
                                                            <a:off x="8376" y="7843"/>
                                                            <a:ext cx="1115" cy="4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lgn="ctr">
                                                                <a:solidFill>
                                                                  <a:srgbClr val="000000"/>
                                                                </a:solidFill>
                                                                <a:miter lim="800000"/>
                                                                <a:headEnd/>
                                                                <a:tailEnd/>
                                                              </a14:hiddenLine>
                                                            </a:ext>
                                                          </a:extLst>
                                                        </wps:spPr>
                                                        <wps:txbx>
                                                          <w:txbxContent>
                                                            <w:p w14:paraId="06A8B73C" w14:textId="77777777" w:rsidR="006B51B8" w:rsidRDefault="006B51B8">
                                                              <w:pPr>
                                                                <w:spacing w:line="0" w:lineRule="atLeast"/>
                                                                <w:rPr>
                                                                  <w:sz w:val="15"/>
                                                                </w:rPr>
                                                              </w:pPr>
                                                              <w:r>
                                                                <w:rPr>
                                                                  <w:rFonts w:hint="eastAsia"/>
                                                                  <w:sz w:val="15"/>
                                                                </w:rPr>
                                                                <w:t>物理空间</w:t>
                                                              </w:r>
                                                            </w:p>
                                                            <w:p w14:paraId="118A38F0" w14:textId="77777777" w:rsidR="006B51B8" w:rsidRDefault="006B51B8">
                                                              <w:pPr>
                                                                <w:rPr>
                                                                  <w:sz w:val="15"/>
                                                                </w:rPr>
                                                              </w:pPr>
                                                            </w:p>
                                                          </w:txbxContent>
                                                        </wps:txbx>
                                                        <wps:bodyPr rot="0" vert="horz" wrap="square" lIns="91440" tIns="45720" rIns="91440" bIns="45720" anchor="t" anchorCtr="0" upright="1">
                                                          <a:noAutofit/>
                                                        </wps:bodyPr>
                                                      </wps:wsp>
                                                      <wpg:grpSp>
                                                        <wpg:cNvPr id="333" name="组合 805"/>
                                                        <wpg:cNvGrpSpPr>
                                                          <a:grpSpLocks/>
                                                        </wpg:cNvGrpSpPr>
                                                        <wpg:grpSpPr bwMode="auto">
                                                          <a:xfrm>
                                                            <a:off x="8272" y="8080"/>
                                                            <a:ext cx="1309" cy="1917"/>
                                                            <a:chOff x="8272" y="8080"/>
                                                            <a:chExt cx="1309" cy="1917"/>
                                                          </a:xfrm>
                                                        </wpg:grpSpPr>
                                                        <wpg:grpSp>
                                                          <wpg:cNvPr id="334" name="组合 804"/>
                                                          <wpg:cNvGrpSpPr>
                                                            <a:grpSpLocks/>
                                                          </wpg:cNvGrpSpPr>
                                                          <wpg:grpSpPr bwMode="auto">
                                                            <a:xfrm>
                                                              <a:off x="8465" y="8481"/>
                                                              <a:ext cx="955" cy="1516"/>
                                                              <a:chOff x="8439" y="9755"/>
                                                              <a:chExt cx="955" cy="1516"/>
                                                            </a:xfrm>
                                                          </wpg:grpSpPr>
                                                          <wps:wsp>
                                                            <wps:cNvPr id="335" name="文本框 541"/>
                                                            <wps:cNvSpPr txBox="1">
                                                              <a:spLocks noChangeArrowheads="1"/>
                                                            </wps:cNvSpPr>
                                                            <wps:spPr bwMode="auto">
                                                              <a:xfrm>
                                                                <a:off x="8459" y="9755"/>
                                                                <a:ext cx="935" cy="1516"/>
                                                              </a:xfrm>
                                                              <a:prstGeom prst="rect">
                                                                <a:avLst/>
                                                              </a:prstGeom>
                                                              <a:solidFill>
                                                                <a:srgbClr val="FFFFFF"/>
                                                              </a:solidFill>
                                                              <a:ln w="9525" cmpd="sng">
                                                                <a:solidFill>
                                                                  <a:srgbClr val="000000"/>
                                                                </a:solidFill>
                                                                <a:miter lim="800000"/>
                                                                <a:headEnd/>
                                                                <a:tailEnd/>
                                                              </a:ln>
                                                            </wps:spPr>
                                                            <wps:txbx>
                                                              <w:txbxContent>
                                                                <w:p w14:paraId="50B6E55B" w14:textId="77777777" w:rsidR="006B51B8" w:rsidRDefault="006B51B8">
                                                                  <w:pPr>
                                                                    <w:spacing w:after="0" w:line="0" w:lineRule="atLeast"/>
                                                                    <w:rPr>
                                                                      <w:sz w:val="15"/>
                                                                      <w:lang w:eastAsia="zh-CN"/>
                                                                    </w:rPr>
                                                                  </w:pPr>
                                                                </w:p>
                                                                <w:p w14:paraId="1389BB63" w14:textId="77777777" w:rsidR="006B51B8" w:rsidRDefault="006B51B8">
                                                                  <w:pPr>
                                                                    <w:spacing w:after="0" w:line="0" w:lineRule="atLeast"/>
                                                                    <w:rPr>
                                                                      <w:sz w:val="15"/>
                                                                      <w:lang w:eastAsia="zh-CN"/>
                                                                    </w:rPr>
                                                                  </w:pPr>
                                                                </w:p>
                                                                <w:p w14:paraId="25E68AF3" w14:textId="77777777" w:rsidR="006B51B8" w:rsidRDefault="006B51B8">
                                                                  <w:pPr>
                                                                    <w:spacing w:after="0" w:line="0" w:lineRule="atLeast"/>
                                                                    <w:rPr>
                                                                      <w:sz w:val="15"/>
                                                                      <w:lang w:eastAsia="zh-CN"/>
                                                                    </w:rPr>
                                                                  </w:pPr>
                                                                </w:p>
                                                                <w:p w14:paraId="186D58C8" w14:textId="77777777" w:rsidR="006B51B8" w:rsidRDefault="006B51B8">
                                                                  <w:pPr>
                                                                    <w:spacing w:after="0" w:line="0" w:lineRule="atLeast"/>
                                                                    <w:rPr>
                                                                      <w:sz w:val="15"/>
                                                                    </w:rPr>
                                                                  </w:pPr>
                                                                  <w:r>
                                                                    <w:rPr>
                                                                      <w:rFonts w:hint="eastAsia"/>
                                                                      <w:sz w:val="15"/>
                                                                    </w:rPr>
                                                                    <w:t>运行进</w:t>
                                                                  </w:r>
                                                                </w:p>
                                                                <w:p w14:paraId="35F3B597" w14:textId="77777777" w:rsidR="006B51B8" w:rsidRDefault="006B51B8">
                                                                  <w:pPr>
                                                                    <w:spacing w:after="0" w:line="0" w:lineRule="atLeast"/>
                                                                    <w:rPr>
                                                                      <w:sz w:val="15"/>
                                                                    </w:rPr>
                                                                  </w:pPr>
                                                                  <w:r>
                                                                    <w:rPr>
                                                                      <w:rFonts w:hint="eastAsia"/>
                                                                      <w:sz w:val="15"/>
                                                                    </w:rPr>
                                                                    <w:t>程映象</w:t>
                                                                  </w:r>
                                                                </w:p>
                                                              </w:txbxContent>
                                                            </wps:txbx>
                                                            <wps:bodyPr rot="0" vert="horz" wrap="square" lIns="91440" tIns="45720" rIns="91440" bIns="45720" anchor="t" anchorCtr="0" upright="1">
                                                              <a:noAutofit/>
                                                            </wps:bodyPr>
                                                          </wps:wsp>
                                                          <wps:wsp>
                                                            <wps:cNvPr id="336" name="直线 495"/>
                                                            <wps:cNvCnPr>
                                                              <a:cxnSpLocks noChangeShapeType="1"/>
                                                            </wps:cNvCnPr>
                                                            <wps:spPr bwMode="auto">
                                                              <a:xfrm>
                                                                <a:off x="8439" y="10817"/>
                                                                <a:ext cx="93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37" name="直线 543"/>
                                                            <wps:cNvCnPr>
                                                              <a:cxnSpLocks noChangeShapeType="1"/>
                                                            </wps:cNvCnPr>
                                                            <wps:spPr bwMode="auto">
                                                              <a:xfrm>
                                                                <a:off x="8459" y="10264"/>
                                                                <a:ext cx="93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38" name="文本框 462"/>
                                                          <wps:cNvSpPr txBox="1">
                                                            <a:spLocks noChangeArrowheads="1"/>
                                                          </wps:cNvSpPr>
                                                          <wps:spPr bwMode="auto">
                                                            <a:xfrm>
                                                              <a:off x="8272" y="8080"/>
                                                              <a:ext cx="1309" cy="370"/>
                                                            </a:xfrm>
                                                            <a:prstGeom prst="rect">
                                                              <a:avLst/>
                                                            </a:prstGeom>
                                                            <a:solidFill>
                                                              <a:srgbClr val="FFFFFF"/>
                                                            </a:solidFill>
                                                            <a:ln w="9525" cmpd="sng">
                                                              <a:solidFill>
                                                                <a:srgbClr val="FFFFFF"/>
                                                              </a:solidFill>
                                                              <a:miter lim="800000"/>
                                                              <a:headEnd/>
                                                              <a:tailEnd/>
                                                            </a:ln>
                                                          </wps:spPr>
                                                          <wps:txbx>
                                                            <w:txbxContent>
                                                              <w:p w14:paraId="0FC1E619" w14:textId="77777777" w:rsidR="006B51B8" w:rsidRDefault="006B51B8">
                                                                <w:pPr>
                                                                  <w:spacing w:line="0" w:lineRule="atLeast"/>
                                                                  <w:rPr>
                                                                    <w:sz w:val="15"/>
                                                                  </w:rPr>
                                                                </w:pPr>
                                                                <w:r>
                                                                  <w:rPr>
                                                                    <w:rFonts w:hint="eastAsia"/>
                                                                    <w:sz w:val="15"/>
                                                                  </w:rPr>
                                                                  <w:t>内存</w:t>
                                                                </w:r>
                                                                <w:r>
                                                                  <w:rPr>
                                                                    <w:rFonts w:hint="eastAsia"/>
                                                                    <w:sz w:val="15"/>
                                                                  </w:rPr>
                                                                  <w:t>(</w:t>
                                                                </w:r>
                                                                <w:r>
                                                                  <w:rPr>
                                                                    <w:rFonts w:hint="eastAsia"/>
                                                                    <w:sz w:val="15"/>
                                                                  </w:rPr>
                                                                  <w:t>用户区</w:t>
                                                                </w:r>
                                                                <w:r>
                                                                  <w:rPr>
                                                                    <w:rFonts w:hint="eastAsia"/>
                                                                    <w:sz w:val="15"/>
                                                                  </w:rPr>
                                                                  <w:t>)</w:t>
                                                                </w:r>
                                                              </w:p>
                                                            </w:txbxContent>
                                                          </wps:txbx>
                                                          <wps:bodyPr rot="0" vert="horz" wrap="square" lIns="91440" tIns="45720" rIns="91440" bIns="45720" anchor="t" anchorCtr="0" upright="1">
                                                            <a:noAutofit/>
                                                          </wps:bodyPr>
                                                        </wps:wsp>
                                                      </wpg:grpSp>
                                                    </wpg:grpSp>
                                                    <wps:wsp>
                                                      <wps:cNvPr id="339" name="直线 501"/>
                                                      <wps:cNvCnPr>
                                                        <a:cxnSpLocks noChangeShapeType="1"/>
                                                      </wps:cNvCnPr>
                                                      <wps:spPr bwMode="auto">
                                                        <a:xfrm flipV="1">
                                                          <a:off x="8085" y="6349"/>
                                                          <a:ext cx="0" cy="4872"/>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340" name="组合 565"/>
                                                      <wpg:cNvGrpSpPr>
                                                        <a:grpSpLocks/>
                                                      </wpg:cNvGrpSpPr>
                                                      <wpg:grpSpPr bwMode="auto">
                                                        <a:xfrm>
                                                          <a:off x="4532" y="6904"/>
                                                          <a:ext cx="3366" cy="3703"/>
                                                          <a:chOff x="4519" y="2097"/>
                                                          <a:chExt cx="3366" cy="3703"/>
                                                        </a:xfrm>
                                                      </wpg:grpSpPr>
                                                      <wps:wsp>
                                                        <wps:cNvPr id="341" name="文本框 540"/>
                                                        <wps:cNvSpPr txBox="1">
                                                          <a:spLocks noChangeArrowheads="1"/>
                                                        </wps:cNvSpPr>
                                                        <wps:spPr bwMode="auto">
                                                          <a:xfrm>
                                                            <a:off x="5926" y="2468"/>
                                                            <a:ext cx="837" cy="571"/>
                                                          </a:xfrm>
                                                          <a:prstGeom prst="rect">
                                                            <a:avLst/>
                                                          </a:prstGeom>
                                                          <a:solidFill>
                                                            <a:srgbClr val="FFFFFF"/>
                                                          </a:solidFill>
                                                          <a:ln w="9525" cmpd="sng">
                                                            <a:solidFill>
                                                              <a:srgbClr val="FFFFFF"/>
                                                            </a:solidFill>
                                                            <a:miter lim="800000"/>
                                                            <a:headEnd/>
                                                            <a:tailEnd/>
                                                          </a:ln>
                                                        </wps:spPr>
                                                        <wps:txbx>
                                                          <w:txbxContent>
                                                            <w:p w14:paraId="00EB0170" w14:textId="77777777" w:rsidR="006B51B8" w:rsidRDefault="006B51B8">
                                                              <w:pPr>
                                                                <w:spacing w:line="0" w:lineRule="atLeast"/>
                                                                <w:rPr>
                                                                  <w:sz w:val="15"/>
                                                                </w:rPr>
                                                              </w:pPr>
                                                              <w:r>
                                                                <w:rPr>
                                                                  <w:rFonts w:ascii="宋体" w:hAnsi="宋体" w:hint="eastAsia"/>
                                                                  <w:sz w:val="15"/>
                                                                </w:rPr>
                                                                <w:t>⑥装入</w:t>
                                                              </w:r>
                                                              <w:r>
                                                                <w:rPr>
                                                                  <w:rFonts w:hint="eastAsia"/>
                                                                  <w:sz w:val="15"/>
                                                                </w:rPr>
                                                                <w:t>快表</w:t>
                                                              </w:r>
                                                            </w:p>
                                                          </w:txbxContent>
                                                        </wps:txbx>
                                                        <wps:bodyPr rot="0" vert="horz" wrap="square" lIns="91440" tIns="45720" rIns="91440" bIns="45720" anchor="t" anchorCtr="0" upright="1">
                                                          <a:noAutofit/>
                                                        </wps:bodyPr>
                                                      </wps:wsp>
                                                      <wps:wsp>
                                                        <wps:cNvPr id="342" name="直线 481"/>
                                                        <wps:cNvCnPr>
                                                          <a:cxnSpLocks noChangeShapeType="1"/>
                                                        </wps:cNvCnPr>
                                                        <wps:spPr bwMode="auto">
                                                          <a:xfrm>
                                                            <a:off x="5454" y="4134"/>
                                                            <a:ext cx="935" cy="1111"/>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43" name="直线 483"/>
                                                        <wps:cNvCnPr>
                                                          <a:cxnSpLocks noChangeShapeType="1"/>
                                                        </wps:cNvCnPr>
                                                        <wps:spPr bwMode="auto">
                                                          <a:xfrm flipV="1">
                                                            <a:off x="6576" y="4689"/>
                                                            <a:ext cx="0" cy="556"/>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4" name="直线 486"/>
                                                        <wps:cNvCnPr>
                                                          <a:cxnSpLocks noChangeShapeType="1"/>
                                                        </wps:cNvCnPr>
                                                        <wps:spPr bwMode="auto">
                                                          <a:xfrm flipV="1">
                                                            <a:off x="7324" y="4689"/>
                                                            <a:ext cx="0" cy="111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5" name="直线 489"/>
                                                        <wps:cNvCnPr>
                                                          <a:cxnSpLocks noChangeShapeType="1"/>
                                                        </wps:cNvCnPr>
                                                        <wps:spPr bwMode="auto">
                                                          <a:xfrm flipV="1">
                                                            <a:off x="6763" y="4689"/>
                                                            <a:ext cx="0" cy="926"/>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6" name="直线 490"/>
                                                        <wps:cNvCnPr>
                                                          <a:cxnSpLocks noChangeShapeType="1"/>
                                                        </wps:cNvCnPr>
                                                        <wps:spPr bwMode="auto">
                                                          <a:xfrm flipH="1">
                                                            <a:off x="5828" y="3023"/>
                                                            <a:ext cx="374"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7" name="直线 514"/>
                                                        <wps:cNvCnPr>
                                                          <a:cxnSpLocks noChangeShapeType="1"/>
                                                        </wps:cNvCnPr>
                                                        <wps:spPr bwMode="auto">
                                                          <a:xfrm>
                                                            <a:off x="5454" y="3579"/>
                                                            <a:ext cx="0" cy="555"/>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48" name="直线 517"/>
                                                        <wps:cNvCnPr>
                                                          <a:cxnSpLocks noChangeShapeType="1"/>
                                                        </wps:cNvCnPr>
                                                        <wps:spPr bwMode="auto">
                                                          <a:xfrm flipH="1">
                                                            <a:off x="4519" y="4134"/>
                                                            <a:ext cx="935" cy="129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49" name="直线 518"/>
                                                        <wps:cNvCnPr>
                                                          <a:cxnSpLocks noChangeShapeType="1"/>
                                                        </wps:cNvCnPr>
                                                        <wps:spPr bwMode="auto">
                                                          <a:xfrm>
                                                            <a:off x="4519" y="3393"/>
                                                            <a:ext cx="2057" cy="2407"/>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0" name="文本框 547"/>
                                                        <wps:cNvSpPr txBox="1">
                                                          <a:spLocks noChangeArrowheads="1"/>
                                                        </wps:cNvSpPr>
                                                        <wps:spPr bwMode="auto">
                                                          <a:xfrm>
                                                            <a:off x="6576" y="3949"/>
                                                            <a:ext cx="1122" cy="370"/>
                                                          </a:xfrm>
                                                          <a:prstGeom prst="rect">
                                                            <a:avLst/>
                                                          </a:prstGeom>
                                                          <a:solidFill>
                                                            <a:srgbClr val="FFFFFF"/>
                                                          </a:solidFill>
                                                          <a:ln w="9525" cmpd="sng">
                                                            <a:solidFill>
                                                              <a:srgbClr val="FFFFFF"/>
                                                            </a:solidFill>
                                                            <a:miter lim="800000"/>
                                                            <a:headEnd/>
                                                            <a:tailEnd/>
                                                          </a:ln>
                                                        </wps:spPr>
                                                        <wps:txbx>
                                                          <w:txbxContent>
                                                            <w:p w14:paraId="4986938E" w14:textId="77777777" w:rsidR="006B51B8" w:rsidRDefault="006B51B8">
                                                              <w:pPr>
                                                                <w:spacing w:line="0" w:lineRule="atLeast"/>
                                                                <w:rPr>
                                                                  <w:sz w:val="15"/>
                                                                </w:rPr>
                                                              </w:pPr>
                                                              <w:r>
                                                                <w:rPr>
                                                                  <w:rFonts w:hint="eastAsia"/>
                                                                  <w:sz w:val="15"/>
                                                                </w:rPr>
                                                                <w:t>物理地址</w:t>
                                                              </w:r>
                                                            </w:p>
                                                          </w:txbxContent>
                                                        </wps:txbx>
                                                        <wps:bodyPr rot="0" vert="horz" wrap="square" lIns="91440" tIns="45720" rIns="91440" bIns="45720" anchor="t" anchorCtr="0" upright="1">
                                                          <a:noAutofit/>
                                                        </wps:bodyPr>
                                                      </wps:wsp>
                                                      <wps:wsp>
                                                        <wps:cNvPr id="351" name="文本框 548"/>
                                                        <wps:cNvSpPr txBox="1">
                                                          <a:spLocks noChangeArrowheads="1"/>
                                                        </wps:cNvSpPr>
                                                        <wps:spPr bwMode="auto">
                                                          <a:xfrm>
                                                            <a:off x="6389" y="4319"/>
                                                            <a:ext cx="1496" cy="370"/>
                                                          </a:xfrm>
                                                          <a:prstGeom prst="rect">
                                                            <a:avLst/>
                                                          </a:prstGeom>
                                                          <a:solidFill>
                                                            <a:srgbClr val="FFFFFF"/>
                                                          </a:solidFill>
                                                          <a:ln w="9525" cmpd="sng">
                                                            <a:solidFill>
                                                              <a:srgbClr val="000000"/>
                                                            </a:solidFill>
                                                            <a:miter lim="800000"/>
                                                            <a:headEnd/>
                                                            <a:tailEnd/>
                                                          </a:ln>
                                                        </wps:spPr>
                                                        <wps:txbx>
                                                          <w:txbxContent>
                                                            <w:p w14:paraId="4AD8A0EA" w14:textId="77777777" w:rsidR="006B51B8" w:rsidRDefault="006B51B8">
                                                              <w:pPr>
                                                                <w:spacing w:line="0" w:lineRule="atLeast"/>
                                                                <w:rPr>
                                                                  <w:sz w:val="15"/>
                                                                </w:rPr>
                                                              </w:pPr>
                                                              <w:r>
                                                                <w:rPr>
                                                                  <w:rFonts w:hint="eastAsia"/>
                                                                  <w:sz w:val="15"/>
                                                                </w:rPr>
                                                                <w:t>页框</w:t>
                                                              </w:r>
                                                              <w:r>
                                                                <w:rPr>
                                                                  <w:rFonts w:hint="eastAsia"/>
                                                                  <w:sz w:val="15"/>
                                                                </w:rPr>
                                                                <w:t xml:space="preserve">   </w:t>
                                                              </w:r>
                                                              <w:r>
                                                                <w:rPr>
                                                                  <w:rFonts w:hint="eastAsia"/>
                                                                  <w:sz w:val="15"/>
                                                                  <w:lang w:eastAsia="zh-CN"/>
                                                                </w:rPr>
                                                                <w:t xml:space="preserve">     </w:t>
                                                              </w:r>
                                                              <w:r>
                                                                <w:rPr>
                                                                  <w:rFonts w:hint="eastAsia"/>
                                                                  <w:sz w:val="15"/>
                                                                </w:rPr>
                                                                <w:t>页内地址</w:t>
                                                              </w:r>
                                                            </w:p>
                                                          </w:txbxContent>
                                                        </wps:txbx>
                                                        <wps:bodyPr rot="0" vert="horz" wrap="square" lIns="91440" tIns="45720" rIns="91440" bIns="45720" anchor="t" anchorCtr="0" upright="1">
                                                          <a:noAutofit/>
                                                        </wps:bodyPr>
                                                      </wps:wsp>
                                                      <wps:wsp>
                                                        <wps:cNvPr id="352" name="文本框 470"/>
                                                        <wps:cNvSpPr txBox="1">
                                                          <a:spLocks noChangeArrowheads="1"/>
                                                        </wps:cNvSpPr>
                                                        <wps:spPr bwMode="auto">
                                                          <a:xfrm>
                                                            <a:off x="5080" y="2097"/>
                                                            <a:ext cx="748" cy="371"/>
                                                          </a:xfrm>
                                                          <a:prstGeom prst="rect">
                                                            <a:avLst/>
                                                          </a:prstGeom>
                                                          <a:solidFill>
                                                            <a:srgbClr val="FFFFFF"/>
                                                          </a:solidFill>
                                                          <a:ln w="9525" cmpd="sng">
                                                            <a:solidFill>
                                                              <a:srgbClr val="FFFFFF"/>
                                                            </a:solidFill>
                                                            <a:miter lim="800000"/>
                                                            <a:headEnd/>
                                                            <a:tailEnd/>
                                                          </a:ln>
                                                        </wps:spPr>
                                                        <wps:txbx>
                                                          <w:txbxContent>
                                                            <w:p w14:paraId="2AE5D43D" w14:textId="77777777" w:rsidR="006B51B8" w:rsidRDefault="006B51B8">
                                                              <w:pPr>
                                                                <w:spacing w:line="0" w:lineRule="atLeast"/>
                                                                <w:rPr>
                                                                  <w:sz w:val="15"/>
                                                                </w:rPr>
                                                              </w:pPr>
                                                              <w:r>
                                                                <w:rPr>
                                                                  <w:rFonts w:hint="eastAsia"/>
                                                                  <w:sz w:val="15"/>
                                                                </w:rPr>
                                                                <w:t>快表</w:t>
                                                              </w:r>
                                                            </w:p>
                                                          </w:txbxContent>
                                                        </wps:txbx>
                                                        <wps:bodyPr rot="0" vert="horz" wrap="square" lIns="91440" tIns="45720" rIns="91440" bIns="45720" anchor="t" anchorCtr="0" upright="1">
                                                          <a:noAutofit/>
                                                        </wps:bodyPr>
                                                      </wps:wsp>
                                                      <wpg:grpSp>
                                                        <wpg:cNvPr id="353" name="组合 506"/>
                                                        <wpg:cNvGrpSpPr>
                                                          <a:grpSpLocks/>
                                                        </wpg:cNvGrpSpPr>
                                                        <wpg:grpSpPr bwMode="auto">
                                                          <a:xfrm>
                                                            <a:off x="5080" y="2468"/>
                                                            <a:ext cx="748" cy="1111"/>
                                                            <a:chOff x="6300" y="2376"/>
                                                            <a:chExt cx="720" cy="936"/>
                                                          </a:xfrm>
                                                        </wpg:grpSpPr>
                                                        <wps:wsp>
                                                          <wps:cNvPr id="354" name="文本框 507"/>
                                                          <wps:cNvSpPr txBox="1">
                                                            <a:spLocks noChangeArrowheads="1"/>
                                                          </wps:cNvSpPr>
                                                          <wps:spPr bwMode="auto">
                                                            <a:xfrm>
                                                              <a:off x="6300" y="2376"/>
                                                              <a:ext cx="720" cy="936"/>
                                                            </a:xfrm>
                                                            <a:prstGeom prst="rect">
                                                              <a:avLst/>
                                                            </a:prstGeom>
                                                            <a:solidFill>
                                                              <a:srgbClr val="FFFFFF"/>
                                                            </a:solidFill>
                                                            <a:ln w="9525" cmpd="sng">
                                                              <a:solidFill>
                                                                <a:srgbClr val="000000"/>
                                                              </a:solidFill>
                                                              <a:miter lim="800000"/>
                                                              <a:headEnd/>
                                                              <a:tailEnd/>
                                                            </a:ln>
                                                          </wps:spPr>
                                                          <wps:txbx>
                                                            <w:txbxContent>
                                                              <w:p w14:paraId="3A853067" w14:textId="77777777" w:rsidR="006B51B8" w:rsidRDefault="006B51B8">
                                                                <w:pPr>
                                                                  <w:spacing w:line="0" w:lineRule="atLeast"/>
                                                                  <w:rPr>
                                                                    <w:sz w:val="15"/>
                                                                  </w:rPr>
                                                                </w:pPr>
                                                              </w:p>
                                                            </w:txbxContent>
                                                          </wps:txbx>
                                                          <wps:bodyPr rot="0" vert="horz" wrap="square" lIns="91440" tIns="45720" rIns="91440" bIns="45720" anchor="t" anchorCtr="0" upright="1">
                                                            <a:noAutofit/>
                                                          </wps:bodyPr>
                                                        </wps:wsp>
                                                        <wps:wsp>
                                                          <wps:cNvPr id="355" name="直线 508"/>
                                                          <wps:cNvCnPr>
                                                            <a:cxnSpLocks noChangeShapeType="1"/>
                                                          </wps:cNvCnPr>
                                                          <wps:spPr bwMode="auto">
                                                            <a:xfrm>
                                                              <a:off x="6300" y="2532"/>
                                                              <a:ext cx="7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6" name="直线 509"/>
                                                          <wps:cNvCnPr>
                                                            <a:cxnSpLocks noChangeShapeType="1"/>
                                                          </wps:cNvCnPr>
                                                          <wps:spPr bwMode="auto">
                                                            <a:xfrm>
                                                              <a:off x="6300" y="2688"/>
                                                              <a:ext cx="7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7" name="直线 510"/>
                                                          <wps:cNvCnPr>
                                                            <a:cxnSpLocks noChangeShapeType="1"/>
                                                          </wps:cNvCnPr>
                                                          <wps:spPr bwMode="auto">
                                                            <a:xfrm>
                                                              <a:off x="6300" y="2844"/>
                                                              <a:ext cx="7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8" name="直线 511"/>
                                                          <wps:cNvCnPr>
                                                            <a:cxnSpLocks noChangeShapeType="1"/>
                                                          </wps:cNvCnPr>
                                                          <wps:spPr bwMode="auto">
                                                            <a:xfrm>
                                                              <a:off x="6300" y="3000"/>
                                                              <a:ext cx="7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9" name="直线 512"/>
                                                          <wps:cNvCnPr>
                                                            <a:cxnSpLocks noChangeShapeType="1"/>
                                                          </wps:cNvCnPr>
                                                          <wps:spPr bwMode="auto">
                                                            <a:xfrm>
                                                              <a:off x="6660" y="2376"/>
                                                              <a:ext cx="0" cy="93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60" name="直线 556"/>
                                                      <wps:cNvCnPr>
                                                        <a:cxnSpLocks noChangeShapeType="1"/>
                                                      </wps:cNvCnPr>
                                                      <wps:spPr bwMode="auto">
                                                        <a:xfrm>
                                                          <a:off x="4332" y="11271"/>
                                                          <a:ext cx="3753" cy="40"/>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61" name="直线 516"/>
                                                      <wps:cNvCnPr>
                                                        <a:cxnSpLocks noChangeShapeType="1"/>
                                                      </wps:cNvCnPr>
                                                      <wps:spPr bwMode="auto">
                                                        <a:xfrm>
                                                          <a:off x="4332" y="9176"/>
                                                          <a:ext cx="0" cy="2095"/>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362" name="直线 544"/>
                                                    <wps:cNvCnPr>
                                                      <a:cxnSpLocks noChangeShapeType="1"/>
                                                    </wps:cNvCnPr>
                                                    <wps:spPr bwMode="auto">
                                                      <a:xfrm flipV="1">
                                                        <a:off x="6202" y="7856"/>
                                                        <a:ext cx="0" cy="259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63" name="直线 536"/>
                                                  <wps:cNvCnPr>
                                                    <a:cxnSpLocks noChangeShapeType="1"/>
                                                  </wps:cNvCnPr>
                                                  <wps:spPr bwMode="auto">
                                                    <a:xfrm>
                                                      <a:off x="2662" y="7484"/>
                                                      <a:ext cx="0" cy="296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64" name="直线 479"/>
                                                  <wps:cNvCnPr>
                                                    <a:cxnSpLocks noChangeShapeType="1"/>
                                                  </wps:cNvCnPr>
                                                  <wps:spPr bwMode="auto">
                                                    <a:xfrm>
                                                      <a:off x="2849" y="10076"/>
                                                      <a:ext cx="374"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65" name="直线 538"/>
                                                <wps:cNvCnPr>
                                                  <a:cxnSpLocks noChangeShapeType="1"/>
                                                </wps:cNvCnPr>
                                                <wps:spPr bwMode="auto">
                                                  <a:xfrm>
                                                    <a:off x="3410" y="8211"/>
                                                    <a:ext cx="1122"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66" name="直线 549"/>
                                            <wps:cNvCnPr>
                                              <a:cxnSpLocks noChangeShapeType="1"/>
                                            </wps:cNvCnPr>
                                            <wps:spPr bwMode="auto">
                                              <a:xfrm>
                                                <a:off x="6950" y="9150"/>
                                                <a:ext cx="0" cy="37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67" name="直线 520"/>
                                            <wps:cNvCnPr>
                                              <a:cxnSpLocks noChangeShapeType="1"/>
                                            </wps:cNvCnPr>
                                            <wps:spPr bwMode="auto">
                                              <a:xfrm>
                                                <a:off x="5080" y="10459"/>
                                                <a:ext cx="1683"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124AA818" id="组合 822" o:spid="_x0000_s1158" style="position:absolute;margin-left:-2.1pt;margin-top:.6pt;width:458.15pt;height:290.45pt;z-index:251680256;mso-position-horizontal-relative:text;mso-position-vertical-relative:text" coordorigin="418,5956" coordsize="9163,5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">
                <v:line id="直线 496" o:spid="_x0000_s1159" style="position:absolute;visibility:visible;mso-wrap-style:square" from="7911,9077" to="8472,9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">
                  <v:stroke endarrow="block"/>
                </v:line>
                <v:group id="组合 821" o:spid="_x0000_s1160" style="position:absolute;left:418;top:5956;width:9163;height:5809" coordorigin="418,6151" coordsize="9163,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shape id="文本框 473" o:spid="_x0000_s1161" type="#_x0000_t202" style="position:absolute;left:1714;top:9891;width:7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" strokecolor="white">
                    <v:textbox>
                      <w:txbxContent>
                        <w:p w14:paraId="248662A4" w14:textId="77777777" w:rsidR="006B51B8" w:rsidRDefault="006B51B8">
                          <w:pPr>
                            <w:spacing w:line="0" w:lineRule="atLeast"/>
                            <w:rPr>
                              <w:sz w:val="15"/>
                            </w:rPr>
                          </w:pPr>
                          <w:r>
                            <w:rPr>
                              <w:rFonts w:hint="eastAsia"/>
                              <w:sz w:val="15"/>
                              <w:lang w:eastAsia="zh-CN"/>
                            </w:rPr>
                            <w:t>外</w:t>
                          </w:r>
                          <w:r>
                            <w:rPr>
                              <w:rFonts w:hint="eastAsia"/>
                              <w:sz w:val="15"/>
                            </w:rPr>
                            <w:t>存</w:t>
                          </w:r>
                        </w:p>
                      </w:txbxContent>
                    </v:textbox>
                  </v:shape>
                  <v:group id="组合 820" o:spid="_x0000_s1162" style="position:absolute;left:418;top:6151;width:9163;height:5809" coordorigin="418,6164" coordsize="9163,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line id="直线 485" o:spid="_x0000_s1163" style="position:absolute;visibility:visible;mso-wrap-style:square" from="6576,10633" to="7324,10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v:group id="组合 819" o:spid="_x0000_s1164" style="position:absolute;left:418;top:6164;width:9163;height:5809" coordorigin="418,6164" coordsize="9163,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line id="直线 482" o:spid="_x0000_s1165" style="position:absolute;visibility:visible;mso-wrap-style:square" from="6389,10078" to="6576,10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v:group id="组合 818" o:spid="_x0000_s1166" style="position:absolute;left:418;top:6164;width:9163;height:5809" coordorigin="418,6164" coordsize="9163,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文本框 504" o:spid="_x0000_s1167" type="#_x0000_t202" style="position:absolute;left:4085;top:7484;width:93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" strokecolor="white">
                          <v:textbox>
                            <w:txbxContent>
                              <w:p w14:paraId="06F16EDC" w14:textId="77777777" w:rsidR="006B51B8" w:rsidRDefault="006B51B8">
                                <w:pPr>
                                  <w:spacing w:line="0" w:lineRule="atLeast"/>
                                  <w:rPr>
                                    <w:sz w:val="15"/>
                                  </w:rPr>
                                </w:pPr>
                                <w:r>
                                  <w:rPr>
                                    <w:rFonts w:ascii="宋体" w:hAnsi="宋体" w:hint="eastAsia"/>
                                    <w:sz w:val="15"/>
                                  </w:rPr>
                                  <w:t>②查快表</w:t>
                                </w:r>
                              </w:p>
                            </w:txbxContent>
                          </v:textbox>
                        </v:shape>
                        <v:group id="组合 817" o:spid="_x0000_s1168" style="position:absolute;left:418;top:6164;width:9163;height:5809" coordorigin="418,6164" coordsize="9163,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line id="直线 522" o:spid="_x0000_s1169" style="position:absolute;visibility:visible;mso-wrap-style:square" from="5080,11004" to="5641,1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v:line id="直线 491" o:spid="_x0000_s1170" style="position:absolute;visibility:visible;mso-wrap-style:square" from="5641,11004" to="5641,11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">
                            <v:stroke endarrow="block"/>
                          </v:line>
                          <v:group id="组合 816" o:spid="_x0000_s1171" style="position:absolute;left:418;top:6164;width:9163;height:5809" coordorigin="405,6177" coordsize="9163,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文本框 521" o:spid="_x0000_s1172" type="#_x0000_t202" style="position:absolute;left:4893;top:10618;width:130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" strokecolor="white">
                              <v:textbox>
                                <w:txbxContent>
                                  <w:p w14:paraId="04426A18" w14:textId="77777777" w:rsidR="006B51B8" w:rsidRDefault="006B51B8">
                                    <w:pPr>
                                      <w:spacing w:line="0" w:lineRule="atLeast"/>
                                      <w:rPr>
                                        <w:sz w:val="15"/>
                                      </w:rPr>
                                    </w:pPr>
                                    <w:r>
                                      <w:rPr>
                                        <w:rFonts w:ascii="宋体" w:hAnsi="宋体" w:hint="eastAsia"/>
                                        <w:sz w:val="15"/>
                                      </w:rPr>
                                      <w:t>⑦发缺页中断</w:t>
                                    </w:r>
                                  </w:p>
                                </w:txbxContent>
                              </v:textbox>
                            </v:shape>
                            <v:group id="组合 815" o:spid="_x0000_s1173" style="position:absolute;left:405;top:6177;width:9163;height:5809" coordorigin="405,6177" coordsize="9163,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文本框 492" o:spid="_x0000_s1174" type="#_x0000_t202" style="position:absolute;left:5080;top:11615;width:130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">
                                <v:textbox>
                                  <w:txbxContent>
                                    <w:p w14:paraId="531395CC" w14:textId="77777777" w:rsidR="006B51B8" w:rsidRDefault="006B51B8">
                                      <w:pPr>
                                        <w:spacing w:line="0" w:lineRule="atLeast"/>
                                        <w:rPr>
                                          <w:sz w:val="15"/>
                                        </w:rPr>
                                      </w:pPr>
                                      <w:r>
                                        <w:rPr>
                                          <w:rFonts w:hint="eastAsia"/>
                                          <w:sz w:val="15"/>
                                        </w:rPr>
                                        <w:t>缺页中断处理</w:t>
                                      </w:r>
                                    </w:p>
                                  </w:txbxContent>
                                </v:textbox>
                              </v:shape>
                              <v:group id="组合 814" o:spid="_x0000_s1175" style="position:absolute;left:405;top:6177;width:9163;height:5696" coordorigin="405,6177" coordsize="9163,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文本框 545" o:spid="_x0000_s1176" type="#_x0000_t202" style="position:absolute;left:3771;top:6545;width:1683;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" strokecolor="white">
                                  <v:textbox>
                                    <w:txbxContent>
                                      <w:p w14:paraId="4A1142B9" w14:textId="77777777" w:rsidR="006B51B8" w:rsidRDefault="006B51B8">
                                        <w:pPr>
                                          <w:spacing w:line="0" w:lineRule="atLeast"/>
                                          <w:rPr>
                                            <w:sz w:val="15"/>
                                          </w:rPr>
                                        </w:pPr>
                                        <w:r>
                                          <w:rPr>
                                            <w:rFonts w:hint="eastAsia"/>
                                            <w:sz w:val="15"/>
                                          </w:rPr>
                                          <w:t>进程切换时装入</w:t>
                                        </w:r>
                                      </w:p>
                                    </w:txbxContent>
                                  </v:textbox>
                                </v:shape>
                                <v:group id="组合 813" o:spid="_x0000_s1177" style="position:absolute;left:405;top:6177;width:9163;height:5696" coordorigin="405,6177" coordsize="9163,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line id="直线 484" o:spid="_x0000_s1178" style="position:absolute;flip:x;visibility:visible;mso-wrap-style:square" from="3958,10261" to="4519,10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">
                                    <v:stroke endarrow="block"/>
                                  </v:line>
                                  <v:line id="直线 487" o:spid="_x0000_s1179" style="position:absolute;visibility:visible;mso-wrap-style:square" from="3958,10817" to="4706,10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"/>
                                  <v:group id="组合 812" o:spid="_x0000_s1180" style="position:absolute;left:405;top:6177;width:9163;height:5696" coordorigin="405,6164" coordsize="9163,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group id="组合 811" o:spid="_x0000_s1181" style="position:absolute;left:405;top:6164;width:9163;height:5696" coordorigin="418,6151" coordsize="9163,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line id="直线 475" o:spid="_x0000_s1182" style="position:absolute;visibility:visible;mso-wrap-style:square" from="2275,10605" to="3210,10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shape id="文本框 519" o:spid="_x0000_s1183" type="#_x0000_t202" style="position:absolute;left:4893;top:10063;width:112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" strokecolor="white">
                                        <v:textbox>
                                          <w:txbxContent>
                                            <w:p w14:paraId="21F8F621" w14:textId="77777777" w:rsidR="006B51B8" w:rsidRDefault="006B51B8">
                                              <w:pPr>
                                                <w:spacing w:line="0" w:lineRule="atLeast"/>
                                                <w:rPr>
                                                  <w:sz w:val="15"/>
                                                </w:rPr>
                                              </w:pPr>
                                              <w:r>
                                                <w:rPr>
                                                  <w:rFonts w:ascii="宋体" w:hAnsi="宋体" w:hint="eastAsia"/>
                                                  <w:sz w:val="15"/>
                                                </w:rPr>
                                                <w:t>⑤页表命中</w:t>
                                              </w:r>
                                            </w:p>
                                          </w:txbxContent>
                                        </v:textbox>
                                      </v:shape>
                                      <v:shape id="文本框 513" o:spid="_x0000_s1184" type="#_x0000_t202" style="position:absolute;left:5454;top:8582;width:112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" strokecolor="white">
                                        <v:textbox>
                                          <w:txbxContent>
                                            <w:p w14:paraId="14788E42" w14:textId="77777777" w:rsidR="006B51B8" w:rsidRDefault="006B51B8">
                                              <w:pPr>
                                                <w:spacing w:line="0" w:lineRule="atLeast"/>
                                                <w:rPr>
                                                  <w:sz w:val="15"/>
                                                </w:rPr>
                                              </w:pPr>
                                              <w:r>
                                                <w:rPr>
                                                  <w:rFonts w:ascii="宋体" w:hAnsi="宋体" w:hint="eastAsia"/>
                                                  <w:sz w:val="15"/>
                                                </w:rPr>
                                                <w:t>③命中</w:t>
                                              </w:r>
                                            </w:p>
                                          </w:txbxContent>
                                        </v:textbox>
                                      </v:shape>
                                      <v:shape id="文本框 515" o:spid="_x0000_s1185" type="#_x0000_t202" style="position:absolute;left:4332;top:9137;width:112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" strokecolor="white">
                                        <v:textbox>
                                          <w:txbxContent>
                                            <w:p w14:paraId="522C2D75" w14:textId="77777777" w:rsidR="006B51B8" w:rsidRDefault="006B51B8">
                                              <w:pPr>
                                                <w:spacing w:line="0" w:lineRule="atLeast"/>
                                                <w:rPr>
                                                  <w:sz w:val="15"/>
                                                </w:rPr>
                                              </w:pPr>
                                              <w:r>
                                                <w:rPr>
                                                  <w:rFonts w:ascii="宋体" w:hAnsi="宋体" w:hint="eastAsia"/>
                                                  <w:sz w:val="15"/>
                                                </w:rPr>
                                                <w:t>④不命中</w:t>
                                              </w:r>
                                            </w:p>
                                          </w:txbxContent>
                                        </v:textbox>
                                      </v:shape>
                                      <v:group id="组合 810" o:spid="_x0000_s1186" style="position:absolute;left:418;top:6151;width:9163;height:5696" coordorigin="418,6151" coordsize="9163,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group id="组合 809" o:spid="_x0000_s1187" style="position:absolute;left:418;top:6151;width:9163;height:5696" coordorigin="418,6151" coordsize="9163,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line id="直线 476" o:spid="_x0000_s1188" style="position:absolute;visibility:visible;mso-wrap-style:square" from="3597,8965" to="3597,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"/>
                                          <v:line id="直线 477" o:spid="_x0000_s1189" style="position:absolute;visibility:visible;mso-wrap-style:square" from="2849,9335" to="3597,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"/>
                                          <v:line id="直线 478" o:spid="_x0000_s1190" style="position:absolute;visibility:visible;mso-wrap-style:square" from="2849,9335" to="2849,10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"/>
                                          <v:group id="组合 808" o:spid="_x0000_s1191" style="position:absolute;left:418;top:6151;width:9163;height:5696" coordorigin="418,6151" coordsize="9163,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group id="组合 569" o:spid="_x0000_s1192" style="position:absolute;left:418;top:6151;width:4675;height:2799" coordorigin="405,1335" coordsize="4675,2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line id="直线 468" o:spid="_x0000_s1193" style="position:absolute;visibility:visible;mso-wrap-style:square" from="1153,2468" to="1527,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">
                                                <v:stroke endarrow="block"/>
                                              </v:line>
                                              <v:group id="组合 563" o:spid="_x0000_s1194" style="position:absolute;left:405;top:1335;width:4675;height:2799" coordorigin="405,1335" coordsize="4675,2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line id="直线 467" o:spid="_x0000_s1195" style="position:absolute;visibility:visible;mso-wrap-style:square" from="1901,2468" to="2462,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">
                                                  <v:stroke endarrow="block"/>
                                                </v:line>
                                                <v:shape id="文本框 557" o:spid="_x0000_s1196" type="#_x0000_t202" style="position:absolute;left:1415;top:1792;width:640;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" strokecolor="white">
                                                  <v:textbox>
                                                    <w:txbxContent>
                                                      <w:p w14:paraId="2FA00DB9" w14:textId="77777777" w:rsidR="006B51B8" w:rsidRDefault="006B51B8">
                                                        <w:pPr>
                                                          <w:spacing w:line="0" w:lineRule="atLeast"/>
                                                          <w:rPr>
                                                            <w:lang w:eastAsia="zh-CN"/>
                                                          </w:rPr>
                                                        </w:pPr>
                                                        <w:r>
                                                          <w:rPr>
                                                            <w:rFonts w:hint="eastAsia"/>
                                                            <w:lang w:eastAsia="zh-CN"/>
                                                          </w:rPr>
                                                          <w:t>cpu</w:t>
                                                        </w:r>
                                                      </w:p>
                                                    </w:txbxContent>
                                                  </v:textbox>
                                                </v:shape>
                                                <v:shape id="文本框 460" o:spid="_x0000_s1197" type="#_x0000_t202" style="position:absolute;left:405;top:1335;width:93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" strokecolor="white">
                                                  <v:textbox>
                                                    <w:txbxContent>
                                                      <w:p w14:paraId="3FCA3B11" w14:textId="77777777" w:rsidR="006B51B8" w:rsidRDefault="006B51B8">
                                                        <w:pPr>
                                                          <w:spacing w:line="0" w:lineRule="atLeast"/>
                                                          <w:rPr>
                                                            <w:sz w:val="15"/>
                                                          </w:rPr>
                                                        </w:pPr>
                                                        <w:r>
                                                          <w:rPr>
                                                            <w:rFonts w:hint="eastAsia"/>
                                                            <w:sz w:val="15"/>
                                                          </w:rPr>
                                                          <w:t>逻辑空间</w:t>
                                                        </w:r>
                                                      </w:p>
                                                      <w:p w14:paraId="4C48CF2C" w14:textId="77777777" w:rsidR="006B51B8" w:rsidRDefault="006B51B8">
                                                        <w:pPr>
                                                          <w:spacing w:line="0" w:lineRule="atLeast"/>
                                                          <w:rPr>
                                                            <w:sz w:val="15"/>
                                                          </w:rPr>
                                                        </w:pPr>
                                                        <w:r>
                                                          <w:rPr>
                                                            <w:rFonts w:hint="eastAsia"/>
                                                            <w:sz w:val="15"/>
                                                          </w:rPr>
                                                          <w:t>地址</w:t>
                                                        </w:r>
                                                      </w:p>
                                                    </w:txbxContent>
                                                  </v:textbox>
                                                </v:shape>
                                                <v:shape id="文本框 497" o:spid="_x0000_s1198" type="#_x0000_t202" style="position:absolute;left:1527;top:2653;width:112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" strokecolor="white">
                                                  <v:textbox>
                                                    <w:txbxContent>
                                                      <w:p w14:paraId="68CF7D8A" w14:textId="77777777" w:rsidR="006B51B8" w:rsidRDefault="006B51B8">
                                                        <w:pPr>
                                                          <w:spacing w:line="0" w:lineRule="atLeast"/>
                                                          <w:rPr>
                                                            <w:sz w:val="15"/>
                                                          </w:rPr>
                                                        </w:pPr>
                                                        <w:r>
                                                          <w:rPr>
                                                            <w:rFonts w:ascii="宋体" w:hAnsi="宋体" w:hint="eastAsia"/>
                                                            <w:sz w:val="15"/>
                                                          </w:rPr>
                                                          <w:t>①</w:t>
                                                        </w:r>
                                                        <w:r>
                                                          <w:rPr>
                                                            <w:rFonts w:hint="eastAsia"/>
                                                            <w:sz w:val="15"/>
                                                          </w:rPr>
                                                          <w:t>分解地址</w:t>
                                                        </w:r>
                                                      </w:p>
                                                    </w:txbxContent>
                                                  </v:textbox>
                                                </v:shape>
                                                <v:rect id="矩形 550" o:spid="_x0000_s1199" style="position:absolute;left:1527;top:2283;width:37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"/>
                                                <v:group id="组合 561" o:spid="_x0000_s1200" style="position:absolute;left:2462;top:1922;width:2618;height:2212" coordorigin="2462,1922" coordsize="2618,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group id="组合 560" o:spid="_x0000_s1201" style="position:absolute;left:2649;top:3393;width:1870;height:741" coordorigin="2649,3393" coordsize="187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文本框 535" o:spid="_x0000_s1202" type="#_x0000_t202" style="position:absolute;left:2649;top:3393;width:935;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" strokecolor="white">
                                                      <v:textbox>
                                                        <w:txbxContent>
                                                          <w:p w14:paraId="32FD342F" w14:textId="77777777" w:rsidR="006B51B8" w:rsidRDefault="006B51B8">
                                                            <w:pPr>
                                                              <w:spacing w:line="0" w:lineRule="atLeast"/>
                                                              <w:rPr>
                                                                <w:sz w:val="15"/>
                                                              </w:rPr>
                                                            </w:pPr>
                                                            <w:r>
                                                              <w:rPr>
                                                                <w:rFonts w:ascii="宋体" w:hAnsi="宋体" w:hint="eastAsia"/>
                                                                <w:sz w:val="15"/>
                                                              </w:rPr>
                                                              <w:t>④查页表</w:t>
                                                            </w:r>
                                                          </w:p>
                                                        </w:txbxContent>
                                                      </v:textbox>
                                                    </v:shape>
                                                    <v:shape id="文本框 539" o:spid="_x0000_s1203" type="#_x0000_t202" style="position:absolute;left:2836;top:3764;width:1683;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">
                                                      <v:textbox>
                                                        <w:txbxContent>
                                                          <w:p w14:paraId="26C76976" w14:textId="77777777" w:rsidR="006B51B8" w:rsidRDefault="006B51B8">
                                                            <w:pPr>
                                                              <w:spacing w:line="0" w:lineRule="atLeast"/>
                                                              <w:rPr>
                                                                <w:sz w:val="15"/>
                                                              </w:rPr>
                                                            </w:pPr>
                                                            <w:r>
                                                              <w:rPr>
                                                                <w:rFonts w:hint="eastAsia"/>
                                                                <w:sz w:val="15"/>
                                                              </w:rPr>
                                                              <w:t>运行进程页表基址</w:t>
                                                            </w:r>
                                                          </w:p>
                                                        </w:txbxContent>
                                                      </v:textbox>
                                                    </v:shape>
                                                  </v:group>
                                                  <v:shape id="文本框 469" o:spid="_x0000_s1204" type="#_x0000_t202" style="position:absolute;left:2649;top:1922;width:112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" strokecolor="white">
                                                    <v:textbox>
                                                      <w:txbxContent>
                                                        <w:p w14:paraId="7CF667E9" w14:textId="77777777" w:rsidR="006B51B8" w:rsidRDefault="006B51B8">
                                                          <w:pPr>
                                                            <w:spacing w:line="0" w:lineRule="atLeast"/>
                                                            <w:rPr>
                                                              <w:sz w:val="15"/>
                                                            </w:rPr>
                                                          </w:pPr>
                                                          <w:r>
                                                            <w:rPr>
                                                              <w:rFonts w:hint="eastAsia"/>
                                                              <w:sz w:val="15"/>
                                                            </w:rPr>
                                                            <w:t>逻辑地址</w:t>
                                                          </w:r>
                                                        </w:p>
                                                      </w:txbxContent>
                                                    </v:textbox>
                                                  </v:shape>
                                                  <v:line id="直线 471" o:spid="_x0000_s1205" style="position:absolute;visibility:visible;mso-wrap-style:square" from="2836,2653" to="2836,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"/>
                                                  <v:line id="直线 505" o:spid="_x0000_s1206" style="position:absolute;visibility:visible;mso-wrap-style:square" from="2836,3023" to="5080,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直线 537" o:spid="_x0000_s1207" style="position:absolute;visibility:visible;mso-wrap-style:square" from="3397,2653" to="3397,3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"/>
                                                  <v:line id="直线 546" o:spid="_x0000_s1208" style="position:absolute;visibility:visible;mso-wrap-style:square" from="4145,2097" to="4145,3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">
                                                    <v:stroke endarrow="block"/>
                                                  </v:line>
                                                  <v:shape id="文本框 551" o:spid="_x0000_s1209" type="#_x0000_t202" style="position:absolute;left:2462;top:2283;width:1496;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">
                                                    <v:textbox>
                                                      <w:txbxContent>
                                                        <w:p w14:paraId="75D699FA" w14:textId="77777777" w:rsidR="006B51B8" w:rsidRDefault="006B51B8">
                                                          <w:pPr>
                                                            <w:spacing w:line="0" w:lineRule="atLeast"/>
                                                            <w:rPr>
                                                              <w:sz w:val="15"/>
                                                            </w:rPr>
                                                          </w:pPr>
                                                          <w:r>
                                                            <w:rPr>
                                                              <w:rFonts w:hint="eastAsia"/>
                                                              <w:sz w:val="15"/>
                                                            </w:rPr>
                                                            <w:t>页号</w:t>
                                                          </w:r>
                                                          <w:r>
                                                            <w:rPr>
                                                              <w:rFonts w:hint="eastAsia"/>
                                                              <w:sz w:val="15"/>
                                                            </w:rPr>
                                                            <w:t xml:space="preserve">   </w:t>
                                                          </w:r>
                                                          <w:r>
                                                            <w:rPr>
                                                              <w:rFonts w:hint="eastAsia"/>
                                                              <w:sz w:val="15"/>
                                                              <w:lang w:eastAsia="zh-CN"/>
                                                            </w:rPr>
                                                            <w:t xml:space="preserve">    </w:t>
                                                          </w:r>
                                                          <w:r>
                                                            <w:rPr>
                                                              <w:rFonts w:hint="eastAsia"/>
                                                              <w:sz w:val="15"/>
                                                            </w:rPr>
                                                            <w:t>页内地址</w:t>
                                                          </w:r>
                                                        </w:p>
                                                      </w:txbxContent>
                                                    </v:textbox>
                                                  </v:shape>
                                                </v:group>
                                                <v:rect id="矩形 553" o:spid="_x0000_s1210" style="position:absolute;left:592;top:1727;width:561;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line id="直线 554" o:spid="_x0000_s1211" style="position:absolute;visibility:visible;mso-wrap-style:square" from="592,2283" to="1153,2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g8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5An+z8QjIJd/AAAA//8DAFBLAQItABQABgAIAAAAIQDb4fbL7gAAAIUBAAATAAAAAAAA&#10;AAAAAAAAAAAAAABbQ29udGVudF9UeXBlc10ueG1sUEsBAi0AFAAGAAgAAAAhAFr0LFu/AAAAFQEA&#10;AAsAAAAAAAAAAAAAAAAAHwEAAF9yZWxzLy5yZWxzUEsBAi0AFAAGAAgAAAAhAEQGaDzHAAAA3AAA&#10;AA8AAAAAAAAAAAAAAAAABwIAAGRycy9kb3ducmV2LnhtbFBLBQYAAAAAAwADALcAAAD7AgAAAAA=&#10;"/>
                                                <v:line id="直线 555" o:spid="_x0000_s1212" style="position:absolute;visibility:visible;mso-wrap-style:square" from="592,2653" to="1153,2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2n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5An+z8QjIJd/AAAA//8DAFBLAQItABQABgAIAAAAIQDb4fbL7gAAAIUBAAATAAAAAAAA&#10;AAAAAAAAAAAAAABbQ29udGVudF9UeXBlc10ueG1sUEsBAi0AFAAGAAgAAAAhAFr0LFu/AAAAFQEA&#10;AAsAAAAAAAAAAAAAAAAAHwEAAF9yZWxzLy5yZWxzUEsBAi0AFAAGAAgAAAAhACtKzafHAAAA3AAA&#10;AA8AAAAAAAAAAAAAAAAABwIAAGRycy9kb3ducmV2LnhtbFBLBQYAAAAAAwADALcAAAD7AgAAAAA=&#10;"/>
                                                <v:line id="直线 562" o:spid="_x0000_s1213" style="position:absolute;visibility:visible;mso-wrap-style:square" from="3023,2313" to="3023,2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group>
                                            </v:group>
                                            <v:group id="组合 564" o:spid="_x0000_s1214" style="position:absolute;left:1714;top:9532;width:3366;height:2315" coordorigin="1714,4699" coordsize="3366,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shape id="文本框 472" o:spid="_x0000_s1215" type="#_x0000_t202" style="position:absolute;left:3023;top:4699;width:1309;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" strokecolor="white">
                                                <v:textbox>
                                                  <w:txbxContent>
                                                    <w:p w14:paraId="140784CC" w14:textId="77777777" w:rsidR="006B51B8" w:rsidRDefault="006B51B8">
                                                      <w:pPr>
                                                        <w:spacing w:line="0" w:lineRule="atLeast"/>
                                                        <w:rPr>
                                                          <w:sz w:val="15"/>
                                                          <w:lang w:eastAsia="zh-CN"/>
                                                        </w:rPr>
                                                      </w:pPr>
                                                      <w:r>
                                                        <w:rPr>
                                                          <w:rFonts w:hint="eastAsia"/>
                                                          <w:sz w:val="15"/>
                                                          <w:lang w:eastAsia="zh-CN"/>
                                                        </w:rPr>
                                                        <w:t>内存</w:t>
                                                      </w:r>
                                                      <w:r>
                                                        <w:rPr>
                                                          <w:rFonts w:hint="eastAsia"/>
                                                          <w:sz w:val="15"/>
                                                          <w:lang w:eastAsia="zh-CN"/>
                                                        </w:rPr>
                                                        <w:t>(</w:t>
                                                      </w:r>
                                                      <w:r>
                                                        <w:rPr>
                                                          <w:rFonts w:hint="eastAsia"/>
                                                          <w:sz w:val="15"/>
                                                          <w:lang w:eastAsia="zh-CN"/>
                                                        </w:rPr>
                                                        <w:t>系统区</w:t>
                                                      </w:r>
                                                      <w:r>
                                                        <w:rPr>
                                                          <w:rFonts w:hint="eastAsia"/>
                                                          <w:sz w:val="15"/>
                                                          <w:lang w:eastAsia="zh-CN"/>
                                                        </w:rPr>
                                                        <w:t>)</w:t>
                                                      </w:r>
                                                      <w:r>
                                                        <w:rPr>
                                                          <w:rFonts w:hint="eastAsia"/>
                                                          <w:sz w:val="15"/>
                                                          <w:lang w:eastAsia="zh-CN"/>
                                                        </w:rPr>
                                                        <w:t>运行进程页表</w:t>
                                                      </w:r>
                                                    </w:p>
                                                  </w:txbxContent>
                                                </v:textbox>
                                              </v:shape>
                                              <v:shape id="文本框 524" o:spid="_x0000_s1216" type="#_x0000_t202" style="position:absolute;left:3053;top:6643;width:935;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" strokecolor="white">
                                                <v:textbox>
                                                  <w:txbxContent>
                                                    <w:p w14:paraId="28CD1D28" w14:textId="77777777" w:rsidR="006B51B8" w:rsidRDefault="006B51B8">
                                                      <w:pPr>
                                                        <w:spacing w:line="0" w:lineRule="atLeast"/>
                                                        <w:rPr>
                                                          <w:sz w:val="15"/>
                                                          <w:lang w:eastAsia="zh-CN"/>
                                                        </w:rPr>
                                                      </w:pPr>
                                                      <w:r>
                                                        <w:rPr>
                                                          <w:rFonts w:ascii="宋体" w:hAnsi="宋体" w:hint="eastAsia"/>
                                                          <w:sz w:val="15"/>
                                                        </w:rPr>
                                                        <w:t>⑧调页</w:t>
                                                      </w:r>
                                                    </w:p>
                                                  </w:txbxContent>
                                                </v:textbox>
                                              </v:shape>
                                              <v:shape id="文本框 526" o:spid="_x0000_s1217" type="#_x0000_t202" style="position:absolute;left:2462;top:5838;width:10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" strokecolor="white">
                                                <v:textbox>
                                                  <w:txbxContent>
                                                    <w:p w14:paraId="558421AF" w14:textId="77777777" w:rsidR="006B51B8" w:rsidRDefault="006B51B8">
                                                      <w:pPr>
                                                        <w:spacing w:after="0" w:line="0" w:lineRule="atLeast"/>
                                                        <w:ind w:left="150" w:hangingChars="100" w:hanging="150"/>
                                                        <w:rPr>
                                                          <w:rFonts w:ascii="宋体" w:hAnsi="宋体"/>
                                                          <w:sz w:val="15"/>
                                                          <w:lang w:eastAsia="zh-CN"/>
                                                        </w:rPr>
                                                      </w:pPr>
                                                      <w:r>
                                                        <w:rPr>
                                                          <w:rFonts w:ascii="宋体" w:hAnsi="宋体" w:hint="eastAsia"/>
                                                          <w:sz w:val="15"/>
                                                        </w:rPr>
                                                        <w:t>⑨</w:t>
                                                      </w:r>
                                                      <w:r>
                                                        <w:rPr>
                                                          <w:rFonts w:ascii="宋体" w:hAnsi="宋体" w:hint="eastAsia"/>
                                                          <w:sz w:val="15"/>
                                                          <w:lang w:eastAsia="zh-CN"/>
                                                        </w:rPr>
                                                        <w:t>调</w:t>
                                                      </w:r>
                                                      <w:r>
                                                        <w:rPr>
                                                          <w:rFonts w:ascii="宋体" w:hAnsi="宋体" w:hint="eastAsia"/>
                                                          <w:sz w:val="15"/>
                                                        </w:rPr>
                                                        <w:t>入</w:t>
                                                      </w:r>
                                                      <w:r>
                                                        <w:rPr>
                                                          <w:rFonts w:ascii="宋体" w:hAnsi="宋体" w:hint="eastAsia"/>
                                                          <w:sz w:val="15"/>
                                                          <w:lang w:eastAsia="zh-CN"/>
                                                        </w:rPr>
                                                        <w:t>、</w:t>
                                                      </w:r>
                                                      <w:r>
                                                        <w:rPr>
                                                          <w:rFonts w:ascii="宋体" w:hAnsi="宋体" w:hint="eastAsia"/>
                                                          <w:sz w:val="15"/>
                                                        </w:rPr>
                                                        <w:t>改表</w:t>
                                                      </w:r>
                                                    </w:p>
                                                  </w:txbxContent>
                                                </v:textbox>
                                              </v:shape>
                                              <v:line id="直线 474" o:spid="_x0000_s1218" style="position:absolute;visibility:visible;mso-wrap-style:square" from="2649,5615" to="3210,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">
                                                <v:stroke endarrow="block"/>
                                              </v:line>
                                              <v:line id="直线 493" o:spid="_x0000_s1219" style="position:absolute;flip:y;visibility:visible;mso-wrap-style:square" from="1901,6171" to="1901,6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">
                                                <v:stroke endarrow="block"/>
                                              </v:line>
                                              <v:line id="直线 525" o:spid="_x0000_s1220" style="position:absolute;visibility:visible;mso-wrap-style:square" from="1901,6969" to="5080,6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自选图形 527" o:spid="_x0000_s1221" type="#_x0000_t22" style="position:absolute;left:1714;top:5430;width:561;height: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"/>
                                              <v:group id="组合 528" o:spid="_x0000_s1222" style="position:absolute;left:3210;top:5245;width:748;height:1111" coordorigin="6300,2376" coordsize="72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shape id="文本框 529" o:spid="_x0000_s1223" type="#_x0000_t202" style="position:absolute;left:6300;top:2376;width:72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">
                                                  <v:textbox>
                                                    <w:txbxContent>
                                                      <w:p w14:paraId="1923D72D" w14:textId="77777777" w:rsidR="006B51B8" w:rsidRDefault="006B51B8">
                                                        <w:pPr>
                                                          <w:spacing w:line="0" w:lineRule="atLeast"/>
                                                          <w:rPr>
                                                            <w:sz w:val="15"/>
                                                          </w:rPr>
                                                        </w:pPr>
                                                      </w:p>
                                                    </w:txbxContent>
                                                  </v:textbox>
                                                </v:shape>
                                                <v:line id="直线 530" o:spid="_x0000_s1224" style="position:absolute;visibility:visible;mso-wrap-style:square" from="6300,2532" to="7020,2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CWxgAAANwAAAAPAAAAZHJzL2Rvd25yZXYueG1sRI9Ba8JA&#10;FITvgv9heYI33Vghld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MQ1glsYAAADcAAAA&#10;DwAAAAAAAAAAAAAAAAAHAgAAZHJzL2Rvd25yZXYueG1sUEsFBgAAAAADAAMAtwAAAPoCAAAAAA==&#10;"/>
                                                <v:line id="直线 531" o:spid="_x0000_s1225" style="position:absolute;visibility:visible;mso-wrap-style:square" from="6300,2688" to="7020,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"/>
                                                <v:line id="直线 532" o:spid="_x0000_s1226" style="position:absolute;visibility:visible;mso-wrap-style:square" from="6300,2844" to="7020,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"/>
                                                <v:line id="直线 533" o:spid="_x0000_s1227" style="position:absolute;visibility:visible;mso-wrap-style:square" from="6300,3000" to="702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"/>
                                                <v:line id="直线 534" o:spid="_x0000_s1228" style="position:absolute;visibility:visible;mso-wrap-style:square" from="6660,2376" to="666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v:group>
                                            </v:group>
                                            <v:line id="直线 488" o:spid="_x0000_s1229" style="position:absolute;flip:y;visibility:visible;mso-wrap-style:square" from="4706,10433" to="5080,10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ojM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UveQ6/Z9IRkIsfAAAA//8DAFBLAQItABQABgAIAAAAIQDb4fbL7gAAAIUBAAATAAAAAAAA&#10;AAAAAAAAAAAAAABbQ29udGVudF9UeXBlc10ueG1sUEsBAi0AFAAGAAgAAAAhAFr0LFu/AAAAFQEA&#10;AAsAAAAAAAAAAAAAAAAAHwEAAF9yZWxzLy5yZWxzUEsBAi0AFAAGAAgAAAAhADYyiMzHAAAA3AAA&#10;AA8AAAAAAAAAAAAAAAAABwIAAGRycy9kb3ducmV2LnhtbFBLBQYAAAAAAwADALcAAAD7AgAAAAA=&#10;"/>
                                            <v:line id="直线 523" o:spid="_x0000_s1230" style="position:absolute;visibility:visible;mso-wrap-style:square" from="4706,10804" to="5080,10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"/>
                                            <v:group id="组合 807" o:spid="_x0000_s1231" style="position:absolute;left:2101;top:6349;width:7480;height:4962" coordorigin="2101,6349" coordsize="7480,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文本框 498" o:spid="_x0000_s1232" type="#_x0000_t202" style="position:absolute;left:7767;top:8885;width:100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" strokecolor="white">
                                                <v:stroke dashstyle="1 1"/>
                                                <v:textbox>
                                                  <w:txbxContent>
                                                    <w:p w14:paraId="735C643B" w14:textId="77777777" w:rsidR="006B51B8" w:rsidRDefault="006B51B8">
                                                      <w:pPr>
                                                        <w:spacing w:after="0" w:line="0" w:lineRule="atLeast"/>
                                                        <w:rPr>
                                                          <w:sz w:val="18"/>
                                                        </w:rPr>
                                                      </w:pPr>
                                                      <w:r>
                                                        <w:rPr>
                                                          <w:rFonts w:hint="eastAsia"/>
                                                          <w:sz w:val="18"/>
                                                        </w:rPr>
                                                        <w:t>⑽访问</w:t>
                                                      </w:r>
                                                    </w:p>
                                                  </w:txbxContent>
                                                </v:textbox>
                                              </v:shape>
                                              <v:line id="直线 499" o:spid="_x0000_s1233" style="position:absolute;visibility:visible;mso-wrap-style:square" from="2101,6373" to="2101,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">
                                                <v:stroke dashstyle="dash"/>
                                              </v:line>
                                              <v:group id="组合 597" o:spid="_x0000_s1234" style="position:absolute;left:2101;top:6373;width:5984;height:741" coordorigin="2088,1542" coordsize="598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shape id="文本框 503" o:spid="_x0000_s1235" type="#_x0000_t202" style="position:absolute;left:6950;top:1727;width:935;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" strokecolor="white">
                                                  <v:textbox>
                                                    <w:txbxContent>
                                                      <w:p w14:paraId="1390F2A8" w14:textId="77777777" w:rsidR="006B51B8" w:rsidRDefault="006B51B8">
                                                        <w:pPr>
                                                          <w:spacing w:line="0" w:lineRule="atLeast"/>
                                                        </w:pPr>
                                                        <w:r>
                                                          <w:rPr>
                                                            <w:rFonts w:hint="eastAsia"/>
                                                          </w:rPr>
                                                          <w:t>MMU</w:t>
                                                        </w:r>
                                                      </w:p>
                                                    </w:txbxContent>
                                                  </v:textbox>
                                                </v:shape>
                                                <v:line id="直线 502" o:spid="_x0000_s1236" style="position:absolute;visibility:visible;mso-wrap-style:square" from="2088,1542" to="8072,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">
                                                  <v:stroke dashstyle="dash"/>
                                                </v:line>
                                              </v:group>
                                              <v:line id="直线 500" o:spid="_x0000_s1237" style="position:absolute;visibility:visible;mso-wrap-style:square" from="2101,9150" to="4332,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">
                                                <v:stroke dashstyle="dash"/>
                                              </v:line>
                                              <v:group id="组合 806" o:spid="_x0000_s1238" style="position:absolute;left:8272;top:7843;width:1309;height:2154" coordorigin="8272,7843" coordsize="1309,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shape id="文本框 713" o:spid="_x0000_s1239" type="#_x0000_t202" style="position:absolute;left:8376;top:7843;width:11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" filled="f" stroked="f">
                                                  <v:textbox>
                                                    <w:txbxContent>
                                                      <w:p w14:paraId="06A8B73C" w14:textId="77777777" w:rsidR="006B51B8" w:rsidRDefault="006B51B8">
                                                        <w:pPr>
                                                          <w:spacing w:line="0" w:lineRule="atLeast"/>
                                                          <w:rPr>
                                                            <w:sz w:val="15"/>
                                                          </w:rPr>
                                                        </w:pPr>
                                                        <w:r>
                                                          <w:rPr>
                                                            <w:rFonts w:hint="eastAsia"/>
                                                            <w:sz w:val="15"/>
                                                          </w:rPr>
                                                          <w:t>物理空间</w:t>
                                                        </w:r>
                                                      </w:p>
                                                      <w:p w14:paraId="118A38F0" w14:textId="77777777" w:rsidR="006B51B8" w:rsidRDefault="006B51B8">
                                                        <w:pPr>
                                                          <w:rPr>
                                                            <w:sz w:val="15"/>
                                                          </w:rPr>
                                                        </w:pPr>
                                                      </w:p>
                                                    </w:txbxContent>
                                                  </v:textbox>
                                                </v:shape>
                                                <v:group id="组合 805" o:spid="_x0000_s1240" style="position:absolute;left:8272;top:8080;width:1309;height:1917" coordorigin="8272,8080" coordsize="1309,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group id="组合 804" o:spid="_x0000_s1241" style="position:absolute;left:8465;top:8481;width:955;height:1516" coordorigin="8439,9755" coordsize="955,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shape id="文本框 541" o:spid="_x0000_s1242" type="#_x0000_t202" style="position:absolute;left:8459;top:9755;width:935;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">
                                                      <v:textbox>
                                                        <w:txbxContent>
                                                          <w:p w14:paraId="50B6E55B" w14:textId="77777777" w:rsidR="006B51B8" w:rsidRDefault="006B51B8">
                                                            <w:pPr>
                                                              <w:spacing w:after="0" w:line="0" w:lineRule="atLeast"/>
                                                              <w:rPr>
                                                                <w:sz w:val="15"/>
                                                                <w:lang w:eastAsia="zh-CN"/>
                                                              </w:rPr>
                                                            </w:pPr>
                                                          </w:p>
                                                          <w:p w14:paraId="1389BB63" w14:textId="77777777" w:rsidR="006B51B8" w:rsidRDefault="006B51B8">
                                                            <w:pPr>
                                                              <w:spacing w:after="0" w:line="0" w:lineRule="atLeast"/>
                                                              <w:rPr>
                                                                <w:sz w:val="15"/>
                                                                <w:lang w:eastAsia="zh-CN"/>
                                                              </w:rPr>
                                                            </w:pPr>
                                                          </w:p>
                                                          <w:p w14:paraId="25E68AF3" w14:textId="77777777" w:rsidR="006B51B8" w:rsidRDefault="006B51B8">
                                                            <w:pPr>
                                                              <w:spacing w:after="0" w:line="0" w:lineRule="atLeast"/>
                                                              <w:rPr>
                                                                <w:sz w:val="15"/>
                                                                <w:lang w:eastAsia="zh-CN"/>
                                                              </w:rPr>
                                                            </w:pPr>
                                                          </w:p>
                                                          <w:p w14:paraId="186D58C8" w14:textId="77777777" w:rsidR="006B51B8" w:rsidRDefault="006B51B8">
                                                            <w:pPr>
                                                              <w:spacing w:after="0" w:line="0" w:lineRule="atLeast"/>
                                                              <w:rPr>
                                                                <w:sz w:val="15"/>
                                                              </w:rPr>
                                                            </w:pPr>
                                                            <w:r>
                                                              <w:rPr>
                                                                <w:rFonts w:hint="eastAsia"/>
                                                                <w:sz w:val="15"/>
                                                              </w:rPr>
                                                              <w:t>运行进</w:t>
                                                            </w:r>
                                                          </w:p>
                                                          <w:p w14:paraId="35F3B597" w14:textId="77777777" w:rsidR="006B51B8" w:rsidRDefault="006B51B8">
                                                            <w:pPr>
                                                              <w:spacing w:after="0" w:line="0" w:lineRule="atLeast"/>
                                                              <w:rPr>
                                                                <w:sz w:val="15"/>
                                                              </w:rPr>
                                                            </w:pPr>
                                                            <w:r>
                                                              <w:rPr>
                                                                <w:rFonts w:hint="eastAsia"/>
                                                                <w:sz w:val="15"/>
                                                              </w:rPr>
                                                              <w:t>程映象</w:t>
                                                            </w:r>
                                                          </w:p>
                                                        </w:txbxContent>
                                                      </v:textbox>
                                                    </v:shape>
                                                    <v:line id="直线 495" o:spid="_x0000_s1243" style="position:absolute;visibility:visible;mso-wrap-style:square" from="8439,10817" to="9374,10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"/>
                                                    <v:line id="直线 543" o:spid="_x0000_s1244" style="position:absolute;visibility:visible;mso-wrap-style:square" from="8459,10264" to="9394,10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z2xwAAANwAAAAPAAAAZHJzL2Rvd25yZXYueG1sRI9Ba8JA&#10;FITvgv9heUJvurGBtK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Hq4PPbHAAAA3AAA&#10;AA8AAAAAAAAAAAAAAAAABwIAAGRycy9kb3ducmV2LnhtbFBLBQYAAAAAAwADALcAAAD7AgAAAAA=&#10;"/>
                                                  </v:group>
                                                  <v:shape id="文本框 462" o:spid="_x0000_s1245" type="#_x0000_t202" style="position:absolute;left:8272;top:8080;width:130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" strokecolor="white">
                                                    <v:textbox>
                                                      <w:txbxContent>
                                                        <w:p w14:paraId="0FC1E619" w14:textId="77777777" w:rsidR="006B51B8" w:rsidRDefault="006B51B8">
                                                          <w:pPr>
                                                            <w:spacing w:line="0" w:lineRule="atLeast"/>
                                                            <w:rPr>
                                                              <w:sz w:val="15"/>
                                                            </w:rPr>
                                                          </w:pPr>
                                                          <w:r>
                                                            <w:rPr>
                                                              <w:rFonts w:hint="eastAsia"/>
                                                              <w:sz w:val="15"/>
                                                            </w:rPr>
                                                            <w:t>内存</w:t>
                                                          </w:r>
                                                          <w:r>
                                                            <w:rPr>
                                                              <w:rFonts w:hint="eastAsia"/>
                                                              <w:sz w:val="15"/>
                                                            </w:rPr>
                                                            <w:t>(</w:t>
                                                          </w:r>
                                                          <w:r>
                                                            <w:rPr>
                                                              <w:rFonts w:hint="eastAsia"/>
                                                              <w:sz w:val="15"/>
                                                            </w:rPr>
                                                            <w:t>用户区</w:t>
                                                          </w:r>
                                                          <w:r>
                                                            <w:rPr>
                                                              <w:rFonts w:hint="eastAsia"/>
                                                              <w:sz w:val="15"/>
                                                            </w:rPr>
                                                            <w:t>)</w:t>
                                                          </w:r>
                                                        </w:p>
                                                      </w:txbxContent>
                                                    </v:textbox>
                                                  </v:shape>
                                                </v:group>
                                              </v:group>
                                              <v:line id="直线 501" o:spid="_x0000_s1246" style="position:absolute;flip:y;visibility:visible;mso-wrap-style:square" from="8085,6349" to="8085,1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">
                                                <v:stroke dashstyle="dash"/>
                                              </v:line>
                                              <v:group id="组合 565" o:spid="_x0000_s1247" style="position:absolute;left:4532;top:6904;width:3366;height:3703" coordorigin="4519,2097" coordsize="3366,3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文本框 540" o:spid="_x0000_s1248" type="#_x0000_t202" style="position:absolute;left:5926;top:2468;width:837;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" strokecolor="white">
                                                  <v:textbox>
                                                    <w:txbxContent>
                                                      <w:p w14:paraId="00EB0170" w14:textId="77777777" w:rsidR="006B51B8" w:rsidRDefault="006B51B8">
                                                        <w:pPr>
                                                          <w:spacing w:line="0" w:lineRule="atLeast"/>
                                                          <w:rPr>
                                                            <w:sz w:val="15"/>
                                                          </w:rPr>
                                                        </w:pPr>
                                                        <w:r>
                                                          <w:rPr>
                                                            <w:rFonts w:ascii="宋体" w:hAnsi="宋体" w:hint="eastAsia"/>
                                                            <w:sz w:val="15"/>
                                                          </w:rPr>
                                                          <w:t>⑥装入</w:t>
                                                        </w:r>
                                                        <w:r>
                                                          <w:rPr>
                                                            <w:rFonts w:hint="eastAsia"/>
                                                            <w:sz w:val="15"/>
                                                          </w:rPr>
                                                          <w:t>快表</w:t>
                                                        </w:r>
                                                      </w:p>
                                                    </w:txbxContent>
                                                  </v:textbox>
                                                </v:shape>
                                                <v:line id="直线 481" o:spid="_x0000_s1249" style="position:absolute;visibility:visible;mso-wrap-style:square" from="5454,4134" to="6389,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"/>
                                                <v:line id="直线 483" o:spid="_x0000_s1250" style="position:absolute;flip:y;visibility:visible;mso-wrap-style:square" from="6576,4689" to="6576,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">
                                                  <v:stroke endarrow="block"/>
                                                </v:line>
                                                <v:line id="直线 486" o:spid="_x0000_s1251" style="position:absolute;flip:y;visibility:visible;mso-wrap-style:square" from="7324,4689" to="7324,5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">
                                                  <v:stroke endarrow="block"/>
                                                </v:line>
                                                <v:line id="直线 489" o:spid="_x0000_s1252" style="position:absolute;flip:y;visibility:visible;mso-wrap-style:square" from="6763,4689" to="6763,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">
                                                  <v:stroke endarrow="block"/>
                                                </v:line>
                                                <v:line id="直线 490" o:spid="_x0000_s1253" style="position:absolute;flip:x;visibility:visible;mso-wrap-style:square" from="5828,3023" to="6202,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">
                                                  <v:stroke endarrow="block"/>
                                                </v:line>
                                                <v:line id="直线 514" o:spid="_x0000_s1254" style="position:absolute;visibility:visible;mso-wrap-style:square" from="5454,3579" to="5454,4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k+LxwAAANwAAAAPAAAAZHJzL2Rvd25yZXYueG1sRI9Ba8JA&#10;FITvBf/D8gq91U1rS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CK+T4vHAAAA3AAA&#10;AA8AAAAAAAAAAAAAAAAABwIAAGRycy9kb3ducmV2LnhtbFBLBQYAAAAAAwADALcAAAD7AgAAAAA=&#10;"/>
                                                <v:line id="直线 517" o:spid="_x0000_s1255" style="position:absolute;flip:x;visibility:visible;mso-wrap-style:square" from="4519,4134" to="5454,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"/>
                                                <v:line id="直线 518" o:spid="_x0000_s1256" style="position:absolute;visibility:visible;mso-wrap-style:square" from="4519,3393" to="6576,5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"/>
                                                <v:shape id="文本框 547" o:spid="_x0000_s1257" type="#_x0000_t202" style="position:absolute;left:6576;top:3949;width:112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" strokecolor="white">
                                                  <v:textbox>
                                                    <w:txbxContent>
                                                      <w:p w14:paraId="4986938E" w14:textId="77777777" w:rsidR="006B51B8" w:rsidRDefault="006B51B8">
                                                        <w:pPr>
                                                          <w:spacing w:line="0" w:lineRule="atLeast"/>
                                                          <w:rPr>
                                                            <w:sz w:val="15"/>
                                                          </w:rPr>
                                                        </w:pPr>
                                                        <w:r>
                                                          <w:rPr>
                                                            <w:rFonts w:hint="eastAsia"/>
                                                            <w:sz w:val="15"/>
                                                          </w:rPr>
                                                          <w:t>物理地址</w:t>
                                                        </w:r>
                                                      </w:p>
                                                    </w:txbxContent>
                                                  </v:textbox>
                                                </v:shape>
                                                <v:shape id="文本框 548" o:spid="_x0000_s1258" type="#_x0000_t202" style="position:absolute;left:6389;top:4319;width:1496;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">
                                                  <v:textbox>
                                                    <w:txbxContent>
                                                      <w:p w14:paraId="4AD8A0EA" w14:textId="77777777" w:rsidR="006B51B8" w:rsidRDefault="006B51B8">
                                                        <w:pPr>
                                                          <w:spacing w:line="0" w:lineRule="atLeast"/>
                                                          <w:rPr>
                                                            <w:sz w:val="15"/>
                                                          </w:rPr>
                                                        </w:pPr>
                                                        <w:r>
                                                          <w:rPr>
                                                            <w:rFonts w:hint="eastAsia"/>
                                                            <w:sz w:val="15"/>
                                                          </w:rPr>
                                                          <w:t>页框</w:t>
                                                        </w:r>
                                                        <w:r>
                                                          <w:rPr>
                                                            <w:rFonts w:hint="eastAsia"/>
                                                            <w:sz w:val="15"/>
                                                          </w:rPr>
                                                          <w:t xml:space="preserve">   </w:t>
                                                        </w:r>
                                                        <w:r>
                                                          <w:rPr>
                                                            <w:rFonts w:hint="eastAsia"/>
                                                            <w:sz w:val="15"/>
                                                            <w:lang w:eastAsia="zh-CN"/>
                                                          </w:rPr>
                                                          <w:t xml:space="preserve">     </w:t>
                                                        </w:r>
                                                        <w:r>
                                                          <w:rPr>
                                                            <w:rFonts w:hint="eastAsia"/>
                                                            <w:sz w:val="15"/>
                                                          </w:rPr>
                                                          <w:t>页内地址</w:t>
                                                        </w:r>
                                                      </w:p>
                                                    </w:txbxContent>
                                                  </v:textbox>
                                                </v:shape>
                                                <v:shape id="文本框 470" o:spid="_x0000_s1259" type="#_x0000_t202" style="position:absolute;left:5080;top:2097;width:748;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" strokecolor="white">
                                                  <v:textbox>
                                                    <w:txbxContent>
                                                      <w:p w14:paraId="2AE5D43D" w14:textId="77777777" w:rsidR="006B51B8" w:rsidRDefault="006B51B8">
                                                        <w:pPr>
                                                          <w:spacing w:line="0" w:lineRule="atLeast"/>
                                                          <w:rPr>
                                                            <w:sz w:val="15"/>
                                                          </w:rPr>
                                                        </w:pPr>
                                                        <w:r>
                                                          <w:rPr>
                                                            <w:rFonts w:hint="eastAsia"/>
                                                            <w:sz w:val="15"/>
                                                          </w:rPr>
                                                          <w:t>快表</w:t>
                                                        </w:r>
                                                      </w:p>
                                                    </w:txbxContent>
                                                  </v:textbox>
                                                </v:shape>
                                                <v:group id="组合 506" o:spid="_x0000_s1260" style="position:absolute;left:5080;top:2468;width:748;height:1111" coordorigin="6300,2376" coordsize="72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shape id="文本框 507" o:spid="_x0000_s1261" type="#_x0000_t202" style="position:absolute;left:6300;top:2376;width:72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">
                                                    <v:textbox>
                                                      <w:txbxContent>
                                                        <w:p w14:paraId="3A853067" w14:textId="77777777" w:rsidR="006B51B8" w:rsidRDefault="006B51B8">
                                                          <w:pPr>
                                                            <w:spacing w:line="0" w:lineRule="atLeast"/>
                                                            <w:rPr>
                                                              <w:sz w:val="15"/>
                                                            </w:rPr>
                                                          </w:pPr>
                                                        </w:p>
                                                      </w:txbxContent>
                                                    </v:textbox>
                                                  </v:shape>
                                                  <v:line id="直线 508" o:spid="_x0000_s1262" style="position:absolute;visibility:visible;mso-wrap-style:square" from="6300,2532" to="7020,2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6xwAAANwAAAAPAAAAZHJzL2Rvd25yZXYueG1sRI9Pa8JA&#10;FMTvhX6H5Qm91Y0Vg0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Dj54rrHAAAA3AAA&#10;AA8AAAAAAAAAAAAAAAAABwIAAGRycy9kb3ducmV2LnhtbFBLBQYAAAAAAwADALcAAAD7AgAAAAA=&#10;"/>
                                                  <v:line id="直线 509" o:spid="_x0000_s1263" style="position:absolute;visibility:visible;mso-wrap-style:square" from="6300,2688" to="7020,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3zN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MgrfM3HAAAA3AAA&#10;AA8AAAAAAAAAAAAAAAAABwIAAGRycy9kb3ducmV2LnhtbFBLBQYAAAAAAwADALcAAAD7AgAAAAA=&#10;"/>
                                                  <v:line id="直线 510" o:spid="_x0000_s1264" style="position:absolute;visibility:visible;mso-wrap-style:square" from="6300,2844" to="7020,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lWxwAAANwAAAAPAAAAZHJzL2Rvd25yZXYueG1sRI9Ba8JA&#10;FITvBf/D8gq91U0rT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Kdn2VbHAAAA3AAA&#10;AA8AAAAAAAAAAAAAAAAABwIAAGRycy9kb3ducmV2LnhtbFBLBQYAAAAAAwADALcAAAD7AgAAAAA=&#10;"/>
                                                  <v:line id="直线 511" o:spid="_x0000_s1265" style="position:absolute;visibility:visible;mso-wrap-style:square" from="6300,3000" to="702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"/>
                                                  <v:line id="直线 512" o:spid="_x0000_s1266" style="position:absolute;visibility:visible;mso-wrap-style:square" from="6660,2376" to="666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"/>
                                                </v:group>
                                              </v:group>
                                              <v:line id="直线 556" o:spid="_x0000_s1267" style="position:absolute;visibility:visible;mso-wrap-style:square" from="4332,11271" to="8085,11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">
                                                <v:stroke dashstyle="dash"/>
                                              </v:line>
                                              <v:line id="直线 516" o:spid="_x0000_s1268" style="position:absolute;visibility:visible;mso-wrap-style:square" from="4332,9176" to="4332,11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">
                                                <v:stroke dashstyle="dash"/>
                                              </v:line>
                                            </v:group>
                                            <v:line id="直线 544" o:spid="_x0000_s1269" style="position:absolute;flip:y;visibility:visible;mso-wrap-style:square" from="6202,7856" to="6202,10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"/>
                                          </v:group>
                                          <v:line id="直线 536" o:spid="_x0000_s1270" style="position:absolute;visibility:visible;mso-wrap-style:square" from="2662,7484" to="2662,1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"/>
                                          <v:line id="直线 479" o:spid="_x0000_s1271" style="position:absolute;visibility:visible;mso-wrap-style:square" from="2849,10076" to="3223,10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">
                                            <v:stroke endarrow="block"/>
                                          </v:line>
                                        </v:group>
                                        <v:line id="直线 538" o:spid="_x0000_s1272" style="position:absolute;visibility:visible;mso-wrap-style:square" from="3410,8211" to="4532,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gH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PaVKAfHAAAA3AAA&#10;AA8AAAAAAAAAAAAAAAAABwIAAGRycy9kb3ducmV2LnhtbFBLBQYAAAAAAwADALcAAAD7AgAAAAA=&#10;"/>
                                      </v:group>
                                    </v:group>
                                    <v:line id="直线 549" o:spid="_x0000_s1273" style="position:absolute;visibility:visible;mso-wrap-style:square" from="6950,9150" to="6950,9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v:line id="直线 520" o:spid="_x0000_s1274" style="position:absolute;visibility:visible;mso-wrap-style:square" from="5080,10459" to="6763,10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xPr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GkLE+vHAAAA3AAA&#10;AA8AAAAAAAAAAAAAAAAABwIAAGRycy9kb3ducmV2LnhtbFBLBQYAAAAAAwADALcAAAD7AgAAAAA=&#10;"/>
                                  </v:group>
                                </v:group>
                              </v:group>
                            </v:group>
                          </v:group>
                        </v:group>
                      </v:group>
                    </v:group>
                  </v:group>
                </v:group>
              </v:group>
            </w:pict>
          </mc:Fallback>
        </mc:AlternateContent>
      </w:r>
    </w:p>
    <w:p w14:paraId="388C65FF" w14:textId="77777777" w:rsidR="007319B1" w:rsidRDefault="007319B1">
      <w:pPr>
        <w:spacing w:after="0" w:line="200" w:lineRule="exact"/>
        <w:rPr>
          <w:rFonts w:ascii="Times New Roman" w:hAnsi="Times New Roman"/>
          <w:sz w:val="20"/>
          <w:szCs w:val="20"/>
          <w:lang w:eastAsia="zh-CN"/>
        </w:rPr>
      </w:pPr>
    </w:p>
    <w:p w14:paraId="7D31BD47" w14:textId="77777777" w:rsidR="007319B1" w:rsidRDefault="007319B1">
      <w:pPr>
        <w:spacing w:after="0" w:line="200" w:lineRule="exact"/>
        <w:rPr>
          <w:rFonts w:ascii="Times New Roman" w:hAnsi="Times New Roman"/>
          <w:sz w:val="20"/>
          <w:szCs w:val="20"/>
          <w:lang w:eastAsia="zh-CN"/>
        </w:rPr>
      </w:pPr>
    </w:p>
    <w:p w14:paraId="78373E3B" w14:textId="77777777" w:rsidR="007319B1" w:rsidRDefault="007319B1">
      <w:pPr>
        <w:spacing w:after="0" w:line="200" w:lineRule="exact"/>
        <w:rPr>
          <w:rFonts w:ascii="Times New Roman" w:hAnsi="Times New Roman"/>
          <w:sz w:val="20"/>
          <w:szCs w:val="20"/>
          <w:lang w:eastAsia="zh-CN"/>
        </w:rPr>
      </w:pPr>
    </w:p>
    <w:p w14:paraId="7A5B5DEF" w14:textId="77777777" w:rsidR="007319B1" w:rsidRDefault="007319B1">
      <w:pPr>
        <w:spacing w:after="0" w:line="200" w:lineRule="exact"/>
        <w:rPr>
          <w:rFonts w:ascii="Times New Roman" w:hAnsi="Times New Roman"/>
          <w:sz w:val="20"/>
          <w:szCs w:val="20"/>
          <w:lang w:eastAsia="zh-CN"/>
        </w:rPr>
      </w:pPr>
    </w:p>
    <w:p w14:paraId="1E2F8772"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78208" behindDoc="0" locked="0" layoutInCell="1" allowOverlap="1" wp14:anchorId="2C5B65F1" wp14:editId="56B239BE">
                <wp:simplePos x="0" y="0"/>
                <wp:positionH relativeFrom="column">
                  <wp:posOffset>83820</wp:posOffset>
                </wp:positionH>
                <wp:positionV relativeFrom="paragraph">
                  <wp:posOffset>116205</wp:posOffset>
                </wp:positionV>
                <wp:extent cx="356235" cy="0"/>
                <wp:effectExtent l="13335" t="8890" r="11430" b="10160"/>
                <wp:wrapNone/>
                <wp:docPr id="250" name="直线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23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C4520" id="直线 465" o:spid="_x0000_s1026" style="position:absolute;left:0;text-align:lef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15pt" to="34.6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"/>
            </w:pict>
          </mc:Fallback>
        </mc:AlternateContent>
      </w:r>
    </w:p>
    <w:p w14:paraId="206BF05D" w14:textId="77777777" w:rsidR="007319B1" w:rsidRDefault="007319B1">
      <w:pPr>
        <w:spacing w:after="0" w:line="200" w:lineRule="exact"/>
        <w:rPr>
          <w:rFonts w:ascii="Times New Roman" w:hAnsi="Times New Roman"/>
          <w:sz w:val="20"/>
          <w:szCs w:val="20"/>
          <w:lang w:eastAsia="zh-CN"/>
        </w:rPr>
      </w:pPr>
    </w:p>
    <w:p w14:paraId="67F0F25B"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79232" behindDoc="0" locked="0" layoutInCell="1" allowOverlap="1" wp14:anchorId="690B1430" wp14:editId="0E5E228A">
                <wp:simplePos x="0" y="0"/>
                <wp:positionH relativeFrom="column">
                  <wp:posOffset>83820</wp:posOffset>
                </wp:positionH>
                <wp:positionV relativeFrom="paragraph">
                  <wp:posOffset>97155</wp:posOffset>
                </wp:positionV>
                <wp:extent cx="356235" cy="0"/>
                <wp:effectExtent l="13335" t="5715" r="11430" b="13335"/>
                <wp:wrapNone/>
                <wp:docPr id="249" name="直线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23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8E4D4" id="直线 466" o:spid="_x0000_s1026" style="position:absolute;left:0;text-align:lef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7.65pt" to="34.6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"/>
            </w:pict>
          </mc:Fallback>
        </mc:AlternateContent>
      </w:r>
    </w:p>
    <w:p w14:paraId="218E6D58" w14:textId="77777777" w:rsidR="007319B1" w:rsidRDefault="007319B1">
      <w:pPr>
        <w:spacing w:after="0" w:line="200" w:lineRule="exact"/>
        <w:rPr>
          <w:rFonts w:ascii="Times New Roman" w:hAnsi="Times New Roman"/>
          <w:sz w:val="20"/>
          <w:szCs w:val="20"/>
          <w:lang w:eastAsia="zh-CN"/>
        </w:rPr>
      </w:pPr>
    </w:p>
    <w:p w14:paraId="70058C1A" w14:textId="77777777" w:rsidR="007319B1" w:rsidRDefault="007319B1">
      <w:pPr>
        <w:spacing w:after="0" w:line="200" w:lineRule="exact"/>
        <w:rPr>
          <w:rFonts w:ascii="Times New Roman" w:hAnsi="Times New Roman"/>
          <w:sz w:val="20"/>
          <w:szCs w:val="20"/>
          <w:lang w:eastAsia="zh-CN"/>
        </w:rPr>
      </w:pPr>
    </w:p>
    <w:p w14:paraId="1FDCB80F" w14:textId="77777777" w:rsidR="007319B1" w:rsidRDefault="007319B1">
      <w:pPr>
        <w:spacing w:after="0" w:line="200" w:lineRule="exact"/>
        <w:rPr>
          <w:rFonts w:ascii="Times New Roman" w:hAnsi="Times New Roman"/>
          <w:sz w:val="20"/>
          <w:szCs w:val="20"/>
          <w:lang w:eastAsia="zh-CN"/>
        </w:rPr>
      </w:pPr>
    </w:p>
    <w:p w14:paraId="718DDF9A" w14:textId="77777777" w:rsidR="007319B1" w:rsidRDefault="007319B1">
      <w:pPr>
        <w:spacing w:after="0" w:line="200" w:lineRule="exact"/>
        <w:rPr>
          <w:rFonts w:ascii="Times New Roman" w:hAnsi="Times New Roman"/>
          <w:sz w:val="20"/>
          <w:szCs w:val="20"/>
          <w:lang w:eastAsia="zh-CN"/>
        </w:rPr>
      </w:pPr>
    </w:p>
    <w:p w14:paraId="6AC81413" w14:textId="77777777" w:rsidR="007319B1" w:rsidRDefault="007319B1">
      <w:pPr>
        <w:spacing w:after="0" w:line="200" w:lineRule="exact"/>
        <w:rPr>
          <w:rFonts w:ascii="Times New Roman" w:hAnsi="Times New Roman"/>
          <w:sz w:val="20"/>
          <w:szCs w:val="20"/>
          <w:lang w:eastAsia="zh-CN"/>
        </w:rPr>
      </w:pPr>
    </w:p>
    <w:p w14:paraId="18B703EE" w14:textId="77777777" w:rsidR="007319B1" w:rsidRDefault="007319B1">
      <w:pPr>
        <w:spacing w:after="0" w:line="200" w:lineRule="exact"/>
        <w:rPr>
          <w:rFonts w:ascii="Times New Roman" w:hAnsi="Times New Roman"/>
          <w:sz w:val="20"/>
          <w:szCs w:val="20"/>
          <w:lang w:eastAsia="zh-CN"/>
        </w:rPr>
      </w:pPr>
    </w:p>
    <w:p w14:paraId="401E9202" w14:textId="77777777" w:rsidR="007319B1" w:rsidRDefault="007319B1">
      <w:pPr>
        <w:spacing w:after="0" w:line="200" w:lineRule="exact"/>
        <w:rPr>
          <w:rFonts w:ascii="Times New Roman" w:hAnsi="Times New Roman"/>
          <w:sz w:val="20"/>
          <w:szCs w:val="20"/>
          <w:lang w:eastAsia="zh-CN"/>
        </w:rPr>
      </w:pPr>
    </w:p>
    <w:p w14:paraId="6FD43AAE" w14:textId="77777777" w:rsidR="007319B1" w:rsidRDefault="007319B1">
      <w:pPr>
        <w:spacing w:after="0" w:line="200" w:lineRule="exact"/>
        <w:rPr>
          <w:rFonts w:ascii="Times New Roman" w:hAnsi="Times New Roman"/>
          <w:sz w:val="20"/>
          <w:szCs w:val="20"/>
          <w:lang w:eastAsia="zh-CN"/>
        </w:rPr>
      </w:pPr>
    </w:p>
    <w:p w14:paraId="3BDC0AE4" w14:textId="77777777" w:rsidR="007319B1" w:rsidRDefault="007319B1">
      <w:pPr>
        <w:spacing w:after="0" w:line="200" w:lineRule="exact"/>
        <w:rPr>
          <w:rFonts w:ascii="Times New Roman" w:hAnsi="Times New Roman"/>
          <w:sz w:val="20"/>
          <w:szCs w:val="20"/>
          <w:lang w:eastAsia="zh-CN"/>
        </w:rPr>
      </w:pPr>
    </w:p>
    <w:p w14:paraId="039A930A" w14:textId="77777777" w:rsidR="007319B1" w:rsidRDefault="007319B1">
      <w:pPr>
        <w:spacing w:after="0" w:line="240" w:lineRule="auto"/>
        <w:ind w:left="3080" w:right="3088"/>
        <w:jc w:val="center"/>
        <w:rPr>
          <w:rFonts w:ascii="Times New Roman" w:hAnsi="Times New Roman"/>
          <w:sz w:val="18"/>
          <w:szCs w:val="18"/>
          <w:lang w:eastAsia="zh-CN"/>
        </w:rPr>
      </w:pPr>
    </w:p>
    <w:p w14:paraId="5C07A1AD" w14:textId="77777777" w:rsidR="007319B1" w:rsidRDefault="007319B1">
      <w:pPr>
        <w:spacing w:after="0" w:line="240" w:lineRule="auto"/>
        <w:ind w:left="3080" w:right="3088"/>
        <w:jc w:val="center"/>
        <w:rPr>
          <w:rFonts w:ascii="Times New Roman" w:hAnsi="Times New Roman"/>
          <w:sz w:val="18"/>
          <w:szCs w:val="18"/>
          <w:lang w:eastAsia="zh-CN"/>
        </w:rPr>
      </w:pPr>
    </w:p>
    <w:p w14:paraId="2BD248C9" w14:textId="77777777" w:rsidR="007319B1" w:rsidRDefault="007319B1">
      <w:pPr>
        <w:spacing w:after="0" w:line="240" w:lineRule="auto"/>
        <w:ind w:left="3080" w:right="3088"/>
        <w:jc w:val="center"/>
        <w:rPr>
          <w:rFonts w:ascii="Times New Roman" w:hAnsi="Times New Roman"/>
          <w:sz w:val="18"/>
          <w:szCs w:val="18"/>
          <w:lang w:eastAsia="zh-CN"/>
        </w:rPr>
      </w:pPr>
    </w:p>
    <w:p w14:paraId="3D3EFFD1" w14:textId="77777777" w:rsidR="007319B1" w:rsidRDefault="007319B1">
      <w:pPr>
        <w:spacing w:after="0" w:line="240" w:lineRule="auto"/>
        <w:ind w:left="3080" w:right="3088"/>
        <w:jc w:val="center"/>
        <w:rPr>
          <w:rFonts w:ascii="Times New Roman" w:hAnsi="Times New Roman"/>
          <w:sz w:val="18"/>
          <w:szCs w:val="18"/>
          <w:lang w:eastAsia="zh-CN"/>
        </w:rPr>
      </w:pPr>
    </w:p>
    <w:p w14:paraId="34E8C2A1" w14:textId="77777777" w:rsidR="007319B1" w:rsidRDefault="007319B1">
      <w:pPr>
        <w:spacing w:after="0" w:line="240" w:lineRule="auto"/>
        <w:ind w:left="3080" w:right="3088"/>
        <w:jc w:val="center"/>
        <w:rPr>
          <w:rFonts w:ascii="Times New Roman" w:hAnsi="Times New Roman"/>
          <w:sz w:val="18"/>
          <w:szCs w:val="18"/>
          <w:lang w:eastAsia="zh-CN"/>
        </w:rPr>
      </w:pPr>
    </w:p>
    <w:p w14:paraId="607F5BD3" w14:textId="77777777" w:rsidR="007319B1" w:rsidRDefault="007319B1">
      <w:pPr>
        <w:spacing w:after="0" w:line="240" w:lineRule="auto"/>
        <w:ind w:left="3080" w:right="3088"/>
        <w:jc w:val="center"/>
        <w:rPr>
          <w:rFonts w:ascii="Times New Roman" w:hAnsi="Times New Roman"/>
          <w:sz w:val="18"/>
          <w:szCs w:val="18"/>
          <w:lang w:eastAsia="zh-CN"/>
        </w:rPr>
      </w:pPr>
    </w:p>
    <w:p w14:paraId="10F2967B" w14:textId="77777777" w:rsidR="007319B1" w:rsidRDefault="007319B1">
      <w:pPr>
        <w:spacing w:after="0" w:line="240" w:lineRule="auto"/>
        <w:ind w:left="3080" w:right="3088"/>
        <w:jc w:val="center"/>
        <w:rPr>
          <w:rFonts w:ascii="Times New Roman" w:hAnsi="Times New Roman"/>
          <w:sz w:val="18"/>
          <w:szCs w:val="18"/>
          <w:lang w:eastAsia="zh-CN"/>
        </w:rPr>
      </w:pPr>
    </w:p>
    <w:p w14:paraId="4583A495" w14:textId="77777777" w:rsidR="007319B1" w:rsidRDefault="007319B1">
      <w:pPr>
        <w:spacing w:after="0" w:line="240" w:lineRule="auto"/>
        <w:ind w:left="3080" w:right="3088"/>
        <w:jc w:val="center"/>
        <w:rPr>
          <w:rFonts w:ascii="Times New Roman" w:hAnsi="Times New Roman"/>
          <w:sz w:val="18"/>
          <w:szCs w:val="18"/>
          <w:lang w:eastAsia="zh-CN"/>
        </w:rPr>
      </w:pPr>
    </w:p>
    <w:p w14:paraId="664DAEEF" w14:textId="77777777" w:rsidR="007319B1" w:rsidRDefault="007319B1">
      <w:pPr>
        <w:spacing w:after="0" w:line="240" w:lineRule="auto"/>
        <w:ind w:left="3080" w:right="3088"/>
        <w:jc w:val="center"/>
        <w:rPr>
          <w:rFonts w:ascii="Times New Roman" w:hAnsi="Times New Roman"/>
          <w:sz w:val="18"/>
          <w:szCs w:val="18"/>
          <w:lang w:eastAsia="zh-CN"/>
        </w:rPr>
      </w:pPr>
    </w:p>
    <w:p w14:paraId="4D3CF99D" w14:textId="77777777" w:rsidR="007319B1" w:rsidRDefault="007319B1">
      <w:pPr>
        <w:spacing w:after="0" w:line="240" w:lineRule="auto"/>
        <w:ind w:left="3080" w:right="3088"/>
        <w:jc w:val="center"/>
        <w:rPr>
          <w:rFonts w:ascii="Times New Roman" w:hAnsi="Times New Roman"/>
          <w:sz w:val="18"/>
          <w:szCs w:val="18"/>
          <w:lang w:eastAsia="zh-CN"/>
        </w:rPr>
      </w:pPr>
    </w:p>
    <w:p w14:paraId="3740E05D" w14:textId="77777777" w:rsidR="007319B1" w:rsidRDefault="007319B1">
      <w:pPr>
        <w:spacing w:after="0" w:line="240" w:lineRule="auto"/>
        <w:ind w:left="3079" w:right="2665"/>
        <w:jc w:val="center"/>
        <w:rPr>
          <w:rFonts w:ascii="Times New Roman" w:hAnsi="Times New Roman"/>
          <w:sz w:val="21"/>
          <w:szCs w:val="18"/>
          <w:lang w:eastAsia="zh-CN"/>
        </w:rPr>
      </w:pPr>
    </w:p>
    <w:p w14:paraId="4EEC31F1" w14:textId="77777777" w:rsidR="007319B1" w:rsidRDefault="007319B1">
      <w:pPr>
        <w:spacing w:after="0" w:line="240" w:lineRule="auto"/>
        <w:ind w:left="3079" w:right="2665"/>
        <w:jc w:val="center"/>
        <w:rPr>
          <w:rFonts w:ascii="Times New Roman" w:hAnsi="Times New Roman"/>
          <w:sz w:val="21"/>
          <w:szCs w:val="18"/>
          <w:lang w:eastAsia="zh-CN"/>
        </w:rPr>
      </w:pPr>
    </w:p>
    <w:p w14:paraId="5644C271" w14:textId="77777777" w:rsidR="007319B1" w:rsidRDefault="007319B1">
      <w:pPr>
        <w:spacing w:before="9" w:after="0" w:line="150" w:lineRule="exact"/>
        <w:rPr>
          <w:rFonts w:ascii="Times New Roman" w:hAnsi="Times New Roman"/>
          <w:sz w:val="15"/>
          <w:szCs w:val="15"/>
          <w:lang w:eastAsia="zh-CN"/>
        </w:rPr>
      </w:pPr>
    </w:p>
    <w:p w14:paraId="26E4455D" w14:textId="77777777" w:rsidR="007319B1" w:rsidRDefault="007200B1">
      <w:pPr>
        <w:spacing w:after="0" w:line="217" w:lineRule="auto"/>
        <w:ind w:left="106" w:right="48" w:firstLine="415"/>
        <w:jc w:val="both"/>
        <w:rPr>
          <w:rFonts w:ascii="Times New Roman" w:hAnsi="Times New Roman"/>
          <w:spacing w:val="10"/>
          <w:sz w:val="21"/>
          <w:szCs w:val="21"/>
          <w:lang w:eastAsia="zh-CN"/>
        </w:rPr>
      </w:pPr>
      <w:r>
        <w:rPr>
          <w:rFonts w:ascii="Times New Roman" w:hAnsi="Times New Roman"/>
          <w:noProof/>
          <w:sz w:val="21"/>
          <w:szCs w:val="18"/>
          <w:lang w:eastAsia="zh-CN"/>
        </w:rPr>
        <mc:AlternateContent>
          <mc:Choice Requires="wps">
            <w:drawing>
              <wp:anchor distT="0" distB="0" distL="114300" distR="114300" simplePos="0" relativeHeight="251647488" behindDoc="0" locked="0" layoutInCell="1" allowOverlap="1" wp14:anchorId="01410865" wp14:editId="4C5FCCEB">
                <wp:simplePos x="0" y="0"/>
                <wp:positionH relativeFrom="column">
                  <wp:posOffset>1508760</wp:posOffset>
                </wp:positionH>
                <wp:positionV relativeFrom="paragraph">
                  <wp:posOffset>58420</wp:posOffset>
                </wp:positionV>
                <wp:extent cx="2612390" cy="352425"/>
                <wp:effectExtent l="9525" t="6350" r="6985" b="12700"/>
                <wp:wrapNone/>
                <wp:docPr id="248" name="文本框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352425"/>
                        </a:xfrm>
                        <a:prstGeom prst="rect">
                          <a:avLst/>
                        </a:prstGeom>
                        <a:solidFill>
                          <a:srgbClr val="FFFFFF"/>
                        </a:solidFill>
                        <a:ln w="9525" cmpd="sng">
                          <a:solidFill>
                            <a:srgbClr val="FFFFFF"/>
                          </a:solidFill>
                          <a:miter lim="800000"/>
                          <a:headEnd/>
                          <a:tailEnd/>
                        </a:ln>
                      </wps:spPr>
                      <wps:txbx>
                        <w:txbxContent>
                          <w:p w14:paraId="3B504C04" w14:textId="77777777" w:rsidR="006B51B8" w:rsidRDefault="006B51B8">
                            <w:pPr>
                              <w:pStyle w:val="ac"/>
                              <w:ind w:leftChars="0" w:left="0"/>
                              <w:jc w:val="center"/>
                              <w:rPr>
                                <w:rFonts w:ascii="宋体" w:hAnsi="宋体"/>
                                <w:sz w:val="18"/>
                                <w:szCs w:val="18"/>
                                <w:lang w:eastAsia="zh-CN"/>
                              </w:rPr>
                            </w:pPr>
                            <w:r>
                              <w:rPr>
                                <w:rFonts w:ascii="宋体" w:hAnsi="宋体" w:hint="eastAsia"/>
                                <w:sz w:val="18"/>
                                <w:szCs w:val="18"/>
                                <w:lang w:eastAsia="zh-CN"/>
                              </w:rPr>
                              <w:t>图4-14  请求分页虚存地址转换过程</w:t>
                            </w:r>
                          </w:p>
                          <w:p w14:paraId="128103E8" w14:textId="77777777" w:rsidR="006B51B8" w:rsidRDefault="006B51B8">
                            <w:pPr>
                              <w:rPr>
                                <w:lang w:eastAsia="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10865" id="文本框 463" o:spid="_x0000_s1275" type="#_x0000_t202" style="position:absolute;left:0;text-align:left;margin-left:118.8pt;margin-top:4.6pt;width:205.7pt;height:27.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" strokecolor="white">
                <v:textbox>
                  <w:txbxContent>
                    <w:p w14:paraId="3B504C04" w14:textId="77777777" w:rsidR="006B51B8" w:rsidRDefault="006B51B8">
                      <w:pPr>
                        <w:pStyle w:val="ac"/>
                        <w:ind w:leftChars="0" w:left="0"/>
                        <w:jc w:val="center"/>
                        <w:rPr>
                          <w:rFonts w:ascii="宋体" w:hAnsi="宋体"/>
                          <w:sz w:val="18"/>
                          <w:szCs w:val="18"/>
                          <w:lang w:eastAsia="zh-CN"/>
                        </w:rPr>
                      </w:pPr>
                      <w:r>
                        <w:rPr>
                          <w:rFonts w:ascii="宋体" w:hAnsi="宋体" w:hint="eastAsia"/>
                          <w:sz w:val="18"/>
                          <w:szCs w:val="18"/>
                          <w:lang w:eastAsia="zh-CN"/>
                        </w:rPr>
                        <w:t>图4-14  请求分页虚存地址转换过程</w:t>
                      </w:r>
                    </w:p>
                    <w:p w14:paraId="128103E8" w14:textId="77777777" w:rsidR="006B51B8" w:rsidRDefault="006B51B8">
                      <w:pPr>
                        <w:rPr>
                          <w:lang w:eastAsia="zh-CN"/>
                        </w:rPr>
                      </w:pPr>
                    </w:p>
                  </w:txbxContent>
                </v:textbox>
              </v:shape>
            </w:pict>
          </mc:Fallback>
        </mc:AlternateContent>
      </w:r>
    </w:p>
    <w:p w14:paraId="1E45D23C"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779F0C47"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BA700BF"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40D46A1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MMU</w:t>
      </w:r>
      <w:r>
        <w:rPr>
          <w:rFonts w:ascii="Times New Roman" w:hAnsi="Times New Roman"/>
          <w:spacing w:val="10"/>
          <w:sz w:val="21"/>
          <w:szCs w:val="21"/>
          <w:lang w:eastAsia="zh-CN"/>
        </w:rPr>
        <w:t>发现缺页并发出缺页异常，存储管理接收控制，进行缺页异常处理的过程如下：步骤</w:t>
      </w:r>
      <w:r>
        <w:rPr>
          <w:rFonts w:ascii="Times New Roman" w:hAnsi="Times New Roman"/>
          <w:spacing w:val="10"/>
          <w:sz w:val="21"/>
          <w:szCs w:val="21"/>
          <w:lang w:eastAsia="zh-CN"/>
        </w:rPr>
        <w:t>1</w:t>
      </w:r>
      <w:r>
        <w:rPr>
          <w:rFonts w:ascii="Times New Roman" w:hAnsi="Times New Roman"/>
          <w:spacing w:val="10"/>
          <w:sz w:val="21"/>
          <w:szCs w:val="21"/>
          <w:lang w:eastAsia="zh-CN"/>
        </w:rPr>
        <w:t>：挂起请求调页的进程。步骤</w:t>
      </w:r>
      <w:r>
        <w:rPr>
          <w:rFonts w:ascii="Times New Roman" w:hAnsi="Times New Roman"/>
          <w:spacing w:val="10"/>
          <w:sz w:val="21"/>
          <w:szCs w:val="21"/>
          <w:lang w:eastAsia="zh-CN"/>
        </w:rPr>
        <w:t>2</w:t>
      </w:r>
      <w:r>
        <w:rPr>
          <w:rFonts w:ascii="Times New Roman" w:hAnsi="Times New Roman"/>
          <w:spacing w:val="10"/>
          <w:sz w:val="21"/>
          <w:szCs w:val="21"/>
          <w:lang w:eastAsia="zh-CN"/>
        </w:rPr>
        <w:t>：根据页号搜索外页表，找到存放此页的磁盘物理地址。步骤</w:t>
      </w:r>
      <w:r>
        <w:rPr>
          <w:rFonts w:ascii="Times New Roman" w:hAnsi="Times New Roman"/>
          <w:spacing w:val="10"/>
          <w:sz w:val="21"/>
          <w:szCs w:val="21"/>
          <w:lang w:eastAsia="zh-CN"/>
        </w:rPr>
        <w:t>3</w:t>
      </w:r>
      <w:r>
        <w:rPr>
          <w:rFonts w:ascii="Times New Roman" w:hAnsi="Times New Roman"/>
          <w:spacing w:val="10"/>
          <w:sz w:val="21"/>
          <w:szCs w:val="21"/>
          <w:lang w:eastAsia="zh-CN"/>
        </w:rPr>
        <w:t>：查看内存是否有空闲页框，如有则分配一个，转步骤</w:t>
      </w:r>
      <w:r>
        <w:rPr>
          <w:rFonts w:ascii="Times New Roman" w:hAnsi="Times New Roman"/>
          <w:spacing w:val="10"/>
          <w:sz w:val="21"/>
          <w:szCs w:val="21"/>
          <w:lang w:eastAsia="zh-CN"/>
        </w:rPr>
        <w:t>6</w:t>
      </w:r>
      <w:r>
        <w:rPr>
          <w:rFonts w:ascii="Times New Roman" w:hAnsi="Times New Roman"/>
          <w:spacing w:val="10"/>
          <w:sz w:val="21"/>
          <w:szCs w:val="21"/>
          <w:lang w:eastAsia="zh-CN"/>
        </w:rPr>
        <w:t>。步骤</w:t>
      </w:r>
      <w:r>
        <w:rPr>
          <w:rFonts w:ascii="Times New Roman" w:hAnsi="Times New Roman"/>
          <w:spacing w:val="10"/>
          <w:sz w:val="21"/>
          <w:szCs w:val="21"/>
          <w:lang w:eastAsia="zh-CN"/>
        </w:rPr>
        <w:t>4</w:t>
      </w:r>
      <w:r>
        <w:rPr>
          <w:rFonts w:ascii="Times New Roman" w:hAnsi="Times New Roman"/>
          <w:spacing w:val="10"/>
          <w:sz w:val="21"/>
          <w:szCs w:val="21"/>
          <w:lang w:eastAsia="zh-CN"/>
        </w:rPr>
        <w:t>：如果内存中无空闲页框，按照替换算法选择淘汰页面，检查其是否被写过或修改过，若否则转步骤</w:t>
      </w:r>
      <w:r>
        <w:rPr>
          <w:rFonts w:ascii="Times New Roman" w:hAnsi="Times New Roman"/>
          <w:spacing w:val="10"/>
          <w:sz w:val="21"/>
          <w:szCs w:val="21"/>
          <w:lang w:eastAsia="zh-CN"/>
        </w:rPr>
        <w:t>6</w:t>
      </w:r>
      <w:r>
        <w:rPr>
          <w:rFonts w:ascii="Times New Roman" w:hAnsi="Times New Roman"/>
          <w:spacing w:val="10"/>
          <w:sz w:val="21"/>
          <w:szCs w:val="21"/>
          <w:lang w:eastAsia="zh-CN"/>
        </w:rPr>
        <w:t>；若是则转下一步。步骤</w:t>
      </w:r>
      <w:r>
        <w:rPr>
          <w:rFonts w:ascii="Times New Roman" w:hAnsi="Times New Roman"/>
          <w:spacing w:val="10"/>
          <w:sz w:val="21"/>
          <w:szCs w:val="21"/>
          <w:lang w:eastAsia="zh-CN"/>
        </w:rPr>
        <w:t>5</w:t>
      </w:r>
      <w:r>
        <w:rPr>
          <w:rFonts w:ascii="Times New Roman" w:hAnsi="Times New Roman"/>
          <w:spacing w:val="10"/>
          <w:sz w:val="21"/>
          <w:szCs w:val="21"/>
          <w:lang w:eastAsia="zh-CN"/>
        </w:rPr>
        <w:t>：将修改过的淘汰页内容写回磁盘原先位置。步骤</w:t>
      </w:r>
      <w:r>
        <w:rPr>
          <w:rFonts w:ascii="Times New Roman" w:hAnsi="Times New Roman"/>
          <w:spacing w:val="10"/>
          <w:sz w:val="21"/>
          <w:szCs w:val="21"/>
          <w:lang w:eastAsia="zh-CN"/>
        </w:rPr>
        <w:t>6</w:t>
      </w:r>
      <w:r>
        <w:rPr>
          <w:rFonts w:ascii="Times New Roman" w:hAnsi="Times New Roman"/>
          <w:spacing w:val="10"/>
          <w:sz w:val="21"/>
          <w:szCs w:val="21"/>
          <w:lang w:eastAsia="zh-CN"/>
        </w:rPr>
        <w:t>：进行调页，把页面装入内存所分配的页框中，同时修改系统页框表和进程页表项。步骤</w:t>
      </w:r>
      <w:r>
        <w:rPr>
          <w:rFonts w:ascii="Times New Roman" w:hAnsi="Times New Roman"/>
          <w:spacing w:val="10"/>
          <w:sz w:val="21"/>
          <w:szCs w:val="21"/>
          <w:lang w:eastAsia="zh-CN"/>
        </w:rPr>
        <w:t>7</w:t>
      </w:r>
      <w:r>
        <w:rPr>
          <w:rFonts w:ascii="Times New Roman" w:hAnsi="Times New Roman"/>
          <w:spacing w:val="10"/>
          <w:sz w:val="21"/>
          <w:szCs w:val="21"/>
          <w:lang w:eastAsia="zh-CN"/>
        </w:rPr>
        <w:t>：返回进程断点，重新启动被中断指令。</w:t>
      </w:r>
    </w:p>
    <w:p w14:paraId="2FF6D1D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分页虚存系统中，由于页面在需要时是根据进程请求装入内存的，因此，称为请求分页虚存管理。优点是：进程的程序和数据可按页分散存放在内存中，既有利于提高内存利用率，又有利于多道程序运行。缺点是：要有一定硬件支持，要进行缺页异常处理，机器成本增加，系统开销加大，此外，页内会出现碎片，如果页面较大，则内存仍有一定损失。</w:t>
      </w:r>
    </w:p>
    <w:p w14:paraId="2ADDFF80"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3. </w:t>
      </w:r>
      <w:r>
        <w:rPr>
          <w:rFonts w:ascii="Times New Roman" w:hAnsi="Times New Roman"/>
          <w:b/>
          <w:bCs/>
          <w:spacing w:val="10"/>
          <w:sz w:val="21"/>
          <w:szCs w:val="21"/>
          <w:lang w:eastAsia="zh-CN"/>
        </w:rPr>
        <w:t>交换区</w:t>
      </w:r>
    </w:p>
    <w:p w14:paraId="219FA0C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虚存系统中，内存只能为每个进程保存部分页面，当要访问的页面不在内存时，就必须将其装入。显然，新装入内存的页面将替换掉一个原有页面，而这个被替换的页面有可能在将来又要再次换入内存，不能简单地将它丢弃。于是，系统将该页面内容保存在外存（磁盘）上。操作系统在磁盘上定义一个交换区用来保存临时换出的页面，交换区由磁盘上的一个或多个磁盘分区组成，系统在安装配置时就已保留好若干磁盘分区作为交换区。交换区是物理内存的扩展，它和内存一起组成虚拟存储空间，因此，不允许文件系统使用交换区所占用的磁盘分区。当系统启动时，该交换分区为空，系统记录它的起始位置和大小。简单做法是：当一个进程启动时，留出与这个进程一样大</w:t>
      </w:r>
      <w:r>
        <w:rPr>
          <w:rFonts w:ascii="Times New Roman" w:hAnsi="Times New Roman"/>
          <w:spacing w:val="10"/>
          <w:sz w:val="21"/>
          <w:szCs w:val="21"/>
          <w:lang w:eastAsia="zh-CN"/>
        </w:rPr>
        <w:lastRenderedPageBreak/>
        <w:t>的交换分区，剩余大小为总空间量减去这个交换分区大小。进程运行结束后，会释放其磁盘上的交换区。</w:t>
      </w:r>
    </w:p>
    <w:p w14:paraId="03E7AC8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与每个进程对应的是其交换区的磁盘地址，即进程映像所保存的位置。这一信息记录在进程的外页表中。写回一个页面时，计算写回地址的过程很简单，将进程虚存空间中的页号，经简单计算再加上交换区的开始地址。但在进程启动前必须初始化交换区，可将整个进程映像复制到交换区，以便随时可将所需页面装入。</w:t>
      </w:r>
      <w:r>
        <w:rPr>
          <w:rFonts w:ascii="Times New Roman" w:hAnsi="Times New Roman"/>
          <w:spacing w:val="10"/>
          <w:sz w:val="21"/>
          <w:szCs w:val="21"/>
          <w:lang w:eastAsia="zh-CN"/>
        </w:rPr>
        <w:t xml:space="preserve">               </w:t>
      </w:r>
    </w:p>
    <w:p w14:paraId="69D1FC9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但这种简单模式有一个问题：进程在启动后可能增大，尽管程序正文通常是固定的，但数据有时增长，堆栈会增长。这样，最好为正文、数据和堆栈分别保留交换区，并且为这些交换在磁盘上多留几块。另一个极端做法是事先什么也不分配，在页面换出时为其分配磁盘空间，并在换入时回收磁盘空间，这样内存中的进程不必固定于任何交换空间位置。其缺点是内存中每个页面都要记录相应变动的磁盘地址，管理较为复杂。</w:t>
      </w:r>
    </w:p>
    <w:p w14:paraId="37D45FB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交换区管理重点是维护交换区映射表，该表用来记录所有被换出内存的页面在交换区中的位置，以便在需要时再次换入内存。当页面第二次被换出内存时，仅当页面修改过（脏页）才写入交换区，否则，因已有副本就直接将它丢弃。</w:t>
      </w:r>
      <w:r>
        <w:rPr>
          <w:rFonts w:ascii="Times New Roman" w:hAnsi="Times New Roman"/>
          <w:spacing w:val="10"/>
          <w:sz w:val="21"/>
          <w:szCs w:val="21"/>
          <w:lang w:eastAsia="zh-CN"/>
        </w:rPr>
        <w:t xml:space="preserve"> </w:t>
      </w:r>
    </w:p>
    <w:p w14:paraId="696892B2"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4. </w:t>
      </w:r>
      <w:r>
        <w:rPr>
          <w:rFonts w:ascii="Times New Roman" w:hAnsi="Times New Roman"/>
          <w:b/>
          <w:bCs/>
          <w:spacing w:val="10"/>
          <w:sz w:val="21"/>
          <w:szCs w:val="21"/>
          <w:lang w:eastAsia="zh-CN"/>
        </w:rPr>
        <w:t>页面装入策略和清除策略</w:t>
      </w:r>
    </w:p>
    <w:p w14:paraId="6BD09EB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页面装入策略决定何时把页面装入内存，有两种基本策略：请页式（</w:t>
      </w:r>
      <w:r>
        <w:rPr>
          <w:rFonts w:ascii="Times New Roman" w:hAnsi="Times New Roman"/>
          <w:spacing w:val="10"/>
          <w:sz w:val="21"/>
          <w:szCs w:val="21"/>
          <w:lang w:eastAsia="zh-CN"/>
        </w:rPr>
        <w:t>demand paging</w:t>
      </w:r>
      <w:r>
        <w:rPr>
          <w:rFonts w:ascii="Times New Roman" w:hAnsi="Times New Roman"/>
          <w:spacing w:val="10"/>
          <w:sz w:val="21"/>
          <w:szCs w:val="21"/>
          <w:lang w:eastAsia="zh-CN"/>
        </w:rPr>
        <w:t>）和</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预调式（</w:t>
      </w:r>
      <w:r>
        <w:rPr>
          <w:rFonts w:ascii="Times New Roman" w:hAnsi="Times New Roman"/>
          <w:spacing w:val="10"/>
          <w:sz w:val="21"/>
          <w:szCs w:val="21"/>
          <w:lang w:eastAsia="zh-CN"/>
        </w:rPr>
        <w:t>prepaging</w:t>
      </w:r>
      <w:r>
        <w:rPr>
          <w:rFonts w:ascii="Times New Roman" w:hAnsi="Times New Roman"/>
          <w:spacing w:val="10"/>
          <w:sz w:val="21"/>
          <w:szCs w:val="21"/>
          <w:lang w:eastAsia="zh-CN"/>
        </w:rPr>
        <w:t>）。</w:t>
      </w:r>
    </w:p>
    <w:p w14:paraId="3D669DF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请页式是当产生缺页异常时调入页面。该策略优点：确保只有被访问页面才会调入，节省内存空间；缺点：缺页异常处理次数多，调页系统开销大；由于每次仅调用一页，磁盘</w:t>
      </w:r>
      <w:r>
        <w:rPr>
          <w:rFonts w:ascii="Times New Roman" w:hAnsi="Times New Roman"/>
          <w:spacing w:val="10"/>
          <w:sz w:val="21"/>
          <w:szCs w:val="21"/>
          <w:lang w:eastAsia="zh-CN"/>
        </w:rPr>
        <w:t>I/O</w:t>
      </w:r>
      <w:r>
        <w:rPr>
          <w:rFonts w:ascii="Times New Roman" w:hAnsi="Times New Roman"/>
          <w:spacing w:val="10"/>
          <w:sz w:val="21"/>
          <w:szCs w:val="21"/>
          <w:lang w:eastAsia="zh-CN"/>
        </w:rPr>
        <w:t>操作次数猛增。预调式在使用页面前预先调入内存。操作系统依据某种算法，动态预测进程最可能要访问的页面。尽量做到进程要访问的页面已经调入内存，且每次调入若干页面，而不是仅调入一页。该策略优点：减少磁盘</w:t>
      </w:r>
      <w:r>
        <w:rPr>
          <w:rFonts w:ascii="Times New Roman" w:hAnsi="Times New Roman"/>
          <w:spacing w:val="10"/>
          <w:sz w:val="21"/>
          <w:szCs w:val="21"/>
          <w:lang w:eastAsia="zh-CN"/>
        </w:rPr>
        <w:t>I/O</w:t>
      </w:r>
      <w:r>
        <w:rPr>
          <w:rFonts w:ascii="Times New Roman" w:hAnsi="Times New Roman"/>
          <w:spacing w:val="10"/>
          <w:sz w:val="21"/>
          <w:szCs w:val="21"/>
          <w:lang w:eastAsia="zh-CN"/>
        </w:rPr>
        <w:t>启动次数，节省寻道和搜索时间。缺点：如果所调页面大多未被使用，则效率就很低，可见，预调页要建立在可靠预测的基础之上。</w:t>
      </w:r>
      <w:r>
        <w:rPr>
          <w:rFonts w:ascii="Times New Roman" w:hAnsi="Times New Roman"/>
          <w:spacing w:val="10"/>
          <w:sz w:val="21"/>
          <w:szCs w:val="21"/>
          <w:lang w:eastAsia="zh-CN"/>
        </w:rPr>
        <w:t xml:space="preserve"> </w:t>
      </w:r>
    </w:p>
    <w:p w14:paraId="24C6D66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页面清除策略与装入策略相对应，考虑何时把修改过的页面写回外存，常用方法有：</w:t>
      </w:r>
    </w:p>
    <w:p w14:paraId="7B1B5CA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请页式和预约式。请页式清除是仅当一页被选中进行替换且其内容被修改过，才把它写回磁盘。预约式清除是对于所有更改过的页面，在需要替换之前把它们都写回磁盘，可成批进行。对于预约式清除，写出的页仍然在内存中，直到页替换算法选中此页从内存中移出。但如若刚刚写回很多页面，在它们被替换之前，其中大部分又被修改过，那么，预约式清除就毫无意义。对于请页式清除，写出一页是在读进新页之前进行的，它要成对操作，虽然仅需写回一页，但进程不得不等待两次</w:t>
      </w:r>
      <w:r>
        <w:rPr>
          <w:rFonts w:ascii="Times New Roman" w:hAnsi="Times New Roman"/>
          <w:spacing w:val="10"/>
          <w:sz w:val="21"/>
          <w:szCs w:val="21"/>
          <w:lang w:eastAsia="zh-CN"/>
        </w:rPr>
        <w:t xml:space="preserve"> I/O </w:t>
      </w:r>
      <w:r>
        <w:rPr>
          <w:rFonts w:ascii="Times New Roman" w:hAnsi="Times New Roman"/>
          <w:spacing w:val="10"/>
          <w:sz w:val="21"/>
          <w:szCs w:val="21"/>
          <w:lang w:eastAsia="zh-CN"/>
        </w:rPr>
        <w:t>操作完成，可能会降低系统性能。</w:t>
      </w:r>
    </w:p>
    <w:p w14:paraId="63BE071F"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5. </w:t>
      </w:r>
      <w:r>
        <w:rPr>
          <w:rFonts w:ascii="Times New Roman" w:hAnsi="Times New Roman"/>
          <w:b/>
          <w:bCs/>
          <w:spacing w:val="10"/>
          <w:sz w:val="21"/>
          <w:szCs w:val="21"/>
          <w:lang w:eastAsia="zh-CN"/>
        </w:rPr>
        <w:t>页面分配策略</w:t>
      </w:r>
    </w:p>
    <w:p w14:paraId="0C2420B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请求分页虚存管理排除内存实际容量的约束，使更多进程能同时多道运行，从而，提高系统效率，但是，缺页处理要付出很大代价，由于页面调入和调出要增加</w:t>
      </w:r>
      <w:r>
        <w:rPr>
          <w:rFonts w:ascii="Times New Roman" w:hAnsi="Times New Roman"/>
          <w:spacing w:val="10"/>
          <w:sz w:val="21"/>
          <w:szCs w:val="21"/>
          <w:lang w:eastAsia="zh-CN"/>
        </w:rPr>
        <w:t xml:space="preserve"> I/O </w:t>
      </w:r>
      <w:r>
        <w:rPr>
          <w:rFonts w:ascii="Times New Roman" w:hAnsi="Times New Roman"/>
          <w:spacing w:val="10"/>
          <w:sz w:val="21"/>
          <w:szCs w:val="21"/>
          <w:lang w:eastAsia="zh-CN"/>
        </w:rPr>
        <w:t>操作负担，因此，应尽可能地减少缺页次数。那么，究竟如何为进程分配页框呢？当出现缺页时，页面替换算法的作用范围应局限于此进程的页面，还是内存中所有进程的页面？这两个问题均涉及进程驻留页面的管理。</w:t>
      </w:r>
    </w:p>
    <w:p w14:paraId="6108720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如果在进程生命周期中，保持页框数固定不变，称其为固定分配，在创建进程时，根据进程类</w:t>
      </w:r>
      <w:r>
        <w:rPr>
          <w:rFonts w:ascii="Times New Roman" w:hAnsi="Times New Roman"/>
          <w:spacing w:val="10"/>
          <w:sz w:val="21"/>
          <w:szCs w:val="21"/>
          <w:lang w:eastAsia="zh-CN"/>
        </w:rPr>
        <w:lastRenderedPageBreak/>
        <w:t>型和系统规则决定页框数，只要有一个缺页异常产生，进程就会有一页被替换；如果在进程生命周期中，所分得的页框数可变，称为可变分配，当进程运行的某一阶段缺页率较高，说明目前局部性较差，系统可多分页框降低缺页率，反之，说明局部性较好，可减少所配给的页框数。</w:t>
      </w:r>
    </w:p>
    <w:p w14:paraId="1C0C984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页面替换可采用两种策略：局部替换和全局替换。如果页面替换算法的作用范围是整个系统，不考虑进程属主，称全局页面替换算法；如果作用范围局限于进程自身，称局部页面替换算法。要为每个进程维护一组页面，称其为工作集，其大小随进程的执行而变化，应自动地排除不再在工作集中的页面。当工作集大小会在进程运行期间发生较大变化时，全局算法比局部算法好，但是系统必须不断地确定应给每个进程分配的页框数，这是困难的任务。</w:t>
      </w:r>
    </w:p>
    <w:p w14:paraId="2A3A5B5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固定分配往往和局部替换策略配合使用，进程运行期间分得的页框数不再改变，如果发生缺页异常，只能从进程在内存的页面中选出一页替换，以保证进程页框总数不变。该策略难点在于：应给进程分配多少页框才合适？少了，缺页异常率高；多了，内存中能同时运行的进程数减少，造成处理器和其他设备空闲。常用的固定分配算法有：平均分配、比例分配、优先权分配等。</w:t>
      </w:r>
    </w:p>
    <w:p w14:paraId="1BCF155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可变分配往往和全局替换策略配合使用，为系统中的进程分配一定数目的页框，操作系统保留若干空闲页框。进程发生缺页时，从系统空闲页框中为其分配，把所缺页面调入此页框，于是产生缺页的进程的内存空间会逐渐增大，有助于减少系统缺页异常总次数。当系统拥有的空闲页框几近耗尽时，要从内存中选择页面淘汰，可以是内存中任一进程的页面，这样又会使某进程页框数减少，缺页异常率上升。这种方法的难点在于选择哪个页面作替换，应用某一种淘汰策略选页时，并未确定哪个进程会失去页面。如果选择某个进程，此进程工作集的缩小会严重影响其运行，那么，这个选择就不是最佳的。</w:t>
      </w:r>
    </w:p>
    <w:p w14:paraId="727354D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可变分配配合局部替换可克服可变分配配合全局替换时存在的缺点，实现要点如下：（</w:t>
      </w:r>
      <w:r>
        <w:rPr>
          <w:rFonts w:ascii="Times New Roman" w:hAnsi="Times New Roman"/>
          <w:spacing w:val="10"/>
          <w:sz w:val="21"/>
          <w:szCs w:val="21"/>
          <w:lang w:eastAsia="zh-CN"/>
        </w:rPr>
        <w:t>1</w:t>
      </w:r>
      <w:r>
        <w:rPr>
          <w:rFonts w:ascii="Times New Roman" w:hAnsi="Times New Roman"/>
          <w:spacing w:val="10"/>
          <w:sz w:val="21"/>
          <w:szCs w:val="21"/>
          <w:lang w:eastAsia="zh-CN"/>
        </w:rPr>
        <w:t>）新进程装入内存时，根据应用类型、程序要求，分配给一定数目页框，可用请页式或预调式完成分配；（</w:t>
      </w:r>
      <w:r>
        <w:rPr>
          <w:rFonts w:ascii="Times New Roman" w:hAnsi="Times New Roman"/>
          <w:spacing w:val="10"/>
          <w:sz w:val="21"/>
          <w:szCs w:val="21"/>
          <w:lang w:eastAsia="zh-CN"/>
        </w:rPr>
        <w:t>2</w:t>
      </w:r>
      <w:r>
        <w:rPr>
          <w:rFonts w:ascii="Times New Roman" w:hAnsi="Times New Roman"/>
          <w:spacing w:val="10"/>
          <w:sz w:val="21"/>
          <w:szCs w:val="21"/>
          <w:lang w:eastAsia="zh-CN"/>
        </w:rPr>
        <w:t>）当产生缺页异常时，从进程的页面中选择一页淘汰；（</w:t>
      </w:r>
      <w:r>
        <w:rPr>
          <w:rFonts w:ascii="Times New Roman" w:hAnsi="Times New Roman"/>
          <w:spacing w:val="10"/>
          <w:sz w:val="21"/>
          <w:szCs w:val="21"/>
          <w:lang w:eastAsia="zh-CN"/>
        </w:rPr>
        <w:t>3</w:t>
      </w:r>
      <w:r>
        <w:rPr>
          <w:rFonts w:ascii="Times New Roman" w:hAnsi="Times New Roman"/>
          <w:spacing w:val="10"/>
          <w:sz w:val="21"/>
          <w:szCs w:val="21"/>
          <w:lang w:eastAsia="zh-CN"/>
        </w:rPr>
        <w:t>）不时重新评价进程的缺页率，增加或减少分配给进程的页框数，以改善系统总体性能。</w:t>
      </w:r>
    </w:p>
    <w:p w14:paraId="4D89D36E"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6. </w:t>
      </w:r>
      <w:r>
        <w:rPr>
          <w:rFonts w:ascii="Times New Roman" w:hAnsi="Times New Roman"/>
          <w:b/>
          <w:bCs/>
          <w:spacing w:val="10"/>
          <w:sz w:val="21"/>
          <w:szCs w:val="21"/>
          <w:lang w:eastAsia="zh-CN"/>
        </w:rPr>
        <w:t>缺页中断率</w:t>
      </w:r>
    </w:p>
    <w:p w14:paraId="3B810664" w14:textId="5290F48F" w:rsidR="007319B1" w:rsidRDefault="007319B1">
      <w:pPr>
        <w:spacing w:after="0" w:line="360" w:lineRule="auto"/>
        <w:ind w:right="88" w:firstLine="415"/>
        <w:jc w:val="both"/>
        <w:rPr>
          <w:ins w:id="530" w:author="simeng zhao" w:date="2018-01-30T15:00:00Z"/>
          <w:rFonts w:ascii="Times New Roman" w:hAnsi="Times New Roman"/>
          <w:spacing w:val="10"/>
          <w:sz w:val="21"/>
          <w:szCs w:val="21"/>
          <w:lang w:eastAsia="zh-CN"/>
        </w:rPr>
      </w:pPr>
      <w:r>
        <w:rPr>
          <w:rFonts w:ascii="Times New Roman" w:hAnsi="Times New Roman"/>
          <w:spacing w:val="10"/>
          <w:sz w:val="21"/>
          <w:szCs w:val="21"/>
          <w:lang w:eastAsia="zh-CN"/>
        </w:rPr>
        <w:t>虚存能够给用户提供一个容量很大的存储空间，但当内存空间已满而又要装入新页时，必须按照预定算法把已在内存中的页面写回，这项工作称为页面替换。用来确定被淘汰页的算法称为淘汰算法。如果选用不合适的算法，会出现这样的现象：刚被淘汰的页面立即又要调用，而调入不久随即被淘汰，淘汰不久再被调入，如此反复，使得整个系统的页面调度非常频繁，以致大部分时间都花费在来回调度页面上，而不是执行计算任务，这种现象叫做</w:t>
      </w:r>
      <w:r>
        <w:rPr>
          <w:rFonts w:ascii="Times New Roman" w:hAnsi="Times New Roman"/>
          <w:spacing w:val="10"/>
          <w:sz w:val="21"/>
          <w:szCs w:val="21"/>
          <w:lang w:eastAsia="zh-CN"/>
        </w:rPr>
        <w:t>“</w:t>
      </w:r>
      <w:r>
        <w:rPr>
          <w:rFonts w:ascii="Times New Roman" w:hAnsi="Times New Roman"/>
          <w:spacing w:val="10"/>
          <w:sz w:val="21"/>
          <w:szCs w:val="21"/>
          <w:lang w:eastAsia="zh-CN"/>
        </w:rPr>
        <w:t>抖动</w:t>
      </w:r>
      <w:r>
        <w:rPr>
          <w:rFonts w:ascii="Times New Roman" w:hAnsi="Times New Roman"/>
          <w:spacing w:val="10"/>
          <w:sz w:val="21"/>
          <w:szCs w:val="21"/>
          <w:lang w:eastAsia="zh-CN"/>
        </w:rPr>
        <w:t>”</w:t>
      </w:r>
      <w:r>
        <w:rPr>
          <w:rFonts w:ascii="Times New Roman" w:hAnsi="Times New Roman"/>
          <w:spacing w:val="10"/>
          <w:sz w:val="21"/>
          <w:szCs w:val="21"/>
          <w:lang w:eastAsia="zh-CN"/>
        </w:rPr>
        <w:t>或</w:t>
      </w:r>
      <w:r>
        <w:rPr>
          <w:rFonts w:ascii="Times New Roman" w:hAnsi="Times New Roman"/>
          <w:spacing w:val="10"/>
          <w:sz w:val="21"/>
          <w:szCs w:val="21"/>
          <w:lang w:eastAsia="zh-CN"/>
        </w:rPr>
        <w:t>”</w:t>
      </w:r>
      <w:r>
        <w:rPr>
          <w:rFonts w:ascii="Times New Roman" w:hAnsi="Times New Roman"/>
          <w:spacing w:val="10"/>
          <w:sz w:val="21"/>
          <w:szCs w:val="21"/>
          <w:lang w:eastAsia="zh-CN"/>
        </w:rPr>
        <w:t>颠簸</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thrashing</w:t>
      </w:r>
      <w:r>
        <w:rPr>
          <w:rFonts w:ascii="Times New Roman" w:hAnsi="Times New Roman"/>
          <w:spacing w:val="10"/>
          <w:sz w:val="21"/>
          <w:szCs w:val="21"/>
          <w:lang w:eastAsia="zh-CN"/>
        </w:rPr>
        <w:t>），一个好的调度算法应减少和避免抖动现象。</w:t>
      </w:r>
    </w:p>
    <w:p w14:paraId="036CBD58" w14:textId="77777777" w:rsidR="00811D6D" w:rsidRPr="00DC150B" w:rsidRDefault="00811D6D" w:rsidP="00811D6D">
      <w:pPr>
        <w:spacing w:after="0" w:line="360" w:lineRule="auto"/>
        <w:ind w:right="88" w:firstLine="415"/>
        <w:jc w:val="both"/>
        <w:rPr>
          <w:ins w:id="531" w:author="simeng zhao" w:date="2018-01-30T15:00:00Z"/>
          <w:rFonts w:ascii="Times New Roman" w:hAnsi="Times New Roman"/>
          <w:color w:val="0000FF"/>
          <w:spacing w:val="10"/>
          <w:sz w:val="21"/>
          <w:szCs w:val="21"/>
          <w:lang w:eastAsia="zh-CN"/>
          <w:rPrChange w:id="532" w:author="simeng zhao" w:date="2018-02-02T15:20:00Z">
            <w:rPr>
              <w:ins w:id="533" w:author="simeng zhao" w:date="2018-01-30T15:00:00Z"/>
              <w:rFonts w:ascii="Times New Roman" w:hAnsi="Times New Roman"/>
              <w:spacing w:val="10"/>
              <w:sz w:val="21"/>
              <w:szCs w:val="21"/>
              <w:lang w:eastAsia="zh-CN"/>
            </w:rPr>
          </w:rPrChange>
        </w:rPr>
      </w:pPr>
      <w:ins w:id="534" w:author="simeng zhao" w:date="2018-01-30T15:00:00Z">
        <w:r w:rsidRPr="00DC150B">
          <w:rPr>
            <w:rFonts w:ascii="Times New Roman" w:hAnsi="Times New Roman" w:hint="eastAsia"/>
            <w:color w:val="0000FF"/>
            <w:spacing w:val="10"/>
            <w:sz w:val="21"/>
            <w:szCs w:val="21"/>
            <w:lang w:eastAsia="zh-CN"/>
            <w:rPrChange w:id="535" w:author="simeng zhao" w:date="2018-02-02T15:20:00Z">
              <w:rPr>
                <w:rFonts w:ascii="Times New Roman" w:hAnsi="Times New Roman" w:hint="eastAsia"/>
                <w:spacing w:val="10"/>
                <w:sz w:val="21"/>
                <w:szCs w:val="21"/>
                <w:lang w:eastAsia="zh-CN"/>
              </w:rPr>
            </w:rPrChange>
          </w:rPr>
          <w:t>一个系统随着同时运行的进程的数量的增加，系统的效率的变化曲线如下</w:t>
        </w:r>
      </w:ins>
    </w:p>
    <w:p w14:paraId="7DA89E20" w14:textId="77777777" w:rsidR="00811D6D" w:rsidRPr="007A2E32" w:rsidRDefault="00811D6D" w:rsidP="00811D6D">
      <w:pPr>
        <w:spacing w:after="0" w:line="360" w:lineRule="auto"/>
        <w:ind w:right="88" w:firstLine="415"/>
        <w:jc w:val="both"/>
        <w:rPr>
          <w:ins w:id="536" w:author="simeng zhao" w:date="2018-01-30T15:00:00Z"/>
          <w:rFonts w:ascii="Times New Roman" w:hAnsi="Times New Roman"/>
          <w:spacing w:val="10"/>
          <w:sz w:val="21"/>
          <w:szCs w:val="21"/>
          <w:lang w:eastAsia="zh-CN"/>
        </w:rPr>
      </w:pPr>
      <w:ins w:id="537" w:author="simeng zhao" w:date="2018-01-30T15:00:00Z">
        <w:r w:rsidRPr="007A2E32">
          <w:rPr>
            <w:rFonts w:ascii="Times New Roman" w:hAnsi="Times New Roman" w:hint="eastAsia"/>
            <w:spacing w:val="10"/>
            <w:sz w:val="21"/>
            <w:szCs w:val="21"/>
            <w:lang w:eastAsia="zh-CN"/>
          </w:rPr>
          <w:t>/</w:t>
        </w:r>
        <w:r w:rsidRPr="007A2E32">
          <w:rPr>
            <w:rFonts w:ascii="Times New Roman" w:hAnsi="Times New Roman"/>
            <w:spacing w:val="10"/>
            <w:sz w:val="21"/>
            <w:szCs w:val="21"/>
            <w:lang w:eastAsia="zh-CN"/>
          </w:rPr>
          <w:t>/</w:t>
        </w:r>
        <w:r w:rsidRPr="007A2E32">
          <w:rPr>
            <w:rFonts w:ascii="Times New Roman" w:hAnsi="Times New Roman"/>
            <w:spacing w:val="10"/>
            <w:sz w:val="21"/>
            <w:szCs w:val="21"/>
            <w:lang w:eastAsia="zh-CN"/>
          </w:rPr>
          <w:t>对于抖动的解释放在下面的原因解释之后更合适</w:t>
        </w:r>
      </w:ins>
    </w:p>
    <w:p w14:paraId="1E02ED70" w14:textId="2512E997" w:rsidR="00811D6D" w:rsidRPr="00DC150B" w:rsidDel="00DC150B" w:rsidRDefault="00811D6D" w:rsidP="00DC150B">
      <w:pPr>
        <w:spacing w:before="15"/>
        <w:jc w:val="both"/>
        <w:rPr>
          <w:del w:id="538" w:author="simeng zhao" w:date="2018-02-02T15:23:00Z"/>
          <w:rFonts w:ascii="Times New Roman" w:hAnsi="Times New Roman" w:hint="eastAsia"/>
          <w:b/>
          <w:color w:val="FF0000"/>
          <w:spacing w:val="10"/>
          <w:sz w:val="24"/>
          <w:szCs w:val="18"/>
          <w:lang w:eastAsia="zh-CN"/>
          <w:rPrChange w:id="539" w:author="simeng zhao" w:date="2018-02-02T15:23:00Z">
            <w:rPr>
              <w:del w:id="540" w:author="simeng zhao" w:date="2018-02-02T15:23:00Z"/>
              <w:rFonts w:ascii="Times New Roman" w:hAnsi="Times New Roman"/>
              <w:spacing w:val="10"/>
              <w:sz w:val="21"/>
              <w:szCs w:val="21"/>
              <w:lang w:eastAsia="zh-CN"/>
            </w:rPr>
          </w:rPrChange>
        </w:rPr>
        <w:pPrChange w:id="541" w:author="simeng zhao" w:date="2018-02-02T15:23:00Z">
          <w:pPr>
            <w:spacing w:after="0" w:line="360" w:lineRule="auto"/>
            <w:ind w:right="88" w:firstLine="415"/>
            <w:jc w:val="both"/>
          </w:pPr>
        </w:pPrChange>
      </w:pPr>
      <w:ins w:id="542" w:author="simeng zhao" w:date="2018-01-30T15:00:00Z">
        <w:r w:rsidRPr="008755B7">
          <w:rPr>
            <w:rFonts w:ascii="Times New Roman" w:hAnsi="Times New Roman"/>
            <w:b/>
            <w:noProof/>
            <w:color w:val="FF0000"/>
            <w:spacing w:val="10"/>
            <w:sz w:val="24"/>
            <w:szCs w:val="18"/>
            <w:lang w:eastAsia="zh-CN"/>
          </w:rPr>
          <w:lastRenderedPageBreak/>
          <w:drawing>
            <wp:inline distT="0" distB="0" distL="0" distR="0" wp14:anchorId="1E44B6F1" wp14:editId="12452379">
              <wp:extent cx="5098415" cy="3335655"/>
              <wp:effectExtent l="0" t="0" r="6985" b="0"/>
              <wp:docPr id="559" name="图片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8415" cy="3335655"/>
                      </a:xfrm>
                      <a:prstGeom prst="rect">
                        <a:avLst/>
                      </a:prstGeom>
                      <a:noFill/>
                      <a:ln>
                        <a:noFill/>
                      </a:ln>
                    </pic:spPr>
                  </pic:pic>
                </a:graphicData>
              </a:graphic>
            </wp:inline>
          </w:drawing>
        </w:r>
      </w:ins>
    </w:p>
    <w:p w14:paraId="5FDF0597" w14:textId="5CE99249" w:rsidR="007319B1" w:rsidRDefault="007319B1">
      <w:pPr>
        <w:spacing w:after="0" w:line="360" w:lineRule="auto"/>
        <w:ind w:right="88" w:firstLine="415"/>
        <w:jc w:val="both"/>
        <w:rPr>
          <w:rFonts w:ascii="Times New Roman" w:hAnsi="Times New Roman"/>
          <w:spacing w:val="10"/>
          <w:sz w:val="21"/>
          <w:szCs w:val="21"/>
          <w:lang w:eastAsia="zh-CN"/>
        </w:rPr>
      </w:pPr>
      <w:del w:id="543" w:author="simeng zhao" w:date="2018-02-02T15:23:00Z">
        <w:r w:rsidDel="00DC150B">
          <w:rPr>
            <w:rFonts w:ascii="Times New Roman" w:hAnsi="Times New Roman" w:hint="eastAsia"/>
            <w:spacing w:val="10"/>
            <w:sz w:val="21"/>
            <w:szCs w:val="21"/>
            <w:lang w:eastAsia="zh-CN"/>
          </w:rPr>
          <w:delText>首先，定义</w:delText>
        </w:r>
      </w:del>
      <w:ins w:id="544" w:author="simeng zhao" w:date="2018-02-02T15:23:00Z">
        <w:r w:rsidR="00DC150B">
          <w:rPr>
            <w:rFonts w:ascii="Times New Roman" w:hAnsi="Times New Roman" w:hint="eastAsia"/>
            <w:spacing w:val="10"/>
            <w:sz w:val="21"/>
            <w:szCs w:val="21"/>
            <w:lang w:eastAsia="zh-CN"/>
          </w:rPr>
          <w:t>一般来说，对</w:t>
        </w:r>
      </w:ins>
      <w:r>
        <w:rPr>
          <w:rFonts w:ascii="Times New Roman" w:hAnsi="Times New Roman"/>
          <w:spacing w:val="10"/>
          <w:sz w:val="21"/>
          <w:szCs w:val="21"/>
          <w:lang w:eastAsia="zh-CN"/>
        </w:rPr>
        <w:t>缺页中断率（</w:t>
      </w:r>
      <w:r>
        <w:rPr>
          <w:rFonts w:ascii="Times New Roman" w:hAnsi="Times New Roman"/>
          <w:spacing w:val="10"/>
          <w:sz w:val="21"/>
          <w:szCs w:val="21"/>
          <w:lang w:eastAsia="zh-CN"/>
        </w:rPr>
        <w:t>Linux</w:t>
      </w:r>
      <w:r>
        <w:rPr>
          <w:rFonts w:ascii="Times New Roman" w:hAnsi="Times New Roman"/>
          <w:spacing w:val="10"/>
          <w:sz w:val="21"/>
          <w:szCs w:val="21"/>
          <w:lang w:eastAsia="zh-CN"/>
        </w:rPr>
        <w:t>系统中，缺页中断也称缺页异常）</w:t>
      </w:r>
      <w:ins w:id="545" w:author="simeng zhao" w:date="2018-02-02T15:23:00Z">
        <w:r w:rsidR="00DC150B">
          <w:rPr>
            <w:rFonts w:ascii="Times New Roman" w:hAnsi="Times New Roman" w:hint="eastAsia"/>
            <w:spacing w:val="10"/>
            <w:sz w:val="21"/>
            <w:szCs w:val="21"/>
            <w:lang w:eastAsia="zh-CN"/>
          </w:rPr>
          <w:t>的定义如下</w:t>
        </w:r>
      </w:ins>
      <w:r>
        <w:rPr>
          <w:rFonts w:ascii="Times New Roman" w:hAnsi="Times New Roman"/>
          <w:spacing w:val="10"/>
          <w:sz w:val="21"/>
          <w:szCs w:val="21"/>
          <w:lang w:eastAsia="zh-CN"/>
        </w:rPr>
        <w:t>，假定进程</w:t>
      </w:r>
      <w:r>
        <w:rPr>
          <w:rFonts w:ascii="Times New Roman" w:hAnsi="Times New Roman"/>
          <w:spacing w:val="10"/>
          <w:sz w:val="21"/>
          <w:szCs w:val="21"/>
          <w:lang w:eastAsia="zh-CN"/>
        </w:rPr>
        <w:t>P</w:t>
      </w:r>
      <w:r>
        <w:rPr>
          <w:rFonts w:ascii="Times New Roman" w:hAnsi="Times New Roman"/>
          <w:spacing w:val="10"/>
          <w:sz w:val="21"/>
          <w:szCs w:val="21"/>
          <w:lang w:eastAsia="zh-CN"/>
        </w:rPr>
        <w:t>共计</w:t>
      </w:r>
      <w:r>
        <w:rPr>
          <w:rFonts w:ascii="Times New Roman" w:hAnsi="Times New Roman"/>
          <w:spacing w:val="10"/>
          <w:sz w:val="21"/>
          <w:szCs w:val="21"/>
          <w:lang w:eastAsia="zh-CN"/>
        </w:rPr>
        <w:t>n</w:t>
      </w:r>
      <w:r>
        <w:rPr>
          <w:rFonts w:ascii="Times New Roman" w:hAnsi="Times New Roman"/>
          <w:spacing w:val="10"/>
          <w:sz w:val="21"/>
          <w:szCs w:val="21"/>
          <w:lang w:eastAsia="zh-CN"/>
        </w:rPr>
        <w:t>页，此进程分得页框</w:t>
      </w:r>
      <w:r>
        <w:rPr>
          <w:rFonts w:ascii="Times New Roman" w:hAnsi="Times New Roman"/>
          <w:spacing w:val="10"/>
          <w:sz w:val="21"/>
          <w:szCs w:val="21"/>
          <w:lang w:eastAsia="zh-CN"/>
        </w:rPr>
        <w:t>m</w:t>
      </w:r>
      <w:r>
        <w:rPr>
          <w:rFonts w:ascii="Times New Roman" w:hAnsi="Times New Roman"/>
          <w:spacing w:val="10"/>
          <w:sz w:val="21"/>
          <w:szCs w:val="21"/>
          <w:lang w:eastAsia="zh-CN"/>
        </w:rPr>
        <w:t>块（</w:t>
      </w:r>
      <w:r>
        <w:rPr>
          <w:rFonts w:ascii="Times New Roman" w:hAnsi="Times New Roman"/>
          <w:spacing w:val="10"/>
          <w:sz w:val="21"/>
          <w:szCs w:val="21"/>
          <w:lang w:eastAsia="zh-CN"/>
        </w:rPr>
        <w:t>m</w:t>
      </w:r>
      <w:r>
        <w:rPr>
          <w:rFonts w:ascii="Times New Roman" w:hAnsi="Times New Roman"/>
          <w:spacing w:val="10"/>
          <w:sz w:val="21"/>
          <w:szCs w:val="21"/>
          <w:lang w:eastAsia="zh-CN"/>
        </w:rPr>
        <w:t>、</w:t>
      </w:r>
      <w:r>
        <w:rPr>
          <w:rFonts w:ascii="Times New Roman" w:hAnsi="Times New Roman"/>
          <w:spacing w:val="10"/>
          <w:sz w:val="21"/>
          <w:szCs w:val="21"/>
          <w:lang w:eastAsia="zh-CN"/>
        </w:rPr>
        <w:t>n</w:t>
      </w:r>
      <w:r>
        <w:rPr>
          <w:rFonts w:ascii="Times New Roman" w:hAnsi="Times New Roman"/>
          <w:spacing w:val="10"/>
          <w:sz w:val="21"/>
          <w:szCs w:val="21"/>
          <w:lang w:eastAsia="zh-CN"/>
        </w:rPr>
        <w:t>均为正整数，且１</w:t>
      </w:r>
      <w:r>
        <w:rPr>
          <w:rFonts w:ascii="Times New Roman" w:hAnsi="Times New Roman"/>
          <w:spacing w:val="10"/>
          <w:sz w:val="21"/>
          <w:szCs w:val="21"/>
          <w:lang w:eastAsia="zh-CN"/>
        </w:rPr>
        <w:t>≤m≤n</w:t>
      </w:r>
      <w:r>
        <w:rPr>
          <w:rFonts w:ascii="Times New Roman" w:hAnsi="Times New Roman"/>
          <w:spacing w:val="10"/>
          <w:sz w:val="21"/>
          <w:szCs w:val="21"/>
          <w:lang w:eastAsia="zh-CN"/>
        </w:rPr>
        <w:t>），即内存中最多只能容纳进程的</w:t>
      </w:r>
      <w:r>
        <w:rPr>
          <w:rFonts w:ascii="Times New Roman" w:hAnsi="Times New Roman"/>
          <w:spacing w:val="10"/>
          <w:sz w:val="21"/>
          <w:szCs w:val="21"/>
          <w:lang w:eastAsia="zh-CN"/>
        </w:rPr>
        <w:t>m</w:t>
      </w:r>
      <w:r>
        <w:rPr>
          <w:rFonts w:ascii="Times New Roman" w:hAnsi="Times New Roman"/>
          <w:spacing w:val="10"/>
          <w:sz w:val="21"/>
          <w:szCs w:val="21"/>
          <w:lang w:eastAsia="zh-CN"/>
        </w:rPr>
        <w:t>页。如果进程</w:t>
      </w:r>
      <w:r>
        <w:rPr>
          <w:rFonts w:ascii="Times New Roman" w:hAnsi="Times New Roman"/>
          <w:spacing w:val="10"/>
          <w:sz w:val="21"/>
          <w:szCs w:val="21"/>
          <w:lang w:eastAsia="zh-CN"/>
        </w:rPr>
        <w:t>P</w:t>
      </w:r>
      <w:r>
        <w:rPr>
          <w:rFonts w:ascii="Times New Roman" w:hAnsi="Times New Roman"/>
          <w:spacing w:val="10"/>
          <w:sz w:val="21"/>
          <w:szCs w:val="21"/>
          <w:lang w:eastAsia="zh-CN"/>
        </w:rPr>
        <w:t>在运行中成功访问次数为</w:t>
      </w:r>
      <w:r>
        <w:rPr>
          <w:rFonts w:ascii="Times New Roman" w:hAnsi="Times New Roman"/>
          <w:spacing w:val="10"/>
          <w:sz w:val="21"/>
          <w:szCs w:val="21"/>
          <w:lang w:eastAsia="zh-CN"/>
        </w:rPr>
        <w:t>S</w:t>
      </w:r>
      <w:r>
        <w:rPr>
          <w:rFonts w:ascii="Times New Roman" w:hAnsi="Times New Roman"/>
          <w:spacing w:val="10"/>
          <w:sz w:val="21"/>
          <w:szCs w:val="21"/>
          <w:lang w:eastAsia="zh-CN"/>
        </w:rPr>
        <w:t>，不成功访问次数为</w:t>
      </w:r>
      <w:r>
        <w:rPr>
          <w:rFonts w:ascii="Times New Roman" w:hAnsi="Times New Roman"/>
          <w:spacing w:val="10"/>
          <w:sz w:val="21"/>
          <w:szCs w:val="21"/>
          <w:lang w:eastAsia="zh-CN"/>
        </w:rPr>
        <w:t>F</w:t>
      </w:r>
      <w:r>
        <w:rPr>
          <w:rFonts w:ascii="Times New Roman" w:hAnsi="Times New Roman"/>
          <w:spacing w:val="10"/>
          <w:sz w:val="21"/>
          <w:szCs w:val="21"/>
          <w:lang w:eastAsia="zh-CN"/>
        </w:rPr>
        <w:t>，则总的访问次数</w:t>
      </w:r>
      <w:r>
        <w:rPr>
          <w:rFonts w:ascii="Times New Roman" w:hAnsi="Times New Roman"/>
          <w:spacing w:val="10"/>
          <w:sz w:val="21"/>
          <w:szCs w:val="21"/>
          <w:lang w:eastAsia="zh-CN"/>
        </w:rPr>
        <w:t xml:space="preserve"> A</w:t>
      </w:r>
      <w:r>
        <w:rPr>
          <w:rFonts w:ascii="Times New Roman" w:hAnsi="Times New Roman"/>
          <w:spacing w:val="10"/>
          <w:sz w:val="21"/>
          <w:szCs w:val="21"/>
          <w:lang w:eastAsia="zh-CN"/>
        </w:rPr>
        <w:t>＝</w:t>
      </w:r>
      <w:r>
        <w:rPr>
          <w:rFonts w:ascii="Times New Roman" w:hAnsi="Times New Roman"/>
          <w:spacing w:val="10"/>
          <w:sz w:val="21"/>
          <w:szCs w:val="21"/>
          <w:lang w:eastAsia="zh-CN"/>
        </w:rPr>
        <w:t>S</w:t>
      </w:r>
      <w:r>
        <w:rPr>
          <w:rFonts w:ascii="Times New Roman" w:hAnsi="Times New Roman"/>
          <w:spacing w:val="10"/>
          <w:sz w:val="21"/>
          <w:szCs w:val="21"/>
          <w:lang w:eastAsia="zh-CN"/>
        </w:rPr>
        <w:t>＋</w:t>
      </w:r>
      <w:r>
        <w:rPr>
          <w:rFonts w:ascii="Times New Roman" w:hAnsi="Times New Roman"/>
          <w:spacing w:val="10"/>
          <w:sz w:val="21"/>
          <w:szCs w:val="21"/>
          <w:lang w:eastAsia="zh-CN"/>
        </w:rPr>
        <w:t>F</w:t>
      </w:r>
      <w:r>
        <w:rPr>
          <w:rFonts w:ascii="Times New Roman" w:hAnsi="Times New Roman"/>
          <w:spacing w:val="10"/>
          <w:sz w:val="21"/>
          <w:szCs w:val="21"/>
          <w:lang w:eastAsia="zh-CN"/>
        </w:rPr>
        <w:t>，定义：</w:t>
      </w:r>
    </w:p>
    <w:p w14:paraId="09E654D7" w14:textId="77777777" w:rsidR="007319B1" w:rsidRDefault="007319B1">
      <w:pPr>
        <w:spacing w:after="0" w:line="360" w:lineRule="auto"/>
        <w:ind w:right="88"/>
        <w:jc w:val="center"/>
        <w:rPr>
          <w:rFonts w:ascii="Times New Roman" w:hAnsi="Times New Roman"/>
          <w:spacing w:val="10"/>
          <w:sz w:val="21"/>
          <w:szCs w:val="21"/>
          <w:lang w:eastAsia="zh-CN"/>
        </w:rPr>
      </w:pPr>
      <w:r>
        <w:rPr>
          <w:rFonts w:ascii="Times New Roman" w:hAnsi="Times New Roman"/>
          <w:spacing w:val="10"/>
          <w:sz w:val="21"/>
          <w:szCs w:val="21"/>
          <w:lang w:eastAsia="zh-CN"/>
        </w:rPr>
        <w:t>f</w:t>
      </w:r>
      <w:r>
        <w:rPr>
          <w:rFonts w:ascii="Times New Roman" w:hAnsi="Times New Roman"/>
          <w:spacing w:val="10"/>
          <w:sz w:val="21"/>
          <w:szCs w:val="21"/>
          <w:lang w:eastAsia="zh-CN"/>
        </w:rPr>
        <w:t>＝</w:t>
      </w:r>
      <w:r>
        <w:rPr>
          <w:rFonts w:ascii="Times New Roman" w:hAnsi="Times New Roman"/>
          <w:spacing w:val="10"/>
          <w:sz w:val="21"/>
          <w:szCs w:val="21"/>
          <w:lang w:eastAsia="zh-CN"/>
        </w:rPr>
        <w:t>F/A</w:t>
      </w:r>
    </w:p>
    <w:p w14:paraId="64516D8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称</w:t>
      </w:r>
      <w:r>
        <w:rPr>
          <w:rFonts w:ascii="Times New Roman" w:hAnsi="Times New Roman"/>
          <w:spacing w:val="10"/>
          <w:sz w:val="21"/>
          <w:szCs w:val="21"/>
          <w:lang w:eastAsia="zh-CN"/>
        </w:rPr>
        <w:t>f</w:t>
      </w:r>
      <w:r>
        <w:rPr>
          <w:rFonts w:ascii="Times New Roman" w:hAnsi="Times New Roman"/>
          <w:spacing w:val="10"/>
          <w:sz w:val="21"/>
          <w:szCs w:val="21"/>
          <w:lang w:eastAsia="zh-CN"/>
        </w:rPr>
        <w:t>为缺页中断率。</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影响缺页中断率</w:t>
      </w:r>
      <w:r>
        <w:rPr>
          <w:rFonts w:ascii="Times New Roman" w:hAnsi="Times New Roman"/>
          <w:spacing w:val="10"/>
          <w:sz w:val="21"/>
          <w:szCs w:val="21"/>
          <w:lang w:eastAsia="zh-CN"/>
        </w:rPr>
        <w:t>f</w:t>
      </w:r>
      <w:r>
        <w:rPr>
          <w:rFonts w:ascii="Times New Roman" w:hAnsi="Times New Roman"/>
          <w:spacing w:val="10"/>
          <w:sz w:val="21"/>
          <w:szCs w:val="21"/>
          <w:lang w:eastAsia="zh-CN"/>
        </w:rPr>
        <w:t>的因素有：（</w:t>
      </w:r>
      <w:r>
        <w:rPr>
          <w:rFonts w:ascii="Times New Roman" w:hAnsi="Times New Roman"/>
          <w:spacing w:val="10"/>
          <w:sz w:val="21"/>
          <w:szCs w:val="21"/>
          <w:lang w:eastAsia="zh-CN"/>
        </w:rPr>
        <w:t>1</w:t>
      </w:r>
      <w:r>
        <w:rPr>
          <w:rFonts w:ascii="Times New Roman" w:hAnsi="Times New Roman"/>
          <w:spacing w:val="10"/>
          <w:sz w:val="21"/>
          <w:szCs w:val="21"/>
          <w:lang w:eastAsia="zh-CN"/>
        </w:rPr>
        <w:t>）内存页框数：进程所分得的块数多，缺页中断率低，反之缺页中断率就高；（</w:t>
      </w:r>
      <w:r>
        <w:rPr>
          <w:rFonts w:ascii="Times New Roman" w:hAnsi="Times New Roman"/>
          <w:spacing w:val="10"/>
          <w:sz w:val="21"/>
          <w:szCs w:val="21"/>
          <w:lang w:eastAsia="zh-CN"/>
        </w:rPr>
        <w:t>2</w:t>
      </w:r>
      <w:r>
        <w:rPr>
          <w:rFonts w:ascii="Times New Roman" w:hAnsi="Times New Roman"/>
          <w:spacing w:val="10"/>
          <w:sz w:val="21"/>
          <w:szCs w:val="21"/>
          <w:lang w:eastAsia="zh-CN"/>
        </w:rPr>
        <w:t>）页面大小：页面大，缺页中断率低，否则缺页中断率就高；（</w:t>
      </w:r>
      <w:r>
        <w:rPr>
          <w:rFonts w:ascii="Times New Roman" w:hAnsi="Times New Roman"/>
          <w:spacing w:val="10"/>
          <w:sz w:val="21"/>
          <w:szCs w:val="21"/>
          <w:lang w:eastAsia="zh-CN"/>
        </w:rPr>
        <w:t>3</w:t>
      </w:r>
      <w:r>
        <w:rPr>
          <w:rFonts w:ascii="Times New Roman" w:hAnsi="Times New Roman"/>
          <w:spacing w:val="10"/>
          <w:sz w:val="21"/>
          <w:szCs w:val="21"/>
          <w:lang w:eastAsia="zh-CN"/>
        </w:rPr>
        <w:t>）页面替换算法：算法的优劣影响缺页异常次数；（</w:t>
      </w:r>
      <w:r>
        <w:rPr>
          <w:rFonts w:ascii="Times New Roman" w:hAnsi="Times New Roman"/>
          <w:spacing w:val="10"/>
          <w:sz w:val="21"/>
          <w:szCs w:val="21"/>
          <w:lang w:eastAsia="zh-CN"/>
        </w:rPr>
        <w:t>4</w:t>
      </w:r>
      <w:r>
        <w:rPr>
          <w:rFonts w:ascii="Times New Roman" w:hAnsi="Times New Roman"/>
          <w:spacing w:val="10"/>
          <w:sz w:val="21"/>
          <w:szCs w:val="21"/>
          <w:lang w:eastAsia="zh-CN"/>
        </w:rPr>
        <w:t>）程序特性：程序局部性要好，它对缺页中断率有很大影响。</w:t>
      </w:r>
      <w:r>
        <w:rPr>
          <w:rFonts w:ascii="Times New Roman" w:hAnsi="Times New Roman"/>
          <w:spacing w:val="10"/>
          <w:sz w:val="21"/>
          <w:szCs w:val="21"/>
          <w:lang w:eastAsia="zh-CN"/>
        </w:rPr>
        <w:t xml:space="preserve"> </w:t>
      </w:r>
    </w:p>
    <w:p w14:paraId="22E4DC4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产生抖动的主要原因是，内存中同时运行的进程太多，而分配给每个进程的页框太少，不能满足它们正常运行需要。由于出现频繁缺页异常，使得排队等待页面对换的进程数目剧增，从而，磁盘的有效时间大都花费在对换页面上，处理器的有效时间利用率则大大降低，这时系统产生了抖动。由于页面大小是由操作系统预先规定的，为了降低缺页中断率，防止抖动发生，可从</w:t>
      </w:r>
      <w:r>
        <w:rPr>
          <w:rFonts w:ascii="Times New Roman" w:hAnsi="Times New Roman"/>
          <w:spacing w:val="10"/>
          <w:sz w:val="21"/>
          <w:szCs w:val="21"/>
          <w:lang w:eastAsia="zh-CN"/>
        </w:rPr>
        <w:t>3</w:t>
      </w:r>
      <w:r>
        <w:rPr>
          <w:rFonts w:ascii="Times New Roman" w:hAnsi="Times New Roman"/>
          <w:spacing w:val="10"/>
          <w:sz w:val="21"/>
          <w:szCs w:val="21"/>
          <w:lang w:eastAsia="zh-CN"/>
        </w:rPr>
        <w:t>个方面下手：增加配给进程的页框数、挑选页面替换算法和改进应用程序结构。</w:t>
      </w:r>
    </w:p>
    <w:p w14:paraId="40E3FED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例如，一个程序将</w:t>
      </w:r>
      <w:r>
        <w:rPr>
          <w:rFonts w:ascii="Times New Roman" w:hAnsi="Times New Roman"/>
          <w:spacing w:val="10"/>
          <w:sz w:val="21"/>
          <w:szCs w:val="21"/>
          <w:lang w:eastAsia="zh-CN"/>
        </w:rPr>
        <w:t>128×128</w:t>
      </w:r>
      <w:r>
        <w:rPr>
          <w:rFonts w:ascii="Times New Roman" w:hAnsi="Times New Roman"/>
          <w:spacing w:val="10"/>
          <w:sz w:val="21"/>
          <w:szCs w:val="21"/>
          <w:lang w:eastAsia="zh-CN"/>
        </w:rPr>
        <w:t>的数组置初值</w:t>
      </w:r>
      <w:r>
        <w:rPr>
          <w:rFonts w:ascii="Times New Roman" w:hAnsi="Times New Roman"/>
          <w:spacing w:val="10"/>
          <w:sz w:val="21"/>
          <w:szCs w:val="21"/>
          <w:lang w:eastAsia="zh-CN"/>
        </w:rPr>
        <w:t>“0”</w:t>
      </w:r>
      <w:r>
        <w:rPr>
          <w:rFonts w:ascii="Times New Roman" w:hAnsi="Times New Roman"/>
          <w:spacing w:val="10"/>
          <w:sz w:val="21"/>
          <w:szCs w:val="21"/>
          <w:lang w:eastAsia="zh-CN"/>
        </w:rPr>
        <w:t>，假定它仅分得一个内存页框，页面尺寸为</w:t>
      </w:r>
      <w:r>
        <w:rPr>
          <w:rFonts w:ascii="Times New Roman" w:hAnsi="Times New Roman"/>
          <w:spacing w:val="10"/>
          <w:sz w:val="21"/>
          <w:szCs w:val="21"/>
          <w:lang w:eastAsia="zh-CN"/>
        </w:rPr>
        <w:t>128</w:t>
      </w:r>
      <w:r>
        <w:rPr>
          <w:rFonts w:ascii="Times New Roman" w:hAnsi="Times New Roman"/>
          <w:spacing w:val="10"/>
          <w:sz w:val="21"/>
          <w:szCs w:val="21"/>
          <w:lang w:eastAsia="zh-CN"/>
        </w:rPr>
        <w:t>个字，数组中的元素各行分别存放在一页中，开始时第一页在内存中。若程序按如下左边编写：</w:t>
      </w:r>
    </w:p>
    <w:p w14:paraId="05B35C0A" w14:textId="77777777" w:rsidR="007319B1" w:rsidRDefault="007319B1">
      <w:pPr>
        <w:spacing w:after="0" w:line="360" w:lineRule="auto"/>
        <w:ind w:right="-20" w:firstLineChars="200" w:firstLine="360"/>
        <w:rPr>
          <w:rFonts w:ascii="Times New Roman" w:hAnsi="Times New Roman"/>
          <w:sz w:val="18"/>
          <w:szCs w:val="18"/>
          <w:lang w:eastAsia="zh-CN"/>
        </w:rPr>
      </w:pPr>
      <w:r>
        <w:rPr>
          <w:rFonts w:ascii="Times New Roman" w:hAnsi="Times New Roman"/>
          <w:position w:val="-1"/>
          <w:sz w:val="18"/>
          <w:szCs w:val="18"/>
          <w:lang w:eastAsia="zh-CN"/>
        </w:rPr>
        <w:t>int A[128][128]</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int A[128][128]</w:t>
      </w:r>
      <w:r>
        <w:rPr>
          <w:rFonts w:ascii="Times New Roman" w:hAnsi="Times New Roman"/>
          <w:position w:val="-1"/>
          <w:sz w:val="18"/>
          <w:szCs w:val="18"/>
          <w:lang w:eastAsia="zh-CN"/>
        </w:rPr>
        <w:t>；</w:t>
      </w:r>
    </w:p>
    <w:p w14:paraId="4CDEA361" w14:textId="77777777" w:rsidR="007319B1" w:rsidRDefault="007319B1">
      <w:pPr>
        <w:tabs>
          <w:tab w:val="left" w:pos="4420"/>
        </w:tabs>
        <w:spacing w:after="0" w:line="360" w:lineRule="auto"/>
        <w:ind w:right="-20" w:firstLineChars="200" w:firstLine="360"/>
        <w:rPr>
          <w:rFonts w:ascii="Times New Roman" w:hAnsi="Times New Roman"/>
          <w:sz w:val="18"/>
          <w:szCs w:val="18"/>
          <w:lang w:eastAsia="zh-CN"/>
        </w:rPr>
      </w:pPr>
      <w:r>
        <w:rPr>
          <w:rFonts w:ascii="Times New Roman" w:hAnsi="Times New Roman"/>
          <w:position w:val="-1"/>
          <w:sz w:val="18"/>
          <w:szCs w:val="18"/>
          <w:lang w:eastAsia="zh-CN"/>
        </w:rPr>
        <w:t>for</w:t>
      </w:r>
      <w:r>
        <w:rPr>
          <w:rFonts w:ascii="Times New Roman" w:hAnsi="Times New Roman"/>
          <w:position w:val="-1"/>
          <w:sz w:val="18"/>
          <w:szCs w:val="18"/>
          <w:lang w:eastAsia="zh-CN"/>
        </w:rPr>
        <w:t>（</w:t>
      </w:r>
      <w:r>
        <w:rPr>
          <w:rFonts w:ascii="Times New Roman" w:hAnsi="Times New Roman"/>
          <w:position w:val="-1"/>
          <w:sz w:val="18"/>
          <w:szCs w:val="18"/>
          <w:lang w:eastAsia="zh-CN"/>
        </w:rPr>
        <w:t>int j</w:t>
      </w:r>
      <w:r>
        <w:rPr>
          <w:rFonts w:ascii="Times New Roman" w:hAnsi="Times New Roman"/>
          <w:position w:val="-1"/>
          <w:sz w:val="18"/>
          <w:szCs w:val="18"/>
          <w:lang w:eastAsia="zh-CN"/>
        </w:rPr>
        <w:t>＝０；</w:t>
      </w:r>
      <w:r>
        <w:rPr>
          <w:rFonts w:ascii="Times New Roman" w:hAnsi="Times New Roman"/>
          <w:position w:val="-2"/>
          <w:sz w:val="18"/>
          <w:szCs w:val="18"/>
          <w:lang w:eastAsia="zh-CN"/>
        </w:rPr>
        <w:t>j</w:t>
      </w:r>
      <w:r>
        <w:rPr>
          <w:rFonts w:ascii="Times New Roman" w:hAnsi="Times New Roman"/>
          <w:position w:val="-1"/>
          <w:sz w:val="18"/>
          <w:szCs w:val="18"/>
          <w:lang w:eastAsia="zh-CN"/>
        </w:rPr>
        <w:t>＜</w:t>
      </w:r>
      <w:r>
        <w:rPr>
          <w:rFonts w:ascii="Times New Roman" w:hAnsi="Times New Roman"/>
          <w:position w:val="-1"/>
          <w:sz w:val="18"/>
          <w:szCs w:val="18"/>
          <w:lang w:eastAsia="zh-CN"/>
        </w:rPr>
        <w:t>128</w:t>
      </w:r>
      <w:r>
        <w:rPr>
          <w:rFonts w:ascii="Times New Roman" w:hAnsi="Times New Roman"/>
          <w:position w:val="-1"/>
          <w:sz w:val="18"/>
          <w:szCs w:val="18"/>
          <w:lang w:eastAsia="zh-CN"/>
        </w:rPr>
        <w:t>；</w:t>
      </w:r>
      <w:r>
        <w:rPr>
          <w:rFonts w:ascii="Times New Roman" w:hAnsi="Times New Roman"/>
          <w:position w:val="-2"/>
          <w:sz w:val="18"/>
          <w:szCs w:val="18"/>
          <w:lang w:eastAsia="zh-CN"/>
        </w:rPr>
        <w:t>j</w:t>
      </w:r>
      <w:r>
        <w:rPr>
          <w:rFonts w:ascii="Times New Roman" w:hAnsi="Times New Roman"/>
          <w:position w:val="-1"/>
          <w:sz w:val="18"/>
          <w:szCs w:val="18"/>
          <w:lang w:eastAsia="zh-CN"/>
        </w:rPr>
        <w:t>＋＋）</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for</w:t>
      </w:r>
      <w:r>
        <w:rPr>
          <w:rFonts w:ascii="Times New Roman" w:hAnsi="Times New Roman"/>
          <w:position w:val="-1"/>
          <w:sz w:val="18"/>
          <w:szCs w:val="18"/>
          <w:lang w:eastAsia="zh-CN"/>
        </w:rPr>
        <w:t>（</w:t>
      </w:r>
      <w:r>
        <w:rPr>
          <w:rFonts w:ascii="Times New Roman" w:hAnsi="Times New Roman"/>
          <w:position w:val="-1"/>
          <w:sz w:val="18"/>
          <w:szCs w:val="18"/>
          <w:lang w:eastAsia="zh-CN"/>
        </w:rPr>
        <w:t>int  i</w:t>
      </w:r>
      <w:r>
        <w:rPr>
          <w:rFonts w:ascii="Times New Roman" w:hAnsi="Times New Roman"/>
          <w:position w:val="-1"/>
          <w:sz w:val="18"/>
          <w:szCs w:val="18"/>
          <w:lang w:eastAsia="zh-CN"/>
        </w:rPr>
        <w:t>＝０</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w:t>
      </w:r>
      <w:r>
        <w:rPr>
          <w:rFonts w:ascii="Times New Roman" w:hAnsi="Times New Roman"/>
          <w:position w:val="-1"/>
          <w:sz w:val="18"/>
          <w:szCs w:val="18"/>
          <w:lang w:eastAsia="zh-CN"/>
        </w:rPr>
        <w:t>i</w:t>
      </w:r>
      <w:r>
        <w:rPr>
          <w:rFonts w:ascii="Times New Roman" w:hAnsi="Times New Roman"/>
          <w:position w:val="-1"/>
          <w:sz w:val="18"/>
          <w:szCs w:val="18"/>
          <w:lang w:eastAsia="zh-CN"/>
        </w:rPr>
        <w:t>＜</w:t>
      </w:r>
      <w:r>
        <w:rPr>
          <w:rFonts w:ascii="Times New Roman" w:hAnsi="Times New Roman"/>
          <w:position w:val="-1"/>
          <w:sz w:val="18"/>
          <w:szCs w:val="18"/>
          <w:lang w:eastAsia="zh-CN"/>
        </w:rPr>
        <w:t>128</w:t>
      </w:r>
      <w:r>
        <w:rPr>
          <w:rFonts w:ascii="Times New Roman" w:hAnsi="Times New Roman"/>
          <w:position w:val="-1"/>
          <w:sz w:val="18"/>
          <w:szCs w:val="18"/>
          <w:lang w:eastAsia="zh-CN"/>
        </w:rPr>
        <w:t>；</w:t>
      </w:r>
      <w:r>
        <w:rPr>
          <w:rFonts w:ascii="Times New Roman" w:hAnsi="Times New Roman"/>
          <w:position w:val="-1"/>
          <w:sz w:val="18"/>
          <w:szCs w:val="18"/>
          <w:lang w:eastAsia="zh-CN"/>
        </w:rPr>
        <w:t>i</w:t>
      </w:r>
      <w:r>
        <w:rPr>
          <w:rFonts w:ascii="Times New Roman" w:hAnsi="Times New Roman"/>
          <w:position w:val="-1"/>
          <w:sz w:val="18"/>
          <w:szCs w:val="18"/>
          <w:lang w:eastAsia="zh-CN"/>
        </w:rPr>
        <w:t>＋＋）</w:t>
      </w:r>
    </w:p>
    <w:p w14:paraId="142E9F7A" w14:textId="77777777" w:rsidR="007319B1" w:rsidRDefault="007319B1">
      <w:pPr>
        <w:tabs>
          <w:tab w:val="left" w:pos="4365"/>
        </w:tabs>
        <w:spacing w:after="0" w:line="360" w:lineRule="auto"/>
        <w:ind w:right="-20" w:firstLineChars="200" w:firstLine="360"/>
        <w:rPr>
          <w:rFonts w:ascii="Times New Roman" w:hAnsi="Times New Roman"/>
          <w:sz w:val="18"/>
          <w:szCs w:val="18"/>
        </w:rPr>
      </w:pP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rPr>
        <w:t>for</w:t>
      </w:r>
      <w:r>
        <w:rPr>
          <w:rFonts w:ascii="Times New Roman" w:hAnsi="Times New Roman"/>
          <w:position w:val="-1"/>
          <w:sz w:val="18"/>
          <w:szCs w:val="18"/>
        </w:rPr>
        <w:t>（</w:t>
      </w:r>
      <w:r>
        <w:rPr>
          <w:rFonts w:ascii="Times New Roman" w:hAnsi="Times New Roman"/>
          <w:position w:val="-1"/>
          <w:sz w:val="18"/>
          <w:szCs w:val="18"/>
        </w:rPr>
        <w:t>int  i</w:t>
      </w:r>
      <w:r>
        <w:rPr>
          <w:rFonts w:ascii="Times New Roman" w:hAnsi="Times New Roman"/>
          <w:position w:val="-1"/>
          <w:sz w:val="18"/>
          <w:szCs w:val="18"/>
        </w:rPr>
        <w:t>＝０；</w:t>
      </w:r>
      <w:r>
        <w:rPr>
          <w:rFonts w:ascii="Times New Roman" w:hAnsi="Times New Roman"/>
          <w:position w:val="-1"/>
          <w:sz w:val="18"/>
          <w:szCs w:val="18"/>
        </w:rPr>
        <w:t>i</w:t>
      </w:r>
      <w:r>
        <w:rPr>
          <w:rFonts w:ascii="Times New Roman" w:hAnsi="Times New Roman"/>
          <w:position w:val="-1"/>
          <w:sz w:val="18"/>
          <w:szCs w:val="18"/>
        </w:rPr>
        <w:t>＜</w:t>
      </w:r>
      <w:r>
        <w:rPr>
          <w:rFonts w:ascii="Times New Roman" w:hAnsi="Times New Roman"/>
          <w:position w:val="-1"/>
          <w:sz w:val="18"/>
          <w:szCs w:val="18"/>
          <w:lang w:eastAsia="zh-CN"/>
        </w:rPr>
        <w:t>128</w:t>
      </w:r>
      <w:r>
        <w:rPr>
          <w:rFonts w:ascii="Times New Roman" w:hAnsi="Times New Roman"/>
          <w:position w:val="-1"/>
          <w:sz w:val="18"/>
          <w:szCs w:val="18"/>
        </w:rPr>
        <w:t>；</w:t>
      </w:r>
      <w:r>
        <w:rPr>
          <w:rFonts w:ascii="Times New Roman" w:hAnsi="Times New Roman"/>
          <w:position w:val="-1"/>
          <w:sz w:val="18"/>
          <w:szCs w:val="18"/>
        </w:rPr>
        <w:t>i</w:t>
      </w:r>
      <w:r>
        <w:rPr>
          <w:rFonts w:ascii="Times New Roman" w:hAnsi="Times New Roman"/>
          <w:position w:val="-1"/>
          <w:sz w:val="18"/>
          <w:szCs w:val="18"/>
        </w:rPr>
        <w:t>＋＋）</w:t>
      </w: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ab/>
        <w:t xml:space="preserve"> for</w:t>
      </w:r>
      <w:r>
        <w:rPr>
          <w:rFonts w:ascii="Times New Roman" w:hAnsi="Times New Roman"/>
          <w:position w:val="-1"/>
          <w:sz w:val="18"/>
          <w:szCs w:val="18"/>
        </w:rPr>
        <w:t>（</w:t>
      </w:r>
      <w:r>
        <w:rPr>
          <w:rFonts w:ascii="Times New Roman" w:hAnsi="Times New Roman"/>
          <w:position w:val="-1"/>
          <w:sz w:val="18"/>
          <w:szCs w:val="18"/>
        </w:rPr>
        <w:t>int  j</w:t>
      </w:r>
      <w:r>
        <w:rPr>
          <w:rFonts w:ascii="Times New Roman" w:hAnsi="Times New Roman"/>
          <w:position w:val="-1"/>
          <w:sz w:val="18"/>
          <w:szCs w:val="18"/>
        </w:rPr>
        <w:t>＝０；</w:t>
      </w:r>
      <w:r>
        <w:rPr>
          <w:rFonts w:ascii="Times New Roman" w:hAnsi="Times New Roman"/>
          <w:position w:val="-2"/>
          <w:sz w:val="18"/>
          <w:szCs w:val="18"/>
        </w:rPr>
        <w:t>j</w:t>
      </w:r>
      <w:r>
        <w:rPr>
          <w:rFonts w:ascii="Times New Roman" w:hAnsi="Times New Roman"/>
          <w:position w:val="-1"/>
          <w:sz w:val="18"/>
          <w:szCs w:val="18"/>
        </w:rPr>
        <w:t>＜</w:t>
      </w:r>
      <w:r>
        <w:rPr>
          <w:rFonts w:ascii="Times New Roman" w:hAnsi="Times New Roman"/>
          <w:position w:val="-1"/>
          <w:sz w:val="18"/>
          <w:szCs w:val="18"/>
          <w:lang w:eastAsia="zh-CN"/>
        </w:rPr>
        <w:t>128</w:t>
      </w:r>
      <w:r>
        <w:rPr>
          <w:rFonts w:ascii="Times New Roman" w:hAnsi="Times New Roman"/>
          <w:position w:val="-1"/>
          <w:sz w:val="18"/>
          <w:szCs w:val="18"/>
        </w:rPr>
        <w:t>；</w:t>
      </w:r>
      <w:r>
        <w:rPr>
          <w:rFonts w:ascii="Times New Roman" w:hAnsi="Times New Roman"/>
          <w:position w:val="-2"/>
          <w:sz w:val="18"/>
          <w:szCs w:val="18"/>
        </w:rPr>
        <w:t>j</w:t>
      </w:r>
      <w:r>
        <w:rPr>
          <w:rFonts w:ascii="Times New Roman" w:hAnsi="Times New Roman"/>
          <w:position w:val="-1"/>
          <w:sz w:val="18"/>
          <w:szCs w:val="18"/>
        </w:rPr>
        <w:t>＋＋）</w:t>
      </w:r>
    </w:p>
    <w:p w14:paraId="5BA8B9A0" w14:textId="77777777" w:rsidR="007319B1" w:rsidRDefault="007319B1">
      <w:pPr>
        <w:tabs>
          <w:tab w:val="left" w:pos="4460"/>
        </w:tabs>
        <w:spacing w:after="0" w:line="360" w:lineRule="auto"/>
        <w:ind w:right="-20" w:firstLineChars="200" w:firstLine="360"/>
        <w:rPr>
          <w:rFonts w:ascii="Times New Roman" w:hAnsi="Times New Roman"/>
          <w:sz w:val="18"/>
          <w:szCs w:val="18"/>
        </w:rPr>
      </w:pP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A</w:t>
      </w:r>
      <w:r>
        <w:rPr>
          <w:rFonts w:ascii="Times New Roman" w:hAnsi="Times New Roman"/>
          <w:position w:val="-1"/>
          <w:sz w:val="18"/>
          <w:szCs w:val="18"/>
          <w:lang w:eastAsia="zh-CN"/>
        </w:rPr>
        <w:t>[</w:t>
      </w:r>
      <w:r>
        <w:rPr>
          <w:rFonts w:ascii="Times New Roman" w:hAnsi="Times New Roman"/>
          <w:position w:val="-1"/>
          <w:sz w:val="18"/>
          <w:szCs w:val="18"/>
        </w:rPr>
        <w:t>i</w:t>
      </w:r>
      <w:r>
        <w:rPr>
          <w:rFonts w:ascii="Times New Roman" w:hAnsi="Times New Roman"/>
          <w:position w:val="-1"/>
          <w:sz w:val="18"/>
          <w:szCs w:val="18"/>
          <w:lang w:eastAsia="zh-CN"/>
        </w:rPr>
        <w:t>][</w:t>
      </w:r>
      <w:r>
        <w:rPr>
          <w:rFonts w:ascii="Times New Roman" w:hAnsi="Times New Roman"/>
          <w:position w:val="-2"/>
          <w:sz w:val="18"/>
          <w:szCs w:val="18"/>
        </w:rPr>
        <w:t>j</w:t>
      </w:r>
      <w:r>
        <w:rPr>
          <w:rFonts w:ascii="Times New Roman" w:hAnsi="Times New Roman"/>
          <w:position w:val="-1"/>
          <w:sz w:val="18"/>
          <w:szCs w:val="18"/>
          <w:lang w:eastAsia="zh-CN"/>
        </w:rPr>
        <w:t>]</w:t>
      </w:r>
      <w:r>
        <w:rPr>
          <w:rFonts w:ascii="Times New Roman" w:hAnsi="Times New Roman"/>
          <w:position w:val="-1"/>
          <w:sz w:val="18"/>
          <w:szCs w:val="18"/>
        </w:rPr>
        <w:t xml:space="preserve">＝０；　</w:t>
      </w:r>
      <w:r>
        <w:rPr>
          <w:rFonts w:ascii="Times New Roman" w:hAnsi="Times New Roman"/>
          <w:position w:val="-1"/>
          <w:sz w:val="18"/>
          <w:szCs w:val="18"/>
        </w:rPr>
        <w:t xml:space="preserve"> </w:t>
      </w:r>
      <w:r>
        <w:rPr>
          <w:rFonts w:ascii="Times New Roman" w:hAnsi="Times New Roman"/>
          <w:position w:val="-1"/>
          <w:sz w:val="18"/>
          <w:szCs w:val="18"/>
        </w:rPr>
        <w:tab/>
      </w:r>
      <w:r>
        <w:rPr>
          <w:rFonts w:ascii="Times New Roman" w:hAnsi="Times New Roman"/>
          <w:position w:val="-1"/>
          <w:sz w:val="18"/>
          <w:szCs w:val="18"/>
        </w:rPr>
        <w:t xml:space="preserve">　</w:t>
      </w:r>
      <w:r>
        <w:rPr>
          <w:rFonts w:ascii="Times New Roman" w:hAnsi="Times New Roman"/>
          <w:position w:val="-1"/>
          <w:sz w:val="18"/>
          <w:szCs w:val="18"/>
        </w:rPr>
        <w:t xml:space="preserve">  A</w:t>
      </w:r>
      <w:r>
        <w:rPr>
          <w:rFonts w:ascii="Times New Roman" w:hAnsi="Times New Roman"/>
          <w:position w:val="-1"/>
          <w:sz w:val="18"/>
          <w:szCs w:val="18"/>
          <w:lang w:eastAsia="zh-CN"/>
        </w:rPr>
        <w:t>[</w:t>
      </w:r>
      <w:r>
        <w:rPr>
          <w:rFonts w:ascii="Times New Roman" w:hAnsi="Times New Roman"/>
          <w:position w:val="-1"/>
          <w:sz w:val="18"/>
          <w:szCs w:val="18"/>
        </w:rPr>
        <w:t>i</w:t>
      </w:r>
      <w:r>
        <w:rPr>
          <w:rFonts w:ascii="Times New Roman" w:hAnsi="Times New Roman"/>
          <w:position w:val="-1"/>
          <w:sz w:val="18"/>
          <w:szCs w:val="18"/>
          <w:lang w:eastAsia="zh-CN"/>
        </w:rPr>
        <w:t>][</w:t>
      </w:r>
      <w:r>
        <w:rPr>
          <w:rFonts w:ascii="Times New Roman" w:hAnsi="Times New Roman"/>
          <w:position w:val="-2"/>
          <w:sz w:val="18"/>
          <w:szCs w:val="18"/>
        </w:rPr>
        <w:t>j</w:t>
      </w:r>
      <w:r>
        <w:rPr>
          <w:rFonts w:ascii="Times New Roman" w:hAnsi="Times New Roman"/>
          <w:position w:val="-1"/>
          <w:sz w:val="18"/>
          <w:szCs w:val="18"/>
          <w:lang w:eastAsia="zh-CN"/>
        </w:rPr>
        <w:t>]</w:t>
      </w:r>
      <w:r>
        <w:rPr>
          <w:rFonts w:ascii="Times New Roman" w:hAnsi="Times New Roman"/>
          <w:position w:val="-1"/>
          <w:sz w:val="18"/>
          <w:szCs w:val="18"/>
        </w:rPr>
        <w:t>＝０；</w:t>
      </w:r>
    </w:p>
    <w:p w14:paraId="72E612B4" w14:textId="77777777" w:rsidR="007319B1" w:rsidRDefault="007319B1">
      <w:pPr>
        <w:spacing w:after="0" w:line="360" w:lineRule="auto"/>
        <w:ind w:right="88"/>
        <w:jc w:val="both"/>
        <w:rPr>
          <w:rFonts w:ascii="Times New Roman" w:hAnsi="Times New Roman"/>
          <w:spacing w:val="10"/>
          <w:sz w:val="21"/>
          <w:szCs w:val="21"/>
          <w:lang w:eastAsia="zh-CN"/>
        </w:rPr>
      </w:pPr>
      <w:r>
        <w:rPr>
          <w:rFonts w:ascii="Times New Roman" w:hAnsi="Times New Roman"/>
          <w:spacing w:val="10"/>
          <w:sz w:val="21"/>
          <w:szCs w:val="21"/>
          <w:lang w:eastAsia="zh-CN"/>
        </w:rPr>
        <w:t>则每执行一次</w:t>
      </w:r>
      <w:r>
        <w:rPr>
          <w:rFonts w:ascii="Times New Roman" w:hAnsi="Times New Roman"/>
          <w:spacing w:val="10"/>
          <w:sz w:val="21"/>
          <w:szCs w:val="21"/>
          <w:lang w:eastAsia="zh-CN"/>
        </w:rPr>
        <w:t>A[i][j]</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产生一次缺页，共产生（</w:t>
      </w:r>
      <w:r>
        <w:rPr>
          <w:rFonts w:ascii="Times New Roman" w:hAnsi="Times New Roman"/>
          <w:spacing w:val="10"/>
          <w:sz w:val="21"/>
          <w:szCs w:val="21"/>
          <w:lang w:eastAsia="zh-CN"/>
        </w:rPr>
        <w:t>128×128</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）次缺页异常；若按如上右边重新编写这个程序，共只产生（</w:t>
      </w:r>
      <w:r>
        <w:rPr>
          <w:rFonts w:ascii="Times New Roman" w:hAnsi="Times New Roman"/>
          <w:spacing w:val="10"/>
          <w:sz w:val="21"/>
          <w:szCs w:val="21"/>
          <w:lang w:eastAsia="zh-CN"/>
        </w:rPr>
        <w:t>128</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）次缺页异常。显然，虚存效率与程序局部性程度密切相关，局部性程度因程序而异</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7F686C96"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7. </w:t>
      </w:r>
      <w:r>
        <w:rPr>
          <w:rFonts w:ascii="Times New Roman" w:hAnsi="Times New Roman"/>
          <w:b/>
          <w:bCs/>
          <w:spacing w:val="10"/>
          <w:sz w:val="21"/>
          <w:szCs w:val="21"/>
          <w:lang w:eastAsia="zh-CN"/>
        </w:rPr>
        <w:t>全局页面替换策略</w:t>
      </w:r>
    </w:p>
    <w:p w14:paraId="641AB79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lastRenderedPageBreak/>
        <w:t>在多道程序正常运行过程中，属于不同进程的页面被分散存放在内存页框中，当发生缺页异常时，如果已无空闲页框，系统要选择一个驻留页面进行淘汰。在此讨论的是所有驻留页面都可作为置换对象的情况，而不管页面所属进程的全局页面置换算法。</w:t>
      </w:r>
    </w:p>
    <w:p w14:paraId="70021AD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）最佳页面替换算法</w:t>
      </w:r>
    </w:p>
    <w:p w14:paraId="1BCD3F3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1966</w:t>
      </w:r>
      <w:r>
        <w:rPr>
          <w:rFonts w:ascii="Times New Roman" w:hAnsi="Times New Roman"/>
          <w:spacing w:val="10"/>
          <w:sz w:val="21"/>
          <w:szCs w:val="21"/>
          <w:lang w:eastAsia="zh-CN"/>
        </w:rPr>
        <w:t>年，</w:t>
      </w:r>
      <w:r>
        <w:rPr>
          <w:rFonts w:ascii="Times New Roman" w:hAnsi="Times New Roman"/>
          <w:spacing w:val="10"/>
          <w:sz w:val="21"/>
          <w:szCs w:val="21"/>
          <w:lang w:eastAsia="zh-CN"/>
        </w:rPr>
        <w:t>Belady</w:t>
      </w:r>
      <w:r>
        <w:rPr>
          <w:rFonts w:ascii="Times New Roman" w:hAnsi="Times New Roman"/>
          <w:spacing w:val="10"/>
          <w:sz w:val="21"/>
          <w:szCs w:val="21"/>
          <w:lang w:eastAsia="zh-CN"/>
        </w:rPr>
        <w:t>提出最佳页面替换算法（</w:t>
      </w:r>
      <w:r>
        <w:rPr>
          <w:rFonts w:ascii="Times New Roman" w:hAnsi="Times New Roman"/>
          <w:spacing w:val="10"/>
          <w:sz w:val="21"/>
          <w:szCs w:val="21"/>
          <w:lang w:eastAsia="zh-CN"/>
        </w:rPr>
        <w:t>OPTimal replacement</w:t>
      </w:r>
      <w:r>
        <w:rPr>
          <w:rFonts w:ascii="Times New Roman" w:hAnsi="Times New Roman"/>
          <w:spacing w:val="10"/>
          <w:sz w:val="21"/>
          <w:szCs w:val="21"/>
          <w:lang w:eastAsia="zh-CN"/>
        </w:rPr>
        <w:t>，</w:t>
      </w:r>
      <w:r>
        <w:rPr>
          <w:rFonts w:ascii="Times New Roman" w:hAnsi="Times New Roman"/>
          <w:spacing w:val="10"/>
          <w:sz w:val="21"/>
          <w:szCs w:val="21"/>
          <w:lang w:eastAsia="zh-CN"/>
        </w:rPr>
        <w:t>OPT</w:t>
      </w:r>
      <w:r>
        <w:rPr>
          <w:rFonts w:ascii="Times New Roman" w:hAnsi="Times New Roman"/>
          <w:spacing w:val="10"/>
          <w:sz w:val="21"/>
          <w:szCs w:val="21"/>
          <w:lang w:eastAsia="zh-CN"/>
        </w:rPr>
        <w:t>）。当要调入一页而必须淘汰旧页时，应该淘汰以后不再访问的页，或距现在最长时间后才访问的页。然而，程序页面引用串是无法预知的，不可能对程序的运行过程做出精确断言，不过此理论算法可用做衡量各种具体算法的标准。</w:t>
      </w:r>
    </w:p>
    <w:p w14:paraId="2BFE098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）先进先出页面替换算法</w:t>
      </w:r>
    </w:p>
    <w:p w14:paraId="4BC13C6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基于程序总是按线性顺序来访问物理空间这一假设，总是淘汰最先调入内存的页面，即淘汰在内存中驻留时间最长的页面，认为驻留时间最长的页不再使用的可能性较大。先进先出页面替换算法（</w:t>
      </w:r>
      <w:r>
        <w:rPr>
          <w:rFonts w:ascii="Times New Roman" w:hAnsi="Times New Roman"/>
          <w:spacing w:val="10"/>
          <w:sz w:val="21"/>
          <w:szCs w:val="21"/>
          <w:lang w:eastAsia="zh-CN"/>
        </w:rPr>
        <w:t>First-In First-Out replacement</w:t>
      </w:r>
      <w:r>
        <w:rPr>
          <w:rFonts w:ascii="Times New Roman" w:hAnsi="Times New Roman"/>
          <w:spacing w:val="10"/>
          <w:sz w:val="21"/>
          <w:szCs w:val="21"/>
          <w:lang w:eastAsia="zh-CN"/>
        </w:rPr>
        <w:t>，</w:t>
      </w:r>
      <w:r>
        <w:rPr>
          <w:rFonts w:ascii="Times New Roman" w:hAnsi="Times New Roman"/>
          <w:spacing w:val="10"/>
          <w:sz w:val="21"/>
          <w:szCs w:val="21"/>
          <w:lang w:eastAsia="zh-CN"/>
        </w:rPr>
        <w:t>FIFO</w:t>
      </w:r>
      <w:r>
        <w:rPr>
          <w:rFonts w:ascii="Times New Roman" w:hAnsi="Times New Roman"/>
          <w:spacing w:val="10"/>
          <w:sz w:val="21"/>
          <w:szCs w:val="21"/>
          <w:lang w:eastAsia="zh-CN"/>
        </w:rPr>
        <w:t>）的一种实现方法是系统中设置一张具有</w:t>
      </w:r>
      <w:r>
        <w:rPr>
          <w:rFonts w:ascii="Times New Roman" w:hAnsi="Times New Roman"/>
          <w:spacing w:val="10"/>
          <w:sz w:val="21"/>
          <w:szCs w:val="21"/>
          <w:lang w:eastAsia="zh-CN"/>
        </w:rPr>
        <w:t>m</w:t>
      </w:r>
      <w:r>
        <w:rPr>
          <w:rFonts w:ascii="Times New Roman" w:hAnsi="Times New Roman"/>
          <w:spacing w:val="10"/>
          <w:sz w:val="21"/>
          <w:szCs w:val="21"/>
          <w:lang w:eastAsia="zh-CN"/>
        </w:rPr>
        <w:t>个元素的页号表：</w:t>
      </w:r>
      <w:r>
        <w:rPr>
          <w:rFonts w:ascii="Times New Roman" w:hAnsi="Times New Roman"/>
          <w:spacing w:val="10"/>
          <w:sz w:val="21"/>
          <w:szCs w:val="21"/>
          <w:lang w:eastAsia="zh-CN"/>
        </w:rPr>
        <w:t>P[0]</w:t>
      </w:r>
      <w:r>
        <w:rPr>
          <w:rFonts w:ascii="Times New Roman" w:hAnsi="Times New Roman"/>
          <w:spacing w:val="10"/>
          <w:sz w:val="21"/>
          <w:szCs w:val="21"/>
          <w:lang w:eastAsia="zh-CN"/>
        </w:rPr>
        <w:t>，</w:t>
      </w:r>
      <w:r>
        <w:rPr>
          <w:rFonts w:ascii="Times New Roman" w:hAnsi="Times New Roman"/>
          <w:spacing w:val="10"/>
          <w:sz w:val="21"/>
          <w:szCs w:val="21"/>
          <w:lang w:eastAsia="zh-CN"/>
        </w:rPr>
        <w:t>P[1]</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P[m</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。其中，每个</w:t>
      </w:r>
      <w:r>
        <w:rPr>
          <w:rFonts w:ascii="Times New Roman" w:hAnsi="Times New Roman"/>
          <w:spacing w:val="10"/>
          <w:sz w:val="21"/>
          <w:szCs w:val="21"/>
          <w:lang w:eastAsia="zh-CN"/>
        </w:rPr>
        <w:t>P[i]</w:t>
      </w:r>
      <w:r>
        <w:rPr>
          <w:rFonts w:ascii="Times New Roman" w:hAnsi="Times New Roman"/>
          <w:spacing w:val="10"/>
          <w:sz w:val="21"/>
          <w:szCs w:val="21"/>
          <w:lang w:eastAsia="zh-CN"/>
        </w:rPr>
        <w:t>（</w:t>
      </w:r>
      <w:r>
        <w:rPr>
          <w:rFonts w:ascii="Times New Roman" w:hAnsi="Times New Roman"/>
          <w:spacing w:val="10"/>
          <w:sz w:val="21"/>
          <w:szCs w:val="21"/>
          <w:lang w:eastAsia="zh-CN"/>
        </w:rPr>
        <w:t>i</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m</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）存储一个装入内存中的页面的页号。假设用索引</w:t>
      </w:r>
      <w:r>
        <w:rPr>
          <w:rFonts w:ascii="Times New Roman" w:hAnsi="Times New Roman"/>
          <w:spacing w:val="10"/>
          <w:sz w:val="21"/>
          <w:szCs w:val="21"/>
          <w:lang w:eastAsia="zh-CN"/>
        </w:rPr>
        <w:t>k</w:t>
      </w:r>
      <w:r>
        <w:rPr>
          <w:rFonts w:ascii="Times New Roman" w:hAnsi="Times New Roman"/>
          <w:spacing w:val="10"/>
          <w:sz w:val="21"/>
          <w:szCs w:val="21"/>
          <w:lang w:eastAsia="zh-CN"/>
        </w:rPr>
        <w:t>指示当前调入新页时应淘汰页在页号表中的位置，则淘汰页的页号应是</w:t>
      </w:r>
      <w:r>
        <w:rPr>
          <w:rFonts w:ascii="Times New Roman" w:hAnsi="Times New Roman"/>
          <w:spacing w:val="10"/>
          <w:sz w:val="21"/>
          <w:szCs w:val="21"/>
          <w:lang w:eastAsia="zh-CN"/>
        </w:rPr>
        <w:t>P[k]</w:t>
      </w:r>
      <w:r>
        <w:rPr>
          <w:rFonts w:ascii="Times New Roman" w:hAnsi="Times New Roman"/>
          <w:spacing w:val="10"/>
          <w:sz w:val="21"/>
          <w:szCs w:val="21"/>
          <w:lang w:eastAsia="zh-CN"/>
        </w:rPr>
        <w:t>。每当调入新页后，执行：</w:t>
      </w:r>
      <w:r>
        <w:rPr>
          <w:rFonts w:ascii="Times New Roman" w:hAnsi="Times New Roman"/>
          <w:spacing w:val="10"/>
          <w:sz w:val="21"/>
          <w:szCs w:val="21"/>
          <w:lang w:eastAsia="zh-CN"/>
        </w:rPr>
        <w:t>P[k]</w:t>
      </w:r>
      <w:r>
        <w:rPr>
          <w:rFonts w:ascii="Times New Roman" w:hAnsi="Times New Roman"/>
          <w:spacing w:val="10"/>
          <w:sz w:val="21"/>
          <w:szCs w:val="21"/>
          <w:lang w:eastAsia="zh-CN"/>
        </w:rPr>
        <w:t>＝新页的页号；</w:t>
      </w:r>
      <w:r>
        <w:rPr>
          <w:rFonts w:ascii="Times New Roman" w:hAnsi="Times New Roman"/>
          <w:spacing w:val="10"/>
          <w:sz w:val="21"/>
          <w:szCs w:val="21"/>
          <w:lang w:eastAsia="zh-CN"/>
        </w:rPr>
        <w:t>k</w:t>
      </w:r>
      <w:r>
        <w:rPr>
          <w:rFonts w:ascii="Times New Roman" w:hAnsi="Times New Roman"/>
          <w:spacing w:val="10"/>
          <w:sz w:val="21"/>
          <w:szCs w:val="21"/>
          <w:lang w:eastAsia="zh-CN"/>
        </w:rPr>
        <w:t>＝</w:t>
      </w:r>
      <w:r>
        <w:rPr>
          <w:rFonts w:ascii="Times New Roman" w:hAnsi="Times New Roman"/>
          <w:spacing w:val="10"/>
          <w:sz w:val="21"/>
          <w:szCs w:val="21"/>
          <w:lang w:eastAsia="zh-CN"/>
        </w:rPr>
        <w:t>(k</w:t>
      </w:r>
      <w:r>
        <w:rPr>
          <w:rFonts w:ascii="Times New Roman" w:hAnsi="Times New Roman"/>
          <w:spacing w:val="10"/>
          <w:sz w:val="21"/>
          <w:szCs w:val="21"/>
          <w:lang w:eastAsia="zh-CN"/>
        </w:rPr>
        <w:t>＋</w:t>
      </w:r>
      <w:r>
        <w:rPr>
          <w:rFonts w:ascii="Times New Roman" w:hAnsi="Times New Roman"/>
          <w:spacing w:val="10"/>
          <w:sz w:val="21"/>
          <w:szCs w:val="21"/>
          <w:lang w:eastAsia="zh-CN"/>
        </w:rPr>
        <w:t>1)%m</w:t>
      </w:r>
      <w:r>
        <w:rPr>
          <w:rFonts w:ascii="Times New Roman" w:hAnsi="Times New Roman"/>
          <w:spacing w:val="10"/>
          <w:sz w:val="21"/>
          <w:szCs w:val="21"/>
          <w:lang w:eastAsia="zh-CN"/>
        </w:rPr>
        <w:t>，就可以了，因为，它是在内存中驻留时间最长的页面</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4F369DD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这种算法较易实现，对具有线性顺序特性的程序比较适用，而对具有其他特性的程序则效率不高，因为，在内存中驻留时间最长的页面未必是最长时间后才使用的页面，很可能是最近要被访问的页。也就是说，如果某个页面经常被使用，采用</w:t>
      </w:r>
      <w:r>
        <w:rPr>
          <w:rFonts w:ascii="Times New Roman" w:hAnsi="Times New Roman"/>
          <w:spacing w:val="10"/>
          <w:sz w:val="21"/>
          <w:szCs w:val="21"/>
          <w:lang w:eastAsia="zh-CN"/>
        </w:rPr>
        <w:t>FIFO</w:t>
      </w:r>
      <w:r>
        <w:rPr>
          <w:rFonts w:ascii="Times New Roman" w:hAnsi="Times New Roman"/>
          <w:spacing w:val="10"/>
          <w:sz w:val="21"/>
          <w:szCs w:val="21"/>
          <w:lang w:eastAsia="zh-CN"/>
        </w:rPr>
        <w:t>算法，在一定时间后此页面变成驻留内存时间最长的页，这时若淘汰它，可能立即又要用到，必须重新调入。据估计，采用</w:t>
      </w:r>
      <w:r>
        <w:rPr>
          <w:rFonts w:ascii="Times New Roman" w:hAnsi="Times New Roman"/>
          <w:spacing w:val="10"/>
          <w:sz w:val="21"/>
          <w:szCs w:val="21"/>
          <w:lang w:eastAsia="zh-CN"/>
        </w:rPr>
        <w:t>FIFO</w:t>
      </w:r>
      <w:r>
        <w:rPr>
          <w:rFonts w:ascii="Times New Roman" w:hAnsi="Times New Roman"/>
          <w:spacing w:val="10"/>
          <w:sz w:val="21"/>
          <w:szCs w:val="21"/>
          <w:lang w:eastAsia="zh-CN"/>
        </w:rPr>
        <w:t>调度算法，缺页中断率为最佳算法的</w:t>
      </w:r>
      <w:r>
        <w:rPr>
          <w:rFonts w:ascii="Times New Roman" w:hAnsi="Times New Roman"/>
          <w:spacing w:val="10"/>
          <w:sz w:val="21"/>
          <w:szCs w:val="21"/>
          <w:lang w:eastAsia="zh-CN"/>
        </w:rPr>
        <w:t>2</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倍。</w:t>
      </w:r>
    </w:p>
    <w:p w14:paraId="7D5164C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FIFO</w:t>
      </w:r>
      <w:r>
        <w:rPr>
          <w:rFonts w:ascii="Times New Roman" w:hAnsi="Times New Roman"/>
          <w:spacing w:val="10"/>
          <w:sz w:val="21"/>
          <w:szCs w:val="21"/>
          <w:lang w:eastAsia="zh-CN"/>
        </w:rPr>
        <w:t>调度算法伴有一种奇怪现象，增加可用物理页框数量会导致更多的缺页异常。假如，采用请求分页调入页面，今有</w:t>
      </w:r>
      <w:r>
        <w:rPr>
          <w:rFonts w:ascii="Times New Roman" w:hAnsi="Times New Roman"/>
          <w:spacing w:val="10"/>
          <w:sz w:val="21"/>
          <w:szCs w:val="21"/>
          <w:lang w:eastAsia="zh-CN"/>
        </w:rPr>
        <w:t>5</w:t>
      </w:r>
      <w:r>
        <w:rPr>
          <w:rFonts w:ascii="Times New Roman" w:hAnsi="Times New Roman"/>
          <w:spacing w:val="10"/>
          <w:sz w:val="21"/>
          <w:szCs w:val="21"/>
          <w:lang w:eastAsia="zh-CN"/>
        </w:rPr>
        <w:t>个页面的访问序列为：</w:t>
      </w:r>
      <w:r>
        <w:rPr>
          <w:rFonts w:ascii="Times New Roman" w:hAnsi="Times New Roman"/>
          <w:spacing w:val="10"/>
          <w:sz w:val="21"/>
          <w:szCs w:val="21"/>
          <w:lang w:eastAsia="zh-CN"/>
        </w:rPr>
        <w:t>4,3,2,1,4,3,5,4,3,2,1,5</w:t>
      </w:r>
      <w:r>
        <w:rPr>
          <w:rFonts w:ascii="Times New Roman" w:hAnsi="Times New Roman"/>
          <w:spacing w:val="10"/>
          <w:sz w:val="21"/>
          <w:szCs w:val="21"/>
          <w:lang w:eastAsia="zh-CN"/>
        </w:rPr>
        <w:t>。现在分配给进程的物理页框为</w:t>
      </w:r>
      <w:r>
        <w:rPr>
          <w:rFonts w:ascii="Times New Roman" w:hAnsi="Times New Roman"/>
          <w:spacing w:val="10"/>
          <w:sz w:val="21"/>
          <w:szCs w:val="21"/>
          <w:lang w:eastAsia="zh-CN"/>
        </w:rPr>
        <w:t>3</w:t>
      </w:r>
      <w:r>
        <w:rPr>
          <w:rFonts w:ascii="Times New Roman" w:hAnsi="Times New Roman"/>
          <w:spacing w:val="10"/>
          <w:sz w:val="21"/>
          <w:szCs w:val="21"/>
          <w:lang w:eastAsia="zh-CN"/>
        </w:rPr>
        <w:t>个和</w:t>
      </w:r>
      <w:r>
        <w:rPr>
          <w:rFonts w:ascii="Times New Roman" w:hAnsi="Times New Roman"/>
          <w:spacing w:val="10"/>
          <w:sz w:val="21"/>
          <w:szCs w:val="21"/>
          <w:lang w:eastAsia="zh-CN"/>
        </w:rPr>
        <w:t>4</w:t>
      </w:r>
      <w:r>
        <w:rPr>
          <w:rFonts w:ascii="Times New Roman" w:hAnsi="Times New Roman"/>
          <w:spacing w:val="10"/>
          <w:sz w:val="21"/>
          <w:szCs w:val="21"/>
          <w:lang w:eastAsia="zh-CN"/>
        </w:rPr>
        <w:t>个，其执行过程分别如下。</w:t>
      </w:r>
    </w:p>
    <w:p w14:paraId="3694A1FA"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tbl>
      <w:tblPr>
        <w:tblW w:w="0" w:type="auto"/>
        <w:tblInd w:w="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4"/>
        <w:gridCol w:w="542"/>
        <w:gridCol w:w="485"/>
        <w:gridCol w:w="567"/>
        <w:gridCol w:w="567"/>
        <w:gridCol w:w="567"/>
        <w:gridCol w:w="567"/>
        <w:gridCol w:w="567"/>
        <w:gridCol w:w="576"/>
        <w:gridCol w:w="417"/>
        <w:gridCol w:w="567"/>
        <w:gridCol w:w="567"/>
        <w:gridCol w:w="708"/>
      </w:tblGrid>
      <w:tr w:rsidR="007319B1" w14:paraId="28673050" w14:textId="77777777">
        <w:trPr>
          <w:trHeight w:val="400"/>
        </w:trPr>
        <w:tc>
          <w:tcPr>
            <w:tcW w:w="1084" w:type="dxa"/>
          </w:tcPr>
          <w:p w14:paraId="7F16D2C0"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7"/>
                <w:w w:val="99"/>
                <w:position w:val="-1"/>
                <w:sz w:val="20"/>
                <w:szCs w:val="20"/>
                <w:lang w:eastAsia="zh-CN"/>
              </w:rPr>
              <w:t>访问序号</w:t>
            </w:r>
          </w:p>
        </w:tc>
        <w:tc>
          <w:tcPr>
            <w:tcW w:w="542" w:type="dxa"/>
          </w:tcPr>
          <w:p w14:paraId="29A01546"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w:t>
            </w:r>
          </w:p>
        </w:tc>
        <w:tc>
          <w:tcPr>
            <w:tcW w:w="485" w:type="dxa"/>
          </w:tcPr>
          <w:p w14:paraId="7D5CEC47"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c>
          <w:tcPr>
            <w:tcW w:w="567" w:type="dxa"/>
          </w:tcPr>
          <w:p w14:paraId="70E1556E"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0F973DB2"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67" w:type="dxa"/>
          </w:tcPr>
          <w:p w14:paraId="38269C52"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5</w:t>
            </w:r>
          </w:p>
        </w:tc>
        <w:tc>
          <w:tcPr>
            <w:tcW w:w="567" w:type="dxa"/>
          </w:tcPr>
          <w:p w14:paraId="3C47DAA5"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6</w:t>
            </w:r>
          </w:p>
        </w:tc>
        <w:tc>
          <w:tcPr>
            <w:tcW w:w="567" w:type="dxa"/>
          </w:tcPr>
          <w:p w14:paraId="2B9BB227"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7</w:t>
            </w:r>
          </w:p>
        </w:tc>
        <w:tc>
          <w:tcPr>
            <w:tcW w:w="576" w:type="dxa"/>
          </w:tcPr>
          <w:p w14:paraId="0F0E3D37"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8</w:t>
            </w:r>
          </w:p>
        </w:tc>
        <w:tc>
          <w:tcPr>
            <w:tcW w:w="417" w:type="dxa"/>
          </w:tcPr>
          <w:p w14:paraId="304F1F8D"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9</w:t>
            </w:r>
          </w:p>
        </w:tc>
        <w:tc>
          <w:tcPr>
            <w:tcW w:w="567" w:type="dxa"/>
          </w:tcPr>
          <w:p w14:paraId="667A4361"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10</w:t>
            </w:r>
          </w:p>
        </w:tc>
        <w:tc>
          <w:tcPr>
            <w:tcW w:w="567" w:type="dxa"/>
          </w:tcPr>
          <w:p w14:paraId="7B77D44D"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11</w:t>
            </w:r>
          </w:p>
        </w:tc>
        <w:tc>
          <w:tcPr>
            <w:tcW w:w="708" w:type="dxa"/>
          </w:tcPr>
          <w:p w14:paraId="3F1875AC"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12</w:t>
            </w:r>
          </w:p>
        </w:tc>
      </w:tr>
      <w:tr w:rsidR="007319B1" w14:paraId="44B3FE7F" w14:textId="77777777">
        <w:tc>
          <w:tcPr>
            <w:tcW w:w="1084" w:type="dxa"/>
          </w:tcPr>
          <w:p w14:paraId="19B524F6"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页框</w:t>
            </w:r>
            <w:r>
              <w:rPr>
                <w:rFonts w:ascii="Times New Roman" w:hAnsi="Times New Roman"/>
                <w:b/>
                <w:spacing w:val="7"/>
                <w:w w:val="99"/>
                <w:position w:val="-1"/>
                <w:sz w:val="20"/>
                <w:szCs w:val="20"/>
                <w:lang w:eastAsia="zh-CN"/>
              </w:rPr>
              <w:t>1</w:t>
            </w:r>
          </w:p>
        </w:tc>
        <w:tc>
          <w:tcPr>
            <w:tcW w:w="542" w:type="dxa"/>
          </w:tcPr>
          <w:p w14:paraId="5557B82C"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10"/>
                <w:sz w:val="21"/>
                <w:szCs w:val="21"/>
                <w:lang w:eastAsia="zh-CN"/>
              </w:rPr>
              <w:t>4</w:t>
            </w:r>
          </w:p>
        </w:tc>
        <w:tc>
          <w:tcPr>
            <w:tcW w:w="485" w:type="dxa"/>
          </w:tcPr>
          <w:p w14:paraId="214162C7"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67" w:type="dxa"/>
          </w:tcPr>
          <w:p w14:paraId="64772A42"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67" w:type="dxa"/>
          </w:tcPr>
          <w:p w14:paraId="4A9D0822"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054DD83F"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c>
          <w:tcPr>
            <w:tcW w:w="567" w:type="dxa"/>
          </w:tcPr>
          <w:p w14:paraId="166D9ED7"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w:t>
            </w:r>
          </w:p>
        </w:tc>
        <w:tc>
          <w:tcPr>
            <w:tcW w:w="567" w:type="dxa"/>
          </w:tcPr>
          <w:p w14:paraId="06734931"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76" w:type="dxa"/>
          </w:tcPr>
          <w:p w14:paraId="0FCBA14A"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417" w:type="dxa"/>
          </w:tcPr>
          <w:p w14:paraId="11F7481C"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67" w:type="dxa"/>
          </w:tcPr>
          <w:p w14:paraId="569624CD"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590EA303"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5</w:t>
            </w:r>
          </w:p>
        </w:tc>
        <w:tc>
          <w:tcPr>
            <w:tcW w:w="708" w:type="dxa"/>
          </w:tcPr>
          <w:p w14:paraId="2190A26D"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5</w:t>
            </w:r>
          </w:p>
        </w:tc>
      </w:tr>
      <w:tr w:rsidR="007319B1" w14:paraId="47F383BD" w14:textId="77777777">
        <w:tc>
          <w:tcPr>
            <w:tcW w:w="1084" w:type="dxa"/>
          </w:tcPr>
          <w:p w14:paraId="4837323E"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页框</w:t>
            </w:r>
            <w:r>
              <w:rPr>
                <w:rFonts w:ascii="Times New Roman" w:hAnsi="Times New Roman"/>
                <w:b/>
                <w:spacing w:val="7"/>
                <w:w w:val="99"/>
                <w:position w:val="-1"/>
                <w:sz w:val="20"/>
                <w:szCs w:val="20"/>
                <w:lang w:eastAsia="zh-CN"/>
              </w:rPr>
              <w:t>2</w:t>
            </w:r>
          </w:p>
        </w:tc>
        <w:tc>
          <w:tcPr>
            <w:tcW w:w="542" w:type="dxa"/>
          </w:tcPr>
          <w:p w14:paraId="088F41C7" w14:textId="77777777" w:rsidR="007319B1" w:rsidRDefault="007319B1">
            <w:pPr>
              <w:spacing w:after="0" w:line="217" w:lineRule="auto"/>
              <w:ind w:right="48"/>
              <w:jc w:val="both"/>
              <w:rPr>
                <w:rFonts w:ascii="Times New Roman" w:hAnsi="Times New Roman"/>
                <w:b/>
                <w:spacing w:val="10"/>
                <w:sz w:val="21"/>
                <w:szCs w:val="21"/>
                <w:lang w:eastAsia="zh-CN"/>
              </w:rPr>
            </w:pPr>
          </w:p>
        </w:tc>
        <w:tc>
          <w:tcPr>
            <w:tcW w:w="485" w:type="dxa"/>
          </w:tcPr>
          <w:p w14:paraId="7ADB2D2E"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45613F43"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3EC4C96D"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c>
          <w:tcPr>
            <w:tcW w:w="567" w:type="dxa"/>
          </w:tcPr>
          <w:p w14:paraId="1E703D81"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w:t>
            </w:r>
          </w:p>
        </w:tc>
        <w:tc>
          <w:tcPr>
            <w:tcW w:w="567" w:type="dxa"/>
          </w:tcPr>
          <w:p w14:paraId="52F44EB6"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67" w:type="dxa"/>
          </w:tcPr>
          <w:p w14:paraId="017C7596"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76" w:type="dxa"/>
          </w:tcPr>
          <w:p w14:paraId="1EB7AA53"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417" w:type="dxa"/>
          </w:tcPr>
          <w:p w14:paraId="070DF9CA"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3E346BE0"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5</w:t>
            </w:r>
          </w:p>
        </w:tc>
        <w:tc>
          <w:tcPr>
            <w:tcW w:w="567" w:type="dxa"/>
          </w:tcPr>
          <w:p w14:paraId="7C1B3604"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c>
          <w:tcPr>
            <w:tcW w:w="708" w:type="dxa"/>
          </w:tcPr>
          <w:p w14:paraId="3AF44478"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r>
      <w:tr w:rsidR="007319B1" w14:paraId="0D001D72" w14:textId="77777777">
        <w:trPr>
          <w:trHeight w:val="380"/>
        </w:trPr>
        <w:tc>
          <w:tcPr>
            <w:tcW w:w="1084" w:type="dxa"/>
          </w:tcPr>
          <w:p w14:paraId="6411C2D3"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页框</w:t>
            </w:r>
            <w:r>
              <w:rPr>
                <w:rFonts w:ascii="Times New Roman" w:hAnsi="Times New Roman"/>
                <w:b/>
                <w:spacing w:val="7"/>
                <w:w w:val="99"/>
                <w:position w:val="-1"/>
                <w:sz w:val="20"/>
                <w:szCs w:val="20"/>
                <w:lang w:eastAsia="zh-CN"/>
              </w:rPr>
              <w:t>3</w:t>
            </w:r>
          </w:p>
        </w:tc>
        <w:tc>
          <w:tcPr>
            <w:tcW w:w="542" w:type="dxa"/>
          </w:tcPr>
          <w:p w14:paraId="186BF857" w14:textId="77777777" w:rsidR="007319B1" w:rsidRDefault="007319B1">
            <w:pPr>
              <w:spacing w:after="0" w:line="217" w:lineRule="auto"/>
              <w:ind w:right="48"/>
              <w:jc w:val="both"/>
              <w:rPr>
                <w:rFonts w:ascii="Times New Roman" w:hAnsi="Times New Roman"/>
                <w:b/>
                <w:spacing w:val="10"/>
                <w:sz w:val="21"/>
                <w:szCs w:val="21"/>
                <w:lang w:eastAsia="zh-CN"/>
              </w:rPr>
            </w:pPr>
          </w:p>
        </w:tc>
        <w:tc>
          <w:tcPr>
            <w:tcW w:w="485" w:type="dxa"/>
          </w:tcPr>
          <w:p w14:paraId="0122D35D" w14:textId="77777777" w:rsidR="007319B1" w:rsidRDefault="007319B1">
            <w:pPr>
              <w:spacing w:after="0" w:line="217" w:lineRule="auto"/>
              <w:ind w:right="48"/>
              <w:jc w:val="both"/>
              <w:rPr>
                <w:rFonts w:ascii="Times New Roman" w:hAnsi="Times New Roman"/>
                <w:b/>
                <w:spacing w:val="10"/>
                <w:sz w:val="21"/>
                <w:szCs w:val="21"/>
                <w:lang w:eastAsia="zh-CN"/>
              </w:rPr>
            </w:pPr>
          </w:p>
        </w:tc>
        <w:tc>
          <w:tcPr>
            <w:tcW w:w="567" w:type="dxa"/>
          </w:tcPr>
          <w:p w14:paraId="30133B47"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c>
          <w:tcPr>
            <w:tcW w:w="567" w:type="dxa"/>
          </w:tcPr>
          <w:p w14:paraId="6CD5D7E0"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w:t>
            </w:r>
          </w:p>
        </w:tc>
        <w:tc>
          <w:tcPr>
            <w:tcW w:w="567" w:type="dxa"/>
          </w:tcPr>
          <w:p w14:paraId="62C7A3D9"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67" w:type="dxa"/>
          </w:tcPr>
          <w:p w14:paraId="1FE59A9E"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4669709F"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5</w:t>
            </w:r>
          </w:p>
        </w:tc>
        <w:tc>
          <w:tcPr>
            <w:tcW w:w="576" w:type="dxa"/>
          </w:tcPr>
          <w:p w14:paraId="561259B4"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5</w:t>
            </w:r>
          </w:p>
        </w:tc>
        <w:tc>
          <w:tcPr>
            <w:tcW w:w="417" w:type="dxa"/>
          </w:tcPr>
          <w:p w14:paraId="19083558"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5</w:t>
            </w:r>
          </w:p>
        </w:tc>
        <w:tc>
          <w:tcPr>
            <w:tcW w:w="567" w:type="dxa"/>
          </w:tcPr>
          <w:p w14:paraId="6AF33A79"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c>
          <w:tcPr>
            <w:tcW w:w="567" w:type="dxa"/>
          </w:tcPr>
          <w:p w14:paraId="10171511"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w:t>
            </w:r>
          </w:p>
        </w:tc>
        <w:tc>
          <w:tcPr>
            <w:tcW w:w="708" w:type="dxa"/>
          </w:tcPr>
          <w:p w14:paraId="608FF03C"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w:t>
            </w:r>
          </w:p>
        </w:tc>
      </w:tr>
      <w:tr w:rsidR="007319B1" w14:paraId="350DE70A" w14:textId="77777777">
        <w:trPr>
          <w:trHeight w:val="602"/>
        </w:trPr>
        <w:tc>
          <w:tcPr>
            <w:tcW w:w="1084" w:type="dxa"/>
          </w:tcPr>
          <w:p w14:paraId="58764440"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淘汰页面</w:t>
            </w:r>
          </w:p>
        </w:tc>
        <w:tc>
          <w:tcPr>
            <w:tcW w:w="542" w:type="dxa"/>
          </w:tcPr>
          <w:p w14:paraId="4C254109" w14:textId="77777777" w:rsidR="007319B1" w:rsidRDefault="007319B1">
            <w:pPr>
              <w:spacing w:after="0" w:line="217" w:lineRule="auto"/>
              <w:ind w:right="48"/>
              <w:jc w:val="both"/>
              <w:rPr>
                <w:rFonts w:ascii="Times New Roman" w:hAnsi="Times New Roman"/>
                <w:b/>
                <w:spacing w:val="10"/>
                <w:sz w:val="21"/>
                <w:szCs w:val="21"/>
                <w:lang w:eastAsia="zh-CN"/>
              </w:rPr>
            </w:pPr>
          </w:p>
        </w:tc>
        <w:tc>
          <w:tcPr>
            <w:tcW w:w="485" w:type="dxa"/>
          </w:tcPr>
          <w:p w14:paraId="4C3CE4CA" w14:textId="77777777" w:rsidR="007319B1" w:rsidRDefault="007319B1">
            <w:pPr>
              <w:spacing w:after="0" w:line="217" w:lineRule="auto"/>
              <w:ind w:right="48"/>
              <w:jc w:val="both"/>
              <w:rPr>
                <w:rFonts w:ascii="Times New Roman" w:hAnsi="Times New Roman"/>
                <w:b/>
                <w:spacing w:val="10"/>
                <w:sz w:val="21"/>
                <w:szCs w:val="21"/>
                <w:lang w:eastAsia="zh-CN"/>
              </w:rPr>
            </w:pPr>
          </w:p>
        </w:tc>
        <w:tc>
          <w:tcPr>
            <w:tcW w:w="567" w:type="dxa"/>
          </w:tcPr>
          <w:p w14:paraId="5721F026" w14:textId="77777777" w:rsidR="007319B1" w:rsidRDefault="007319B1">
            <w:pPr>
              <w:spacing w:line="217" w:lineRule="auto"/>
              <w:ind w:right="48"/>
              <w:jc w:val="both"/>
              <w:rPr>
                <w:rFonts w:ascii="Times New Roman" w:hAnsi="Times New Roman"/>
                <w:b/>
                <w:spacing w:val="10"/>
                <w:sz w:val="21"/>
                <w:szCs w:val="21"/>
                <w:lang w:eastAsia="zh-CN"/>
              </w:rPr>
            </w:pPr>
          </w:p>
        </w:tc>
        <w:tc>
          <w:tcPr>
            <w:tcW w:w="567" w:type="dxa"/>
          </w:tcPr>
          <w:p w14:paraId="4C06C8AE"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67" w:type="dxa"/>
          </w:tcPr>
          <w:p w14:paraId="3B4DA41C"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2C9DAB67"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c>
          <w:tcPr>
            <w:tcW w:w="567" w:type="dxa"/>
          </w:tcPr>
          <w:p w14:paraId="37C5511B"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w:t>
            </w:r>
          </w:p>
        </w:tc>
        <w:tc>
          <w:tcPr>
            <w:tcW w:w="576" w:type="dxa"/>
          </w:tcPr>
          <w:p w14:paraId="27C5459D" w14:textId="77777777" w:rsidR="007319B1" w:rsidRDefault="007319B1">
            <w:pPr>
              <w:spacing w:after="0" w:line="217" w:lineRule="auto"/>
              <w:ind w:right="48"/>
              <w:jc w:val="both"/>
              <w:rPr>
                <w:rFonts w:ascii="Times New Roman" w:hAnsi="Times New Roman"/>
                <w:b/>
                <w:spacing w:val="10"/>
                <w:sz w:val="21"/>
                <w:szCs w:val="21"/>
                <w:lang w:eastAsia="zh-CN"/>
              </w:rPr>
            </w:pPr>
          </w:p>
        </w:tc>
        <w:tc>
          <w:tcPr>
            <w:tcW w:w="417" w:type="dxa"/>
          </w:tcPr>
          <w:p w14:paraId="560C527A" w14:textId="77777777" w:rsidR="007319B1" w:rsidRDefault="007319B1">
            <w:pPr>
              <w:spacing w:after="0" w:line="217" w:lineRule="auto"/>
              <w:ind w:right="48"/>
              <w:jc w:val="both"/>
              <w:rPr>
                <w:rFonts w:ascii="Times New Roman" w:hAnsi="Times New Roman"/>
                <w:b/>
                <w:spacing w:val="10"/>
                <w:sz w:val="21"/>
                <w:szCs w:val="21"/>
                <w:lang w:eastAsia="zh-CN"/>
              </w:rPr>
            </w:pPr>
          </w:p>
        </w:tc>
        <w:tc>
          <w:tcPr>
            <w:tcW w:w="567" w:type="dxa"/>
          </w:tcPr>
          <w:p w14:paraId="31C5063C"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67" w:type="dxa"/>
          </w:tcPr>
          <w:p w14:paraId="6E8D058F"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708" w:type="dxa"/>
          </w:tcPr>
          <w:p w14:paraId="331B3004" w14:textId="77777777" w:rsidR="007319B1" w:rsidRDefault="007319B1">
            <w:pPr>
              <w:spacing w:line="217" w:lineRule="auto"/>
              <w:ind w:right="48"/>
              <w:jc w:val="both"/>
              <w:rPr>
                <w:rFonts w:ascii="Times New Roman" w:hAnsi="Times New Roman"/>
                <w:b/>
                <w:spacing w:val="10"/>
                <w:sz w:val="21"/>
                <w:szCs w:val="21"/>
                <w:lang w:eastAsia="zh-CN"/>
              </w:rPr>
            </w:pPr>
          </w:p>
        </w:tc>
      </w:tr>
      <w:tr w:rsidR="007319B1" w14:paraId="310AB9BB" w14:textId="77777777">
        <w:trPr>
          <w:trHeight w:val="447"/>
        </w:trPr>
        <w:tc>
          <w:tcPr>
            <w:tcW w:w="1084" w:type="dxa"/>
          </w:tcPr>
          <w:p w14:paraId="71653F73"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缺页异常</w:t>
            </w:r>
          </w:p>
        </w:tc>
        <w:tc>
          <w:tcPr>
            <w:tcW w:w="542" w:type="dxa"/>
          </w:tcPr>
          <w:p w14:paraId="5440104B"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485" w:type="dxa"/>
          </w:tcPr>
          <w:p w14:paraId="38BDEE47"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696AFC3F"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485BF0A7"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0A2C0280"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55689515"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282C2364"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76" w:type="dxa"/>
          </w:tcPr>
          <w:p w14:paraId="40568839"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0</w:t>
            </w:r>
          </w:p>
        </w:tc>
        <w:tc>
          <w:tcPr>
            <w:tcW w:w="417" w:type="dxa"/>
          </w:tcPr>
          <w:p w14:paraId="52B4C4D4"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0</w:t>
            </w:r>
          </w:p>
        </w:tc>
        <w:tc>
          <w:tcPr>
            <w:tcW w:w="567" w:type="dxa"/>
          </w:tcPr>
          <w:p w14:paraId="7BEFD5D9"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3AEBE80F"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708" w:type="dxa"/>
          </w:tcPr>
          <w:p w14:paraId="0732559A"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0</w:t>
            </w:r>
          </w:p>
        </w:tc>
      </w:tr>
    </w:tbl>
    <w:p w14:paraId="03840B09" w14:textId="77777777" w:rsidR="007319B1" w:rsidRDefault="007319B1">
      <w:pPr>
        <w:spacing w:after="0" w:line="217" w:lineRule="auto"/>
        <w:ind w:right="48"/>
        <w:jc w:val="both"/>
        <w:rPr>
          <w:rFonts w:ascii="Times New Roman" w:hAnsi="Times New Roman"/>
          <w:spacing w:val="10"/>
          <w:sz w:val="21"/>
          <w:szCs w:val="21"/>
          <w:lang w:eastAsia="zh-CN"/>
        </w:rPr>
      </w:pPr>
    </w:p>
    <w:tbl>
      <w:tblPr>
        <w:tblW w:w="0" w:type="auto"/>
        <w:tblInd w:w="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4"/>
        <w:gridCol w:w="542"/>
        <w:gridCol w:w="485"/>
        <w:gridCol w:w="567"/>
        <w:gridCol w:w="567"/>
        <w:gridCol w:w="524"/>
        <w:gridCol w:w="469"/>
        <w:gridCol w:w="567"/>
        <w:gridCol w:w="485"/>
        <w:gridCol w:w="567"/>
        <w:gridCol w:w="567"/>
        <w:gridCol w:w="709"/>
        <w:gridCol w:w="708"/>
      </w:tblGrid>
      <w:tr w:rsidR="007319B1" w14:paraId="4341363B" w14:textId="77777777">
        <w:trPr>
          <w:trHeight w:val="400"/>
        </w:trPr>
        <w:tc>
          <w:tcPr>
            <w:tcW w:w="1084" w:type="dxa"/>
          </w:tcPr>
          <w:p w14:paraId="7BA81269"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7"/>
                <w:w w:val="99"/>
                <w:position w:val="-1"/>
                <w:sz w:val="20"/>
                <w:szCs w:val="20"/>
                <w:lang w:eastAsia="zh-CN"/>
              </w:rPr>
              <w:t>访问序号</w:t>
            </w:r>
          </w:p>
        </w:tc>
        <w:tc>
          <w:tcPr>
            <w:tcW w:w="542" w:type="dxa"/>
          </w:tcPr>
          <w:p w14:paraId="79D7448C"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w:t>
            </w:r>
          </w:p>
        </w:tc>
        <w:tc>
          <w:tcPr>
            <w:tcW w:w="485" w:type="dxa"/>
          </w:tcPr>
          <w:p w14:paraId="526D992F"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c>
          <w:tcPr>
            <w:tcW w:w="567" w:type="dxa"/>
          </w:tcPr>
          <w:p w14:paraId="519A7052"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2CD3E83C"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24" w:type="dxa"/>
          </w:tcPr>
          <w:p w14:paraId="58811598"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5</w:t>
            </w:r>
          </w:p>
        </w:tc>
        <w:tc>
          <w:tcPr>
            <w:tcW w:w="469" w:type="dxa"/>
          </w:tcPr>
          <w:p w14:paraId="6B265337"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6</w:t>
            </w:r>
          </w:p>
        </w:tc>
        <w:tc>
          <w:tcPr>
            <w:tcW w:w="567" w:type="dxa"/>
          </w:tcPr>
          <w:p w14:paraId="38534D82"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7</w:t>
            </w:r>
          </w:p>
        </w:tc>
        <w:tc>
          <w:tcPr>
            <w:tcW w:w="485" w:type="dxa"/>
          </w:tcPr>
          <w:p w14:paraId="6ED136AF"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8</w:t>
            </w:r>
          </w:p>
        </w:tc>
        <w:tc>
          <w:tcPr>
            <w:tcW w:w="567" w:type="dxa"/>
          </w:tcPr>
          <w:p w14:paraId="6B2BDC32"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9</w:t>
            </w:r>
          </w:p>
        </w:tc>
        <w:tc>
          <w:tcPr>
            <w:tcW w:w="567" w:type="dxa"/>
          </w:tcPr>
          <w:p w14:paraId="0CAB577D"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10</w:t>
            </w:r>
          </w:p>
        </w:tc>
        <w:tc>
          <w:tcPr>
            <w:tcW w:w="709" w:type="dxa"/>
          </w:tcPr>
          <w:p w14:paraId="24480A7D"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11</w:t>
            </w:r>
          </w:p>
        </w:tc>
        <w:tc>
          <w:tcPr>
            <w:tcW w:w="708" w:type="dxa"/>
          </w:tcPr>
          <w:p w14:paraId="7AC71A19"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12</w:t>
            </w:r>
          </w:p>
        </w:tc>
      </w:tr>
      <w:tr w:rsidR="007319B1" w14:paraId="04D9F1DF" w14:textId="77777777">
        <w:tc>
          <w:tcPr>
            <w:tcW w:w="1084" w:type="dxa"/>
          </w:tcPr>
          <w:p w14:paraId="37CA46BB"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页框</w:t>
            </w:r>
            <w:r>
              <w:rPr>
                <w:rFonts w:ascii="Times New Roman" w:hAnsi="Times New Roman"/>
                <w:b/>
                <w:spacing w:val="7"/>
                <w:w w:val="99"/>
                <w:position w:val="-1"/>
                <w:sz w:val="20"/>
                <w:szCs w:val="20"/>
                <w:lang w:eastAsia="zh-CN"/>
              </w:rPr>
              <w:t>1</w:t>
            </w:r>
          </w:p>
        </w:tc>
        <w:tc>
          <w:tcPr>
            <w:tcW w:w="542" w:type="dxa"/>
          </w:tcPr>
          <w:p w14:paraId="660850D8" w14:textId="77777777" w:rsidR="007319B1" w:rsidRDefault="007319B1">
            <w:pPr>
              <w:spacing w:after="0" w:line="217" w:lineRule="auto"/>
              <w:ind w:right="48"/>
              <w:jc w:val="both"/>
              <w:rPr>
                <w:rFonts w:ascii="Times New Roman" w:hAnsi="Times New Roman"/>
                <w:spacing w:val="7"/>
                <w:w w:val="99"/>
                <w:position w:val="-1"/>
                <w:sz w:val="20"/>
                <w:szCs w:val="20"/>
                <w:lang w:eastAsia="zh-CN"/>
              </w:rPr>
            </w:pPr>
            <w:r>
              <w:rPr>
                <w:rFonts w:ascii="Times New Roman" w:hAnsi="Times New Roman"/>
                <w:spacing w:val="10"/>
                <w:sz w:val="21"/>
                <w:szCs w:val="21"/>
                <w:lang w:eastAsia="zh-CN"/>
              </w:rPr>
              <w:t>4</w:t>
            </w:r>
          </w:p>
        </w:tc>
        <w:tc>
          <w:tcPr>
            <w:tcW w:w="485" w:type="dxa"/>
          </w:tcPr>
          <w:p w14:paraId="6812514C"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567" w:type="dxa"/>
          </w:tcPr>
          <w:p w14:paraId="21C5C0DB"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567" w:type="dxa"/>
          </w:tcPr>
          <w:p w14:paraId="3A8448C8"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524" w:type="dxa"/>
          </w:tcPr>
          <w:p w14:paraId="7FE8F579"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469" w:type="dxa"/>
          </w:tcPr>
          <w:p w14:paraId="271E147A"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567" w:type="dxa"/>
          </w:tcPr>
          <w:p w14:paraId="480446FD"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485" w:type="dxa"/>
          </w:tcPr>
          <w:p w14:paraId="67243A5D"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567" w:type="dxa"/>
          </w:tcPr>
          <w:p w14:paraId="73DFF58C"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c>
          <w:tcPr>
            <w:tcW w:w="567" w:type="dxa"/>
          </w:tcPr>
          <w:p w14:paraId="71DBEE0C"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5</w:t>
            </w:r>
          </w:p>
        </w:tc>
        <w:tc>
          <w:tcPr>
            <w:tcW w:w="709" w:type="dxa"/>
          </w:tcPr>
          <w:p w14:paraId="1D483BAC"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708" w:type="dxa"/>
          </w:tcPr>
          <w:p w14:paraId="7725EBF4"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r>
      <w:tr w:rsidR="007319B1" w14:paraId="5ACB4450" w14:textId="77777777">
        <w:tc>
          <w:tcPr>
            <w:tcW w:w="1084" w:type="dxa"/>
          </w:tcPr>
          <w:p w14:paraId="38209FCD"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页框</w:t>
            </w:r>
            <w:r>
              <w:rPr>
                <w:rFonts w:ascii="Times New Roman" w:hAnsi="Times New Roman"/>
                <w:b/>
                <w:spacing w:val="7"/>
                <w:w w:val="99"/>
                <w:position w:val="-1"/>
                <w:sz w:val="20"/>
                <w:szCs w:val="20"/>
                <w:lang w:eastAsia="zh-CN"/>
              </w:rPr>
              <w:t>2</w:t>
            </w:r>
          </w:p>
        </w:tc>
        <w:tc>
          <w:tcPr>
            <w:tcW w:w="542" w:type="dxa"/>
          </w:tcPr>
          <w:p w14:paraId="569F4041" w14:textId="77777777" w:rsidR="007319B1" w:rsidRDefault="007319B1">
            <w:pPr>
              <w:spacing w:after="0" w:line="217" w:lineRule="auto"/>
              <w:ind w:right="48"/>
              <w:jc w:val="both"/>
              <w:rPr>
                <w:rFonts w:ascii="Times New Roman" w:hAnsi="Times New Roman"/>
                <w:spacing w:val="10"/>
                <w:sz w:val="21"/>
                <w:szCs w:val="21"/>
                <w:lang w:eastAsia="zh-CN"/>
              </w:rPr>
            </w:pPr>
          </w:p>
        </w:tc>
        <w:tc>
          <w:tcPr>
            <w:tcW w:w="485" w:type="dxa"/>
          </w:tcPr>
          <w:p w14:paraId="3670F413"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567" w:type="dxa"/>
          </w:tcPr>
          <w:p w14:paraId="26505D69"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567" w:type="dxa"/>
          </w:tcPr>
          <w:p w14:paraId="741C5D2F"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524" w:type="dxa"/>
          </w:tcPr>
          <w:p w14:paraId="7F2FBE52"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469" w:type="dxa"/>
          </w:tcPr>
          <w:p w14:paraId="65A53F81"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567" w:type="dxa"/>
          </w:tcPr>
          <w:p w14:paraId="0F82317A"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485" w:type="dxa"/>
          </w:tcPr>
          <w:p w14:paraId="10B0C13B"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c>
          <w:tcPr>
            <w:tcW w:w="567" w:type="dxa"/>
          </w:tcPr>
          <w:p w14:paraId="67F1B8D7"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5</w:t>
            </w:r>
          </w:p>
        </w:tc>
        <w:tc>
          <w:tcPr>
            <w:tcW w:w="567" w:type="dxa"/>
          </w:tcPr>
          <w:p w14:paraId="3F4D0A17"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709" w:type="dxa"/>
          </w:tcPr>
          <w:p w14:paraId="0988E31C"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708" w:type="dxa"/>
          </w:tcPr>
          <w:p w14:paraId="637D58F9"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r>
      <w:tr w:rsidR="007319B1" w14:paraId="4A403FA3" w14:textId="77777777">
        <w:trPr>
          <w:trHeight w:val="728"/>
        </w:trPr>
        <w:tc>
          <w:tcPr>
            <w:tcW w:w="1084" w:type="dxa"/>
          </w:tcPr>
          <w:p w14:paraId="43089491"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lastRenderedPageBreak/>
              <w:t>页框</w:t>
            </w:r>
            <w:r>
              <w:rPr>
                <w:rFonts w:ascii="Times New Roman" w:hAnsi="Times New Roman"/>
                <w:b/>
                <w:spacing w:val="7"/>
                <w:w w:val="99"/>
                <w:position w:val="-1"/>
                <w:sz w:val="20"/>
                <w:szCs w:val="20"/>
                <w:lang w:eastAsia="zh-CN"/>
              </w:rPr>
              <w:t>3</w:t>
            </w:r>
          </w:p>
        </w:tc>
        <w:tc>
          <w:tcPr>
            <w:tcW w:w="542" w:type="dxa"/>
          </w:tcPr>
          <w:p w14:paraId="3B3860E8" w14:textId="77777777" w:rsidR="007319B1" w:rsidRDefault="007319B1">
            <w:pPr>
              <w:spacing w:after="0" w:line="217" w:lineRule="auto"/>
              <w:ind w:right="48"/>
              <w:jc w:val="both"/>
              <w:rPr>
                <w:rFonts w:ascii="Times New Roman" w:hAnsi="Times New Roman"/>
                <w:spacing w:val="10"/>
                <w:sz w:val="21"/>
                <w:szCs w:val="21"/>
                <w:lang w:eastAsia="zh-CN"/>
              </w:rPr>
            </w:pPr>
          </w:p>
        </w:tc>
        <w:tc>
          <w:tcPr>
            <w:tcW w:w="485" w:type="dxa"/>
          </w:tcPr>
          <w:p w14:paraId="7CEA8323" w14:textId="77777777" w:rsidR="007319B1" w:rsidRDefault="007319B1">
            <w:pPr>
              <w:spacing w:after="0" w:line="217" w:lineRule="auto"/>
              <w:ind w:right="48"/>
              <w:jc w:val="both"/>
              <w:rPr>
                <w:rFonts w:ascii="Times New Roman" w:hAnsi="Times New Roman"/>
                <w:spacing w:val="10"/>
                <w:sz w:val="21"/>
                <w:szCs w:val="21"/>
                <w:lang w:eastAsia="zh-CN"/>
              </w:rPr>
            </w:pPr>
          </w:p>
        </w:tc>
        <w:tc>
          <w:tcPr>
            <w:tcW w:w="567" w:type="dxa"/>
          </w:tcPr>
          <w:p w14:paraId="4BB5D445"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567" w:type="dxa"/>
          </w:tcPr>
          <w:p w14:paraId="199D2CF7"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524" w:type="dxa"/>
          </w:tcPr>
          <w:p w14:paraId="3DD2C7A9"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469" w:type="dxa"/>
          </w:tcPr>
          <w:p w14:paraId="5A42869E"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567" w:type="dxa"/>
          </w:tcPr>
          <w:p w14:paraId="45334EA3"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c>
          <w:tcPr>
            <w:tcW w:w="485" w:type="dxa"/>
          </w:tcPr>
          <w:p w14:paraId="5C5CAAFD"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5</w:t>
            </w:r>
          </w:p>
        </w:tc>
        <w:tc>
          <w:tcPr>
            <w:tcW w:w="567" w:type="dxa"/>
          </w:tcPr>
          <w:p w14:paraId="6A189BB3"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567" w:type="dxa"/>
          </w:tcPr>
          <w:p w14:paraId="4D1A2287"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709" w:type="dxa"/>
          </w:tcPr>
          <w:p w14:paraId="7EAB8296"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708" w:type="dxa"/>
          </w:tcPr>
          <w:p w14:paraId="14BDA3C4"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r>
      <w:tr w:rsidR="007319B1" w14:paraId="318B6577" w14:textId="77777777">
        <w:trPr>
          <w:trHeight w:val="557"/>
        </w:trPr>
        <w:tc>
          <w:tcPr>
            <w:tcW w:w="1084" w:type="dxa"/>
          </w:tcPr>
          <w:p w14:paraId="1DD63B37" w14:textId="77777777" w:rsidR="007319B1" w:rsidRDefault="007319B1">
            <w:pPr>
              <w:spacing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页框</w:t>
            </w:r>
            <w:r>
              <w:rPr>
                <w:rFonts w:ascii="Times New Roman" w:hAnsi="Times New Roman"/>
                <w:b/>
                <w:spacing w:val="7"/>
                <w:w w:val="99"/>
                <w:position w:val="-1"/>
                <w:sz w:val="20"/>
                <w:szCs w:val="20"/>
                <w:lang w:eastAsia="zh-CN"/>
              </w:rPr>
              <w:t>4</w:t>
            </w:r>
          </w:p>
        </w:tc>
        <w:tc>
          <w:tcPr>
            <w:tcW w:w="542" w:type="dxa"/>
          </w:tcPr>
          <w:p w14:paraId="3EAA6F24" w14:textId="77777777" w:rsidR="007319B1" w:rsidRDefault="007319B1">
            <w:pPr>
              <w:spacing w:after="0" w:line="217" w:lineRule="auto"/>
              <w:ind w:right="48"/>
              <w:jc w:val="both"/>
              <w:rPr>
                <w:rFonts w:ascii="Times New Roman" w:hAnsi="Times New Roman"/>
                <w:spacing w:val="10"/>
                <w:sz w:val="21"/>
                <w:szCs w:val="21"/>
                <w:lang w:eastAsia="zh-CN"/>
              </w:rPr>
            </w:pPr>
          </w:p>
        </w:tc>
        <w:tc>
          <w:tcPr>
            <w:tcW w:w="485" w:type="dxa"/>
          </w:tcPr>
          <w:p w14:paraId="2B76A0D4" w14:textId="77777777" w:rsidR="007319B1" w:rsidRDefault="007319B1">
            <w:pPr>
              <w:spacing w:after="0" w:line="217" w:lineRule="auto"/>
              <w:ind w:right="48"/>
              <w:jc w:val="both"/>
              <w:rPr>
                <w:rFonts w:ascii="Times New Roman" w:hAnsi="Times New Roman"/>
                <w:spacing w:val="10"/>
                <w:sz w:val="21"/>
                <w:szCs w:val="21"/>
                <w:lang w:eastAsia="zh-CN"/>
              </w:rPr>
            </w:pPr>
          </w:p>
        </w:tc>
        <w:tc>
          <w:tcPr>
            <w:tcW w:w="567" w:type="dxa"/>
          </w:tcPr>
          <w:p w14:paraId="0104BC50" w14:textId="77777777" w:rsidR="007319B1" w:rsidRDefault="007319B1">
            <w:pPr>
              <w:spacing w:line="217" w:lineRule="auto"/>
              <w:ind w:right="48"/>
              <w:jc w:val="both"/>
              <w:rPr>
                <w:rFonts w:ascii="Times New Roman" w:hAnsi="Times New Roman"/>
                <w:spacing w:val="10"/>
                <w:sz w:val="21"/>
                <w:szCs w:val="21"/>
                <w:lang w:eastAsia="zh-CN"/>
              </w:rPr>
            </w:pPr>
          </w:p>
        </w:tc>
        <w:tc>
          <w:tcPr>
            <w:tcW w:w="567" w:type="dxa"/>
          </w:tcPr>
          <w:p w14:paraId="2DB8EDA1"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c>
          <w:tcPr>
            <w:tcW w:w="524" w:type="dxa"/>
          </w:tcPr>
          <w:p w14:paraId="2A81058B"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c>
          <w:tcPr>
            <w:tcW w:w="469" w:type="dxa"/>
          </w:tcPr>
          <w:p w14:paraId="32BE727C"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c>
          <w:tcPr>
            <w:tcW w:w="567" w:type="dxa"/>
          </w:tcPr>
          <w:p w14:paraId="4F3ADE18"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5</w:t>
            </w:r>
          </w:p>
        </w:tc>
        <w:tc>
          <w:tcPr>
            <w:tcW w:w="485" w:type="dxa"/>
          </w:tcPr>
          <w:p w14:paraId="20671527"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567" w:type="dxa"/>
          </w:tcPr>
          <w:p w14:paraId="2DA32D78"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567" w:type="dxa"/>
          </w:tcPr>
          <w:p w14:paraId="68142630"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709" w:type="dxa"/>
          </w:tcPr>
          <w:p w14:paraId="6809F838"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c>
          <w:tcPr>
            <w:tcW w:w="708" w:type="dxa"/>
          </w:tcPr>
          <w:p w14:paraId="6184750D"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5</w:t>
            </w:r>
          </w:p>
        </w:tc>
      </w:tr>
      <w:tr w:rsidR="007319B1" w14:paraId="5A5BC98A" w14:textId="77777777">
        <w:trPr>
          <w:trHeight w:val="602"/>
        </w:trPr>
        <w:tc>
          <w:tcPr>
            <w:tcW w:w="1084" w:type="dxa"/>
          </w:tcPr>
          <w:p w14:paraId="4BC055BB"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淘汰页面</w:t>
            </w:r>
          </w:p>
        </w:tc>
        <w:tc>
          <w:tcPr>
            <w:tcW w:w="542" w:type="dxa"/>
          </w:tcPr>
          <w:p w14:paraId="2CA5B60F" w14:textId="77777777" w:rsidR="007319B1" w:rsidRDefault="007319B1">
            <w:pPr>
              <w:spacing w:after="0" w:line="217" w:lineRule="auto"/>
              <w:ind w:right="48"/>
              <w:jc w:val="both"/>
              <w:rPr>
                <w:rFonts w:ascii="Times New Roman" w:hAnsi="Times New Roman"/>
                <w:spacing w:val="10"/>
                <w:sz w:val="21"/>
                <w:szCs w:val="21"/>
                <w:lang w:eastAsia="zh-CN"/>
              </w:rPr>
            </w:pPr>
          </w:p>
        </w:tc>
        <w:tc>
          <w:tcPr>
            <w:tcW w:w="485" w:type="dxa"/>
          </w:tcPr>
          <w:p w14:paraId="6C463018" w14:textId="77777777" w:rsidR="007319B1" w:rsidRDefault="007319B1">
            <w:pPr>
              <w:spacing w:after="0" w:line="217" w:lineRule="auto"/>
              <w:ind w:right="48"/>
              <w:jc w:val="both"/>
              <w:rPr>
                <w:rFonts w:ascii="Times New Roman" w:hAnsi="Times New Roman"/>
                <w:spacing w:val="10"/>
                <w:sz w:val="21"/>
                <w:szCs w:val="21"/>
                <w:lang w:eastAsia="zh-CN"/>
              </w:rPr>
            </w:pPr>
          </w:p>
        </w:tc>
        <w:tc>
          <w:tcPr>
            <w:tcW w:w="567" w:type="dxa"/>
          </w:tcPr>
          <w:p w14:paraId="5BAFEFF8" w14:textId="77777777" w:rsidR="007319B1" w:rsidRDefault="007319B1">
            <w:pPr>
              <w:spacing w:line="217" w:lineRule="auto"/>
              <w:ind w:right="48"/>
              <w:jc w:val="both"/>
              <w:rPr>
                <w:rFonts w:ascii="Times New Roman" w:hAnsi="Times New Roman"/>
                <w:spacing w:val="10"/>
                <w:sz w:val="21"/>
                <w:szCs w:val="21"/>
                <w:lang w:eastAsia="zh-CN"/>
              </w:rPr>
            </w:pPr>
          </w:p>
        </w:tc>
        <w:tc>
          <w:tcPr>
            <w:tcW w:w="567" w:type="dxa"/>
          </w:tcPr>
          <w:p w14:paraId="0795E2A0" w14:textId="77777777" w:rsidR="007319B1" w:rsidRDefault="007319B1">
            <w:pPr>
              <w:spacing w:line="217" w:lineRule="auto"/>
              <w:ind w:right="48"/>
              <w:jc w:val="both"/>
              <w:rPr>
                <w:rFonts w:ascii="Times New Roman" w:hAnsi="Times New Roman"/>
                <w:spacing w:val="10"/>
                <w:sz w:val="21"/>
                <w:szCs w:val="21"/>
                <w:lang w:eastAsia="zh-CN"/>
              </w:rPr>
            </w:pPr>
          </w:p>
        </w:tc>
        <w:tc>
          <w:tcPr>
            <w:tcW w:w="524" w:type="dxa"/>
          </w:tcPr>
          <w:p w14:paraId="1C23CC53" w14:textId="77777777" w:rsidR="007319B1" w:rsidRDefault="007319B1">
            <w:pPr>
              <w:spacing w:after="0" w:line="217" w:lineRule="auto"/>
              <w:ind w:right="48"/>
              <w:jc w:val="both"/>
              <w:rPr>
                <w:rFonts w:ascii="Times New Roman" w:hAnsi="Times New Roman"/>
                <w:spacing w:val="10"/>
                <w:sz w:val="21"/>
                <w:szCs w:val="21"/>
                <w:lang w:eastAsia="zh-CN"/>
              </w:rPr>
            </w:pPr>
          </w:p>
        </w:tc>
        <w:tc>
          <w:tcPr>
            <w:tcW w:w="469" w:type="dxa"/>
          </w:tcPr>
          <w:p w14:paraId="24624879" w14:textId="77777777" w:rsidR="007319B1" w:rsidRDefault="007319B1">
            <w:pPr>
              <w:spacing w:after="0" w:line="217" w:lineRule="auto"/>
              <w:ind w:right="48"/>
              <w:jc w:val="both"/>
              <w:rPr>
                <w:rFonts w:ascii="Times New Roman" w:hAnsi="Times New Roman"/>
                <w:spacing w:val="10"/>
                <w:sz w:val="21"/>
                <w:szCs w:val="21"/>
                <w:lang w:eastAsia="zh-CN"/>
              </w:rPr>
            </w:pPr>
          </w:p>
        </w:tc>
        <w:tc>
          <w:tcPr>
            <w:tcW w:w="567" w:type="dxa"/>
          </w:tcPr>
          <w:p w14:paraId="698305E6"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485" w:type="dxa"/>
          </w:tcPr>
          <w:p w14:paraId="62862E61"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567" w:type="dxa"/>
          </w:tcPr>
          <w:p w14:paraId="50AE39AC"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567" w:type="dxa"/>
          </w:tcPr>
          <w:p w14:paraId="46E74DAE"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c>
          <w:tcPr>
            <w:tcW w:w="709" w:type="dxa"/>
          </w:tcPr>
          <w:p w14:paraId="329BF004"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5</w:t>
            </w:r>
          </w:p>
        </w:tc>
        <w:tc>
          <w:tcPr>
            <w:tcW w:w="708" w:type="dxa"/>
          </w:tcPr>
          <w:p w14:paraId="2353A132"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r>
      <w:tr w:rsidR="007319B1" w14:paraId="76B4E258" w14:textId="77777777">
        <w:trPr>
          <w:trHeight w:val="503"/>
        </w:trPr>
        <w:tc>
          <w:tcPr>
            <w:tcW w:w="1084" w:type="dxa"/>
          </w:tcPr>
          <w:p w14:paraId="0E4F8CD3"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缺页异常</w:t>
            </w:r>
          </w:p>
        </w:tc>
        <w:tc>
          <w:tcPr>
            <w:tcW w:w="542" w:type="dxa"/>
          </w:tcPr>
          <w:p w14:paraId="1CDA3E64"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485" w:type="dxa"/>
          </w:tcPr>
          <w:p w14:paraId="7B983D98"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1A7FE40F"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375CE665"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24" w:type="dxa"/>
          </w:tcPr>
          <w:p w14:paraId="01FF8D75"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0</w:t>
            </w:r>
          </w:p>
        </w:tc>
        <w:tc>
          <w:tcPr>
            <w:tcW w:w="469" w:type="dxa"/>
          </w:tcPr>
          <w:p w14:paraId="43E27009"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0</w:t>
            </w:r>
          </w:p>
        </w:tc>
        <w:tc>
          <w:tcPr>
            <w:tcW w:w="567" w:type="dxa"/>
          </w:tcPr>
          <w:p w14:paraId="60F0DB64"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485" w:type="dxa"/>
          </w:tcPr>
          <w:p w14:paraId="131D7F2C"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6DA4676A"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572042B2"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709" w:type="dxa"/>
          </w:tcPr>
          <w:p w14:paraId="0BAB83CE"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708" w:type="dxa"/>
          </w:tcPr>
          <w:p w14:paraId="4DEC20D8"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r>
    </w:tbl>
    <w:p w14:paraId="145C4F0B" w14:textId="77777777" w:rsidR="007319B1" w:rsidRDefault="007319B1">
      <w:pPr>
        <w:spacing w:after="0" w:line="360" w:lineRule="auto"/>
        <w:ind w:right="88" w:firstLine="415"/>
        <w:jc w:val="both"/>
        <w:rPr>
          <w:rFonts w:ascii="Times New Roman" w:hAnsi="Times New Roman"/>
          <w:spacing w:val="10"/>
          <w:sz w:val="21"/>
          <w:szCs w:val="21"/>
          <w:lang w:eastAsia="zh-CN"/>
        </w:rPr>
      </w:pPr>
    </w:p>
    <w:p w14:paraId="3451234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分配给进程</w:t>
      </w:r>
      <w:r>
        <w:rPr>
          <w:rFonts w:ascii="Times New Roman" w:hAnsi="Times New Roman"/>
          <w:spacing w:val="10"/>
          <w:sz w:val="21"/>
          <w:szCs w:val="21"/>
          <w:lang w:eastAsia="zh-CN"/>
        </w:rPr>
        <w:t>3</w:t>
      </w:r>
      <w:r>
        <w:rPr>
          <w:rFonts w:ascii="Times New Roman" w:hAnsi="Times New Roman"/>
          <w:spacing w:val="10"/>
          <w:sz w:val="21"/>
          <w:szCs w:val="21"/>
          <w:lang w:eastAsia="zh-CN"/>
        </w:rPr>
        <w:t>个页框时，产生缺页异常</w:t>
      </w:r>
      <w:r>
        <w:rPr>
          <w:rFonts w:ascii="Times New Roman" w:hAnsi="Times New Roman"/>
          <w:spacing w:val="10"/>
          <w:sz w:val="21"/>
          <w:szCs w:val="21"/>
          <w:lang w:eastAsia="zh-CN"/>
        </w:rPr>
        <w:t>9</w:t>
      </w:r>
      <w:r>
        <w:rPr>
          <w:rFonts w:ascii="Times New Roman" w:hAnsi="Times New Roman"/>
          <w:spacing w:val="10"/>
          <w:sz w:val="21"/>
          <w:szCs w:val="21"/>
          <w:lang w:eastAsia="zh-CN"/>
        </w:rPr>
        <w:t>次。分配给进程</w:t>
      </w:r>
      <w:r>
        <w:rPr>
          <w:rFonts w:ascii="Times New Roman" w:hAnsi="Times New Roman"/>
          <w:spacing w:val="10"/>
          <w:sz w:val="21"/>
          <w:szCs w:val="21"/>
          <w:lang w:eastAsia="zh-CN"/>
        </w:rPr>
        <w:t>4</w:t>
      </w:r>
      <w:r>
        <w:rPr>
          <w:rFonts w:ascii="Times New Roman" w:hAnsi="Times New Roman"/>
          <w:spacing w:val="10"/>
          <w:sz w:val="21"/>
          <w:szCs w:val="21"/>
          <w:lang w:eastAsia="zh-CN"/>
        </w:rPr>
        <w:t>个页框时，缺页异常非但没有减少，反而增加了一次，这种现象便称为</w:t>
      </w:r>
      <w:r>
        <w:rPr>
          <w:rFonts w:ascii="Times New Roman" w:hAnsi="Times New Roman"/>
          <w:spacing w:val="10"/>
          <w:sz w:val="21"/>
          <w:szCs w:val="21"/>
          <w:lang w:eastAsia="zh-CN"/>
        </w:rPr>
        <w:t>Belady</w:t>
      </w:r>
      <w:r>
        <w:rPr>
          <w:rFonts w:ascii="Times New Roman" w:hAnsi="Times New Roman"/>
          <w:spacing w:val="10"/>
          <w:sz w:val="21"/>
          <w:szCs w:val="21"/>
          <w:lang w:eastAsia="zh-CN"/>
        </w:rPr>
        <w:t>异常。但这仅仅是特殊情况，只要系统有足够内存资源，应该给进程增加物理页框数，通过降低整个系统的缺页异常来改善性能。</w:t>
      </w:r>
    </w:p>
    <w:p w14:paraId="27C2285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页面缓冲算法是对</w:t>
      </w:r>
      <w:r>
        <w:rPr>
          <w:rFonts w:ascii="Times New Roman" w:hAnsi="Times New Roman"/>
          <w:spacing w:val="10"/>
          <w:sz w:val="21"/>
          <w:szCs w:val="21"/>
          <w:lang w:eastAsia="zh-CN"/>
        </w:rPr>
        <w:t>FIFO</w:t>
      </w:r>
      <w:r>
        <w:rPr>
          <w:rFonts w:ascii="Times New Roman" w:hAnsi="Times New Roman"/>
          <w:spacing w:val="10"/>
          <w:sz w:val="21"/>
          <w:szCs w:val="21"/>
          <w:lang w:eastAsia="zh-CN"/>
        </w:rPr>
        <w:t>替换算法的一种改进，其策略如下：系统维护两个</w:t>
      </w:r>
      <w:r>
        <w:rPr>
          <w:rFonts w:ascii="Times New Roman" w:hAnsi="Times New Roman"/>
          <w:spacing w:val="10"/>
          <w:sz w:val="21"/>
          <w:szCs w:val="21"/>
          <w:lang w:eastAsia="zh-CN"/>
        </w:rPr>
        <w:t>FIFO</w:t>
      </w:r>
      <w:r>
        <w:rPr>
          <w:rFonts w:ascii="Times New Roman" w:hAnsi="Times New Roman"/>
          <w:spacing w:val="10"/>
          <w:sz w:val="21"/>
          <w:szCs w:val="21"/>
          <w:lang w:eastAsia="zh-CN"/>
        </w:rPr>
        <w:t>队列，修改页面队列和非修改（空闲）页面队列，前者由修改页面的页框所构成的链表；后者由可直接用于装入页面的页框所构成的链表，只不过有些未修改的淘汰页暂时还留在其中，当进程再次访问这些页面时，可不经</w:t>
      </w:r>
      <w:r>
        <w:rPr>
          <w:rFonts w:ascii="Times New Roman" w:hAnsi="Times New Roman"/>
          <w:spacing w:val="10"/>
          <w:sz w:val="21"/>
          <w:szCs w:val="21"/>
          <w:lang w:eastAsia="zh-CN"/>
        </w:rPr>
        <w:t>I/O</w:t>
      </w:r>
      <w:r>
        <w:rPr>
          <w:rFonts w:ascii="Times New Roman" w:hAnsi="Times New Roman"/>
          <w:spacing w:val="10"/>
          <w:sz w:val="21"/>
          <w:szCs w:val="21"/>
          <w:lang w:eastAsia="zh-CN"/>
        </w:rPr>
        <w:t>操作而快速找回。当发生缺页中断时，按照</w:t>
      </w:r>
      <w:r>
        <w:rPr>
          <w:rFonts w:ascii="Times New Roman" w:hAnsi="Times New Roman"/>
          <w:spacing w:val="10"/>
          <w:sz w:val="21"/>
          <w:szCs w:val="21"/>
          <w:lang w:eastAsia="zh-CN"/>
        </w:rPr>
        <w:t>FIFO</w:t>
      </w:r>
      <w:r>
        <w:rPr>
          <w:rFonts w:ascii="Times New Roman" w:hAnsi="Times New Roman"/>
          <w:spacing w:val="10"/>
          <w:sz w:val="21"/>
          <w:szCs w:val="21"/>
          <w:lang w:eastAsia="zh-CN"/>
        </w:rPr>
        <w:t>算法选出淘汰页，并不立即抛弃它，而是根据其内容是否被修改过而进入两个队列之一的末尾，需要装入的页面被读进非修改队列的队首所指向的页框中，不必等待淘汰页写回，使得进程能快速恢复运行。当选中的淘汰页被写回磁盘时，只需把此页占用的页框链接到非修改队列的末尾即可。每当修改页面队列中的页面达到一定数量时，将成批地写回磁盘，并把空闲页框加入非修改页面队列尾部</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5E916BA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）最近最少使用页面替换算法</w:t>
      </w:r>
    </w:p>
    <w:p w14:paraId="0BDB3F9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最近最少使用页面替换算法（</w:t>
      </w:r>
      <w:r>
        <w:rPr>
          <w:rFonts w:ascii="Times New Roman" w:hAnsi="Times New Roman"/>
          <w:spacing w:val="10"/>
          <w:sz w:val="21"/>
          <w:szCs w:val="21"/>
          <w:lang w:eastAsia="zh-CN"/>
        </w:rPr>
        <w:t>Least Recently Used replacement</w:t>
      </w:r>
      <w:r>
        <w:rPr>
          <w:rFonts w:ascii="Times New Roman" w:hAnsi="Times New Roman"/>
          <w:spacing w:val="10"/>
          <w:sz w:val="21"/>
          <w:szCs w:val="21"/>
          <w:lang w:eastAsia="zh-CN"/>
        </w:rPr>
        <w:t>，</w:t>
      </w:r>
      <w:r>
        <w:rPr>
          <w:rFonts w:ascii="Times New Roman" w:hAnsi="Times New Roman"/>
          <w:spacing w:val="10"/>
          <w:sz w:val="21"/>
          <w:szCs w:val="21"/>
          <w:lang w:eastAsia="zh-CN"/>
        </w:rPr>
        <w:t>LRU</w:t>
      </w:r>
      <w:r>
        <w:rPr>
          <w:rFonts w:ascii="Times New Roman" w:hAnsi="Times New Roman"/>
          <w:spacing w:val="10"/>
          <w:sz w:val="21"/>
          <w:szCs w:val="21"/>
          <w:lang w:eastAsia="zh-CN"/>
        </w:rPr>
        <w:t>）淘汰的页面是在最近一段时间内最久未被访问的那一页，它是基于程序局部性原理来考虑的，认为那些刚被使用过的页面可能还要立即被使用，而那些在较长时间内未被使用的页面可能不会立即使用。</w:t>
      </w:r>
    </w:p>
    <w:p w14:paraId="7523ECA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为了能准确地淘汰最近最少使用的页面，必须维护一个特殊队列</w:t>
      </w:r>
      <w:r>
        <w:rPr>
          <w:rFonts w:ascii="Times New Roman" w:hAnsi="Times New Roman"/>
          <w:spacing w:val="10"/>
          <w:sz w:val="21"/>
          <w:szCs w:val="21"/>
          <w:lang w:eastAsia="zh-CN"/>
        </w:rPr>
        <w:t>--</w:t>
      </w:r>
      <w:r>
        <w:rPr>
          <w:rFonts w:ascii="Times New Roman" w:hAnsi="Times New Roman"/>
          <w:spacing w:val="10"/>
          <w:sz w:val="21"/>
          <w:szCs w:val="21"/>
          <w:lang w:eastAsia="zh-CN"/>
        </w:rPr>
        <w:t>页面淘汰队列，此队列存放当前在内存中的所有页号，每访问一页时就调整一次，使队列尾总是指向最近访问的页，队列头就是最近最少使用的页，显然，发生缺页异常时总是淘汰队列头所指页面；而执行页面访问后，需要从队列中把此页调整到队列尾。</w:t>
      </w:r>
      <w:r>
        <w:rPr>
          <w:rFonts w:ascii="Times New Roman" w:hAnsi="Times New Roman"/>
          <w:spacing w:val="10"/>
          <w:sz w:val="21"/>
          <w:szCs w:val="21"/>
          <w:lang w:eastAsia="zh-CN"/>
        </w:rPr>
        <w:t>LRU</w:t>
      </w:r>
      <w:r>
        <w:rPr>
          <w:rFonts w:ascii="Times New Roman" w:hAnsi="Times New Roman"/>
          <w:spacing w:val="10"/>
          <w:sz w:val="21"/>
          <w:szCs w:val="21"/>
          <w:lang w:eastAsia="zh-CN"/>
        </w:rPr>
        <w:t>算法的实现需要硬件支持，关键是确定页</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面最后访问以来所经历的时间，可采用多种模拟方法。</w:t>
      </w:r>
    </w:p>
    <w:p w14:paraId="7E3AD09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模拟方法一：引用位法。又称最近未使用页面替换算法（</w:t>
      </w:r>
      <w:r>
        <w:rPr>
          <w:rFonts w:ascii="Times New Roman" w:hAnsi="Times New Roman"/>
          <w:spacing w:val="10"/>
          <w:sz w:val="21"/>
          <w:szCs w:val="21"/>
          <w:lang w:eastAsia="zh-CN"/>
        </w:rPr>
        <w:t>Not Recently Used replacement</w:t>
      </w:r>
      <w:r>
        <w:rPr>
          <w:rFonts w:ascii="Times New Roman" w:hAnsi="Times New Roman"/>
          <w:spacing w:val="10"/>
          <w:sz w:val="21"/>
          <w:szCs w:val="21"/>
          <w:lang w:eastAsia="zh-CN"/>
        </w:rPr>
        <w:t>，</w:t>
      </w:r>
      <w:r>
        <w:rPr>
          <w:rFonts w:ascii="Times New Roman" w:hAnsi="Times New Roman"/>
          <w:spacing w:val="10"/>
          <w:sz w:val="21"/>
          <w:szCs w:val="21"/>
          <w:lang w:eastAsia="zh-CN"/>
        </w:rPr>
        <w:t>NRU</w:t>
      </w:r>
      <w:r>
        <w:rPr>
          <w:rFonts w:ascii="Times New Roman" w:hAnsi="Times New Roman"/>
          <w:spacing w:val="10"/>
          <w:sz w:val="21"/>
          <w:szCs w:val="21"/>
          <w:lang w:eastAsia="zh-CN"/>
        </w:rPr>
        <w:t>）。此方法为每页设置引用位</w:t>
      </w:r>
      <w:r>
        <w:rPr>
          <w:rFonts w:ascii="Times New Roman" w:hAnsi="Times New Roman"/>
          <w:spacing w:val="10"/>
          <w:sz w:val="21"/>
          <w:szCs w:val="21"/>
          <w:lang w:eastAsia="zh-CN"/>
        </w:rPr>
        <w:t>R</w:t>
      </w:r>
      <w:r>
        <w:rPr>
          <w:rFonts w:ascii="Times New Roman" w:hAnsi="Times New Roman"/>
          <w:spacing w:val="10"/>
          <w:sz w:val="21"/>
          <w:szCs w:val="21"/>
          <w:lang w:eastAsia="zh-CN"/>
        </w:rPr>
        <w:t>，每次访问某页时，由硬件将此页的</w:t>
      </w:r>
      <w:r>
        <w:rPr>
          <w:rFonts w:ascii="Times New Roman" w:hAnsi="Times New Roman"/>
          <w:spacing w:val="10"/>
          <w:sz w:val="21"/>
          <w:szCs w:val="21"/>
          <w:lang w:eastAsia="zh-CN"/>
        </w:rPr>
        <w:t>R</w:t>
      </w:r>
      <w:r>
        <w:rPr>
          <w:rFonts w:ascii="Times New Roman" w:hAnsi="Times New Roman"/>
          <w:spacing w:val="10"/>
          <w:sz w:val="21"/>
          <w:szCs w:val="21"/>
          <w:lang w:eastAsia="zh-CN"/>
        </w:rPr>
        <w:t>位置</w:t>
      </w:r>
      <w:r>
        <w:rPr>
          <w:rFonts w:ascii="Times New Roman" w:hAnsi="Times New Roman"/>
          <w:spacing w:val="10"/>
          <w:sz w:val="21"/>
          <w:szCs w:val="21"/>
          <w:lang w:eastAsia="zh-CN"/>
        </w:rPr>
        <w:t>1</w:t>
      </w:r>
      <w:r>
        <w:rPr>
          <w:rFonts w:ascii="Times New Roman" w:hAnsi="Times New Roman"/>
          <w:spacing w:val="10"/>
          <w:sz w:val="21"/>
          <w:szCs w:val="21"/>
          <w:lang w:eastAsia="zh-CN"/>
        </w:rPr>
        <w:t>，间隔时间</w:t>
      </w:r>
      <w:r>
        <w:rPr>
          <w:rFonts w:ascii="Times New Roman" w:hAnsi="Times New Roman"/>
          <w:spacing w:val="10"/>
          <w:sz w:val="21"/>
          <w:szCs w:val="21"/>
          <w:lang w:eastAsia="zh-CN"/>
        </w:rPr>
        <w:t xml:space="preserve"> t</w:t>
      </w:r>
      <w:r>
        <w:rPr>
          <w:rFonts w:ascii="Times New Roman" w:hAnsi="Times New Roman"/>
          <w:spacing w:val="10"/>
          <w:sz w:val="21"/>
          <w:szCs w:val="21"/>
          <w:lang w:eastAsia="zh-CN"/>
        </w:rPr>
        <w:t>，周期性地将所有页的</w:t>
      </w:r>
      <w:r>
        <w:rPr>
          <w:rFonts w:ascii="Times New Roman" w:hAnsi="Times New Roman"/>
          <w:spacing w:val="10"/>
          <w:sz w:val="21"/>
          <w:szCs w:val="21"/>
          <w:lang w:eastAsia="zh-CN"/>
        </w:rPr>
        <w:t>R</w:t>
      </w:r>
      <w:r>
        <w:rPr>
          <w:rFonts w:ascii="Times New Roman" w:hAnsi="Times New Roman"/>
          <w:spacing w:val="10"/>
          <w:sz w:val="21"/>
          <w:szCs w:val="21"/>
          <w:lang w:eastAsia="zh-CN"/>
        </w:rPr>
        <w:t>位清</w:t>
      </w:r>
      <w:r>
        <w:rPr>
          <w:rFonts w:ascii="Times New Roman" w:hAnsi="Times New Roman"/>
          <w:spacing w:val="10"/>
          <w:sz w:val="21"/>
          <w:szCs w:val="21"/>
          <w:lang w:eastAsia="zh-CN"/>
        </w:rPr>
        <w:t>0</w:t>
      </w:r>
      <w:r>
        <w:rPr>
          <w:rFonts w:ascii="Times New Roman" w:hAnsi="Times New Roman"/>
          <w:spacing w:val="10"/>
          <w:sz w:val="21"/>
          <w:szCs w:val="21"/>
          <w:lang w:eastAsia="zh-CN"/>
        </w:rPr>
        <w:t>。页面置换时，从引用位</w:t>
      </w:r>
      <w:r>
        <w:rPr>
          <w:rFonts w:ascii="Times New Roman" w:hAnsi="Times New Roman"/>
          <w:spacing w:val="10"/>
          <w:sz w:val="21"/>
          <w:szCs w:val="21"/>
          <w:lang w:eastAsia="zh-CN"/>
        </w:rPr>
        <w:t>R</w:t>
      </w:r>
      <w:r>
        <w:rPr>
          <w:rFonts w:ascii="Times New Roman" w:hAnsi="Times New Roman"/>
          <w:spacing w:val="10"/>
          <w:sz w:val="21"/>
          <w:szCs w:val="21"/>
          <w:lang w:eastAsia="zh-CN"/>
        </w:rPr>
        <w:t>为</w:t>
      </w:r>
      <w:r>
        <w:rPr>
          <w:rFonts w:ascii="Times New Roman" w:hAnsi="Times New Roman"/>
          <w:spacing w:val="10"/>
          <w:sz w:val="21"/>
          <w:szCs w:val="21"/>
          <w:lang w:eastAsia="zh-CN"/>
        </w:rPr>
        <w:t>0</w:t>
      </w:r>
      <w:r>
        <w:rPr>
          <w:rFonts w:ascii="Times New Roman" w:hAnsi="Times New Roman"/>
          <w:spacing w:val="10"/>
          <w:sz w:val="21"/>
          <w:szCs w:val="21"/>
          <w:lang w:eastAsia="zh-CN"/>
        </w:rPr>
        <w:t>的那些页中挑选页面进行淘汰，在选中要淘汰的页面后，也将其他页面的引用位</w:t>
      </w:r>
      <w:r>
        <w:rPr>
          <w:rFonts w:ascii="Times New Roman" w:hAnsi="Times New Roman"/>
          <w:spacing w:val="10"/>
          <w:sz w:val="21"/>
          <w:szCs w:val="21"/>
          <w:lang w:eastAsia="zh-CN"/>
        </w:rPr>
        <w:t>R</w:t>
      </w:r>
      <w:r>
        <w:rPr>
          <w:rFonts w:ascii="Times New Roman" w:hAnsi="Times New Roman"/>
          <w:spacing w:val="10"/>
          <w:sz w:val="21"/>
          <w:szCs w:val="21"/>
          <w:lang w:eastAsia="zh-CN"/>
        </w:rPr>
        <w:t>清</w:t>
      </w:r>
      <w:r>
        <w:rPr>
          <w:rFonts w:ascii="Times New Roman" w:hAnsi="Times New Roman"/>
          <w:spacing w:val="10"/>
          <w:sz w:val="21"/>
          <w:szCs w:val="21"/>
          <w:lang w:eastAsia="zh-CN"/>
        </w:rPr>
        <w:t>0</w:t>
      </w:r>
      <w:r>
        <w:rPr>
          <w:rFonts w:ascii="Times New Roman" w:hAnsi="Times New Roman"/>
          <w:spacing w:val="10"/>
          <w:sz w:val="21"/>
          <w:szCs w:val="21"/>
          <w:lang w:eastAsia="zh-CN"/>
        </w:rPr>
        <w:t>。这种实现方法开销小，但</w:t>
      </w:r>
      <w:r>
        <w:rPr>
          <w:rFonts w:ascii="Times New Roman" w:hAnsi="Times New Roman"/>
          <w:spacing w:val="10"/>
          <w:sz w:val="21"/>
          <w:szCs w:val="21"/>
          <w:lang w:eastAsia="zh-CN"/>
        </w:rPr>
        <w:t>t</w:t>
      </w:r>
      <w:r>
        <w:rPr>
          <w:rFonts w:ascii="Times New Roman" w:hAnsi="Times New Roman"/>
          <w:spacing w:val="10"/>
          <w:sz w:val="21"/>
          <w:szCs w:val="21"/>
          <w:lang w:eastAsia="zh-CN"/>
        </w:rPr>
        <w:t>的大小不易确定且精确性差。</w:t>
      </w:r>
      <w:r>
        <w:rPr>
          <w:rFonts w:ascii="Times New Roman" w:hAnsi="Times New Roman"/>
          <w:spacing w:val="10"/>
          <w:sz w:val="21"/>
          <w:szCs w:val="21"/>
          <w:lang w:eastAsia="zh-CN"/>
        </w:rPr>
        <w:t>t</w:t>
      </w:r>
      <w:r>
        <w:rPr>
          <w:rFonts w:ascii="Times New Roman" w:hAnsi="Times New Roman"/>
          <w:spacing w:val="10"/>
          <w:sz w:val="21"/>
          <w:szCs w:val="21"/>
          <w:lang w:eastAsia="zh-CN"/>
        </w:rPr>
        <w:t>大了，缺页异常时所有页的</w:t>
      </w:r>
      <w:r>
        <w:rPr>
          <w:rFonts w:ascii="Times New Roman" w:hAnsi="Times New Roman"/>
          <w:spacing w:val="10"/>
          <w:sz w:val="21"/>
          <w:szCs w:val="21"/>
          <w:lang w:eastAsia="zh-CN"/>
        </w:rPr>
        <w:t>R</w:t>
      </w:r>
      <w:r>
        <w:rPr>
          <w:rFonts w:ascii="Times New Roman" w:hAnsi="Times New Roman"/>
          <w:spacing w:val="10"/>
          <w:sz w:val="21"/>
          <w:szCs w:val="21"/>
          <w:lang w:eastAsia="zh-CN"/>
        </w:rPr>
        <w:t>值均为</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t</w:t>
      </w:r>
      <w:r>
        <w:rPr>
          <w:rFonts w:ascii="Times New Roman" w:hAnsi="Times New Roman"/>
          <w:spacing w:val="10"/>
          <w:sz w:val="21"/>
          <w:szCs w:val="21"/>
          <w:lang w:eastAsia="zh-CN"/>
        </w:rPr>
        <w:t>小了，缺页异常时可能所有页的</w:t>
      </w:r>
      <w:r>
        <w:rPr>
          <w:rFonts w:ascii="Times New Roman" w:hAnsi="Times New Roman"/>
          <w:spacing w:val="10"/>
          <w:sz w:val="21"/>
          <w:szCs w:val="21"/>
          <w:lang w:eastAsia="zh-CN"/>
        </w:rPr>
        <w:t>R</w:t>
      </w:r>
      <w:r>
        <w:rPr>
          <w:rFonts w:ascii="Times New Roman" w:hAnsi="Times New Roman"/>
          <w:spacing w:val="10"/>
          <w:sz w:val="21"/>
          <w:szCs w:val="21"/>
          <w:lang w:eastAsia="zh-CN"/>
        </w:rPr>
        <w:t>值均为</w:t>
      </w:r>
      <w:r>
        <w:rPr>
          <w:rFonts w:ascii="Times New Roman" w:hAnsi="Times New Roman"/>
          <w:spacing w:val="10"/>
          <w:sz w:val="21"/>
          <w:szCs w:val="21"/>
          <w:lang w:eastAsia="zh-CN"/>
        </w:rPr>
        <w:t>0</w:t>
      </w:r>
      <w:r>
        <w:rPr>
          <w:rFonts w:ascii="Times New Roman" w:hAnsi="Times New Roman"/>
          <w:spacing w:val="10"/>
          <w:sz w:val="21"/>
          <w:szCs w:val="21"/>
          <w:lang w:eastAsia="zh-CN"/>
        </w:rPr>
        <w:t>，这样就很难挑选出应淘汰的页面，通常把</w:t>
      </w:r>
      <w:r>
        <w:rPr>
          <w:rFonts w:ascii="Times New Roman" w:hAnsi="Times New Roman"/>
          <w:spacing w:val="10"/>
          <w:sz w:val="21"/>
          <w:szCs w:val="21"/>
          <w:lang w:eastAsia="zh-CN"/>
        </w:rPr>
        <w:t>t</w:t>
      </w:r>
      <w:r>
        <w:rPr>
          <w:rFonts w:ascii="Times New Roman" w:hAnsi="Times New Roman"/>
          <w:spacing w:val="10"/>
          <w:sz w:val="21"/>
          <w:szCs w:val="21"/>
          <w:lang w:eastAsia="zh-CN"/>
        </w:rPr>
        <w:t>定为一个或数个时钟中断周期</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3160BF2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模拟方法二：计数法。每当页面被引用时，页引用计数器自动计数，更换访问页面时，把页引用计数器的值记录到页表的计数值字段，经过时间</w:t>
      </w:r>
      <w:r>
        <w:rPr>
          <w:rFonts w:ascii="Times New Roman" w:hAnsi="Times New Roman"/>
          <w:spacing w:val="10"/>
          <w:sz w:val="21"/>
          <w:szCs w:val="21"/>
          <w:lang w:eastAsia="zh-CN"/>
        </w:rPr>
        <w:t>t</w:t>
      </w:r>
      <w:r>
        <w:rPr>
          <w:rFonts w:ascii="Times New Roman" w:hAnsi="Times New Roman"/>
          <w:spacing w:val="10"/>
          <w:sz w:val="21"/>
          <w:szCs w:val="21"/>
          <w:lang w:eastAsia="zh-CN"/>
        </w:rPr>
        <w:t>后，将所有页引用计数器全部清除。页面置换时，系统检查所有页表项，页引用计数值最小的页面就是最不经常使用的页，故称最不经常使用页</w:t>
      </w:r>
      <w:r>
        <w:rPr>
          <w:rFonts w:ascii="Times New Roman" w:hAnsi="Times New Roman"/>
          <w:spacing w:val="10"/>
          <w:sz w:val="21"/>
          <w:szCs w:val="21"/>
          <w:lang w:eastAsia="zh-CN"/>
        </w:rPr>
        <w:lastRenderedPageBreak/>
        <w:t>面替换算法（</w:t>
      </w:r>
      <w:r>
        <w:rPr>
          <w:rFonts w:ascii="Times New Roman" w:hAnsi="Times New Roman"/>
          <w:spacing w:val="10"/>
          <w:sz w:val="21"/>
          <w:szCs w:val="21"/>
          <w:lang w:eastAsia="zh-CN"/>
        </w:rPr>
        <w:t>Not Frequently Used replacement</w:t>
      </w:r>
      <w:r>
        <w:rPr>
          <w:rFonts w:ascii="Times New Roman" w:hAnsi="Times New Roman"/>
          <w:spacing w:val="10"/>
          <w:sz w:val="21"/>
          <w:szCs w:val="21"/>
          <w:lang w:eastAsia="zh-CN"/>
        </w:rPr>
        <w:t>，</w:t>
      </w:r>
      <w:r>
        <w:rPr>
          <w:rFonts w:ascii="Times New Roman" w:hAnsi="Times New Roman"/>
          <w:spacing w:val="10"/>
          <w:sz w:val="21"/>
          <w:szCs w:val="21"/>
          <w:lang w:eastAsia="zh-CN"/>
        </w:rPr>
        <w:t>NFU</w:t>
      </w:r>
      <w:r>
        <w:rPr>
          <w:rFonts w:ascii="Times New Roman" w:hAnsi="Times New Roman"/>
          <w:spacing w:val="10"/>
          <w:sz w:val="21"/>
          <w:szCs w:val="21"/>
          <w:lang w:eastAsia="zh-CN"/>
        </w:rPr>
        <w:t>）。</w:t>
      </w:r>
    </w:p>
    <w:p w14:paraId="6792A2C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模拟方法三：记时法。为每页增设一个记时单元，每当页面被引用时，把当前绝对时间置入记时单元。经过时间</w:t>
      </w:r>
      <w:r>
        <w:rPr>
          <w:rFonts w:ascii="Times New Roman" w:hAnsi="Times New Roman"/>
          <w:spacing w:val="10"/>
          <w:sz w:val="21"/>
          <w:szCs w:val="21"/>
          <w:lang w:eastAsia="zh-CN"/>
        </w:rPr>
        <w:t xml:space="preserve"> t </w:t>
      </w:r>
      <w:r>
        <w:rPr>
          <w:rFonts w:ascii="Times New Roman" w:hAnsi="Times New Roman"/>
          <w:spacing w:val="10"/>
          <w:sz w:val="21"/>
          <w:szCs w:val="21"/>
          <w:lang w:eastAsia="zh-CN"/>
        </w:rPr>
        <w:t>后，将所有记时单元全部清除。页面置换时，系统对各页面的记时值进行比较，值最小的页面就是最久未使用的页面从而淘汰之。</w:t>
      </w:r>
    </w:p>
    <w:p w14:paraId="7F7B4AB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模拟方法四：老化算法。为每个页设置一个多位寄存器</w:t>
      </w:r>
      <w:r>
        <w:rPr>
          <w:rFonts w:ascii="Times New Roman" w:hAnsi="Times New Roman"/>
          <w:spacing w:val="10"/>
          <w:sz w:val="21"/>
          <w:szCs w:val="21"/>
          <w:lang w:eastAsia="zh-CN"/>
        </w:rPr>
        <w:t>r</w:t>
      </w:r>
      <w:r>
        <w:rPr>
          <w:rFonts w:ascii="Times New Roman" w:hAnsi="Times New Roman"/>
          <w:spacing w:val="10"/>
          <w:sz w:val="21"/>
          <w:szCs w:val="21"/>
          <w:lang w:eastAsia="zh-CN"/>
        </w:rPr>
        <w:t>。当页面被访问时，对应寄存器的最左边位置</w:t>
      </w:r>
      <w:r>
        <w:rPr>
          <w:rFonts w:ascii="Times New Roman" w:hAnsi="Times New Roman"/>
          <w:spacing w:val="10"/>
          <w:sz w:val="21"/>
          <w:szCs w:val="21"/>
          <w:lang w:eastAsia="zh-CN"/>
        </w:rPr>
        <w:t>1</w:t>
      </w:r>
      <w:r>
        <w:rPr>
          <w:rFonts w:ascii="Times New Roman" w:hAnsi="Times New Roman"/>
          <w:spacing w:val="10"/>
          <w:sz w:val="21"/>
          <w:szCs w:val="21"/>
          <w:lang w:eastAsia="zh-CN"/>
        </w:rPr>
        <w:t>；每隔时间</w:t>
      </w:r>
      <w:r>
        <w:rPr>
          <w:rFonts w:ascii="Times New Roman" w:hAnsi="Times New Roman"/>
          <w:spacing w:val="10"/>
          <w:sz w:val="21"/>
          <w:szCs w:val="21"/>
          <w:lang w:eastAsia="zh-CN"/>
        </w:rPr>
        <w:t>t</w:t>
      </w:r>
      <w:r>
        <w:rPr>
          <w:rFonts w:ascii="Times New Roman" w:hAnsi="Times New Roman"/>
          <w:spacing w:val="10"/>
          <w:sz w:val="21"/>
          <w:szCs w:val="21"/>
          <w:lang w:eastAsia="zh-CN"/>
        </w:rPr>
        <w:t>，将</w:t>
      </w:r>
      <w:r>
        <w:rPr>
          <w:rFonts w:ascii="Times New Roman" w:hAnsi="Times New Roman"/>
          <w:spacing w:val="10"/>
          <w:sz w:val="21"/>
          <w:szCs w:val="21"/>
          <w:lang w:eastAsia="zh-CN"/>
        </w:rPr>
        <w:t>r</w:t>
      </w:r>
      <w:r>
        <w:rPr>
          <w:rFonts w:ascii="Times New Roman" w:hAnsi="Times New Roman"/>
          <w:spacing w:val="10"/>
          <w:sz w:val="21"/>
          <w:szCs w:val="21"/>
          <w:lang w:eastAsia="zh-CN"/>
        </w:rPr>
        <w:t>寄存器右移一位；在发生缺页中断时，找最小数值的</w:t>
      </w:r>
      <w:r>
        <w:rPr>
          <w:rFonts w:ascii="Times New Roman" w:hAnsi="Times New Roman"/>
          <w:spacing w:val="10"/>
          <w:sz w:val="21"/>
          <w:szCs w:val="21"/>
          <w:lang w:eastAsia="zh-CN"/>
        </w:rPr>
        <w:t>r</w:t>
      </w:r>
      <w:r>
        <w:rPr>
          <w:rFonts w:ascii="Times New Roman" w:hAnsi="Times New Roman"/>
          <w:spacing w:val="10"/>
          <w:sz w:val="21"/>
          <w:szCs w:val="21"/>
          <w:lang w:eastAsia="zh-CN"/>
        </w:rPr>
        <w:t>寄存器对应的页面淘汰。例如，</w:t>
      </w:r>
      <w:r>
        <w:rPr>
          <w:rFonts w:ascii="Times New Roman" w:hAnsi="Times New Roman"/>
          <w:spacing w:val="10"/>
          <w:sz w:val="21"/>
          <w:szCs w:val="21"/>
          <w:lang w:eastAsia="zh-CN"/>
        </w:rPr>
        <w:t>r</w:t>
      </w:r>
      <w:r>
        <w:rPr>
          <w:rFonts w:ascii="Times New Roman" w:hAnsi="Times New Roman"/>
          <w:spacing w:val="10"/>
          <w:sz w:val="21"/>
          <w:szCs w:val="21"/>
          <w:lang w:eastAsia="zh-CN"/>
        </w:rPr>
        <w:t>寄存器共有四位，页面</w:t>
      </w:r>
      <w:r>
        <w:rPr>
          <w:rFonts w:ascii="Times New Roman" w:hAnsi="Times New Roman"/>
          <w:spacing w:val="10"/>
          <w:sz w:val="21"/>
          <w:szCs w:val="21"/>
          <w:lang w:eastAsia="zh-CN"/>
        </w:rPr>
        <w:t>P0</w:t>
      </w:r>
      <w:r>
        <w:rPr>
          <w:rFonts w:ascii="Times New Roman" w:hAnsi="Times New Roman"/>
          <w:spacing w:val="10"/>
          <w:sz w:val="21"/>
          <w:szCs w:val="21"/>
          <w:lang w:eastAsia="zh-CN"/>
        </w:rPr>
        <w:t>、</w:t>
      </w:r>
      <w:r>
        <w:rPr>
          <w:rFonts w:ascii="Times New Roman" w:hAnsi="Times New Roman"/>
          <w:spacing w:val="10"/>
          <w:sz w:val="21"/>
          <w:szCs w:val="21"/>
          <w:lang w:eastAsia="zh-CN"/>
        </w:rPr>
        <w:t>P1</w:t>
      </w:r>
      <w:r>
        <w:rPr>
          <w:rFonts w:ascii="Times New Roman" w:hAnsi="Times New Roman"/>
          <w:spacing w:val="10"/>
          <w:sz w:val="21"/>
          <w:szCs w:val="21"/>
          <w:lang w:eastAsia="zh-CN"/>
        </w:rPr>
        <w:t>、</w:t>
      </w:r>
      <w:r>
        <w:rPr>
          <w:rFonts w:ascii="Times New Roman" w:hAnsi="Times New Roman"/>
          <w:spacing w:val="10"/>
          <w:sz w:val="21"/>
          <w:szCs w:val="21"/>
          <w:lang w:eastAsia="zh-CN"/>
        </w:rPr>
        <w:t>P2</w:t>
      </w:r>
      <w:r>
        <w:rPr>
          <w:rFonts w:ascii="Times New Roman" w:hAnsi="Times New Roman"/>
          <w:spacing w:val="10"/>
          <w:sz w:val="21"/>
          <w:szCs w:val="21"/>
          <w:lang w:eastAsia="zh-CN"/>
        </w:rPr>
        <w:t>在</w:t>
      </w:r>
      <w:r>
        <w:rPr>
          <w:rFonts w:ascii="Times New Roman" w:hAnsi="Times New Roman"/>
          <w:spacing w:val="10"/>
          <w:sz w:val="21"/>
          <w:szCs w:val="21"/>
          <w:lang w:eastAsia="zh-CN"/>
        </w:rPr>
        <w:t>T1</w:t>
      </w:r>
      <w:r>
        <w:rPr>
          <w:rFonts w:ascii="Times New Roman" w:hAnsi="Times New Roman"/>
          <w:spacing w:val="10"/>
          <w:sz w:val="21"/>
          <w:szCs w:val="21"/>
          <w:lang w:eastAsia="zh-CN"/>
        </w:rPr>
        <w:t>、</w:t>
      </w:r>
      <w:r>
        <w:rPr>
          <w:rFonts w:ascii="Times New Roman" w:hAnsi="Times New Roman"/>
          <w:spacing w:val="10"/>
          <w:sz w:val="21"/>
          <w:szCs w:val="21"/>
          <w:lang w:eastAsia="zh-CN"/>
        </w:rPr>
        <w:t>T2</w:t>
      </w:r>
      <w:r>
        <w:rPr>
          <w:rFonts w:ascii="Times New Roman" w:hAnsi="Times New Roman"/>
          <w:spacing w:val="10"/>
          <w:sz w:val="21"/>
          <w:szCs w:val="21"/>
          <w:lang w:eastAsia="zh-CN"/>
        </w:rPr>
        <w:t>、</w:t>
      </w:r>
      <w:r>
        <w:rPr>
          <w:rFonts w:ascii="Times New Roman" w:hAnsi="Times New Roman"/>
          <w:spacing w:val="10"/>
          <w:sz w:val="21"/>
          <w:szCs w:val="21"/>
          <w:lang w:eastAsia="zh-CN"/>
        </w:rPr>
        <w:t>T3</w:t>
      </w:r>
      <w:r>
        <w:rPr>
          <w:rFonts w:ascii="Times New Roman" w:hAnsi="Times New Roman"/>
          <w:spacing w:val="10"/>
          <w:sz w:val="21"/>
          <w:szCs w:val="21"/>
          <w:lang w:eastAsia="zh-CN"/>
        </w:rPr>
        <w:t>时刻的</w:t>
      </w:r>
      <w:r>
        <w:rPr>
          <w:rFonts w:ascii="Times New Roman" w:hAnsi="Times New Roman"/>
          <w:spacing w:val="10"/>
          <w:sz w:val="21"/>
          <w:szCs w:val="21"/>
          <w:lang w:eastAsia="zh-CN"/>
        </w:rPr>
        <w:t>r</w:t>
      </w:r>
      <w:r>
        <w:rPr>
          <w:rFonts w:ascii="Times New Roman" w:hAnsi="Times New Roman"/>
          <w:spacing w:val="10"/>
          <w:sz w:val="21"/>
          <w:szCs w:val="21"/>
          <w:lang w:eastAsia="zh-CN"/>
        </w:rPr>
        <w:t>寄存器内容如下：</w:t>
      </w:r>
    </w:p>
    <w:p w14:paraId="37EE1E94" w14:textId="77777777" w:rsidR="007319B1" w:rsidRDefault="007200B1">
      <w:pPr>
        <w:pStyle w:val="af3"/>
        <w:ind w:firstLine="21"/>
        <w:rPr>
          <w:rFonts w:ascii="Times New Roman"/>
          <w:spacing w:val="10"/>
          <w:kern w:val="0"/>
          <w:sz w:val="21"/>
          <w:szCs w:val="21"/>
        </w:rPr>
      </w:pPr>
      <w:r>
        <w:rPr>
          <w:rFonts w:ascii="Times New Roman"/>
          <w:noProof/>
          <w:spacing w:val="10"/>
          <w:kern w:val="0"/>
          <w:sz w:val="21"/>
          <w:szCs w:val="21"/>
        </w:rPr>
        <mc:AlternateContent>
          <mc:Choice Requires="wpg">
            <w:drawing>
              <wp:anchor distT="0" distB="0" distL="114300" distR="114300" simplePos="0" relativeHeight="251646464" behindDoc="0" locked="0" layoutInCell="1" allowOverlap="1" wp14:anchorId="0EEAF247" wp14:editId="016E931B">
                <wp:simplePos x="0" y="0"/>
                <wp:positionH relativeFrom="column">
                  <wp:posOffset>260350</wp:posOffset>
                </wp:positionH>
                <wp:positionV relativeFrom="paragraph">
                  <wp:posOffset>15875</wp:posOffset>
                </wp:positionV>
                <wp:extent cx="3933825" cy="1162050"/>
                <wp:effectExtent l="85090" t="10795" r="10160" b="84455"/>
                <wp:wrapNone/>
                <wp:docPr id="238" name="组合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3825" cy="1162050"/>
                          <a:chOff x="870" y="1125"/>
                          <a:chExt cx="6195" cy="1830"/>
                        </a:xfrm>
                      </wpg:grpSpPr>
                      <wps:wsp>
                        <wps:cNvPr id="239" name="自选图形 447"/>
                        <wps:cNvCnPr>
                          <a:cxnSpLocks noChangeShapeType="1"/>
                        </wps:cNvCnPr>
                        <wps:spPr bwMode="auto">
                          <a:xfrm>
                            <a:off x="2250" y="1500"/>
                            <a:ext cx="4815" cy="0"/>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240" name="自选图形 448"/>
                        <wps:cNvCnPr>
                          <a:cxnSpLocks noChangeShapeType="1"/>
                        </wps:cNvCnPr>
                        <wps:spPr bwMode="auto">
                          <a:xfrm>
                            <a:off x="870" y="1875"/>
                            <a:ext cx="6165" cy="30"/>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241" name="自选图形 449"/>
                        <wps:cNvCnPr>
                          <a:cxnSpLocks noChangeShapeType="1"/>
                        </wps:cNvCnPr>
                        <wps:spPr bwMode="auto">
                          <a:xfrm>
                            <a:off x="900" y="1125"/>
                            <a:ext cx="6165" cy="30"/>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242" name="自选图形 450"/>
                        <wps:cNvCnPr>
                          <a:cxnSpLocks noChangeShapeType="1"/>
                        </wps:cNvCnPr>
                        <wps:spPr bwMode="auto">
                          <a:xfrm>
                            <a:off x="870" y="2880"/>
                            <a:ext cx="6165" cy="30"/>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243" name="自选图形 451"/>
                        <wps:cNvCnPr>
                          <a:cxnSpLocks noChangeShapeType="1"/>
                        </wps:cNvCnPr>
                        <wps:spPr bwMode="auto">
                          <a:xfrm flipH="1">
                            <a:off x="870" y="1155"/>
                            <a:ext cx="30" cy="1725"/>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244" name="自选图形 452"/>
                        <wps:cNvCnPr>
                          <a:cxnSpLocks noChangeShapeType="1"/>
                        </wps:cNvCnPr>
                        <wps:spPr bwMode="auto">
                          <a:xfrm>
                            <a:off x="7035" y="1155"/>
                            <a:ext cx="0" cy="1755"/>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245" name="自选图形 453"/>
                        <wps:cNvCnPr>
                          <a:cxnSpLocks noChangeShapeType="1"/>
                        </wps:cNvCnPr>
                        <wps:spPr bwMode="auto">
                          <a:xfrm flipH="1">
                            <a:off x="2205" y="1125"/>
                            <a:ext cx="45" cy="1785"/>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246" name="自选图形 455"/>
                        <wps:cNvCnPr>
                          <a:cxnSpLocks noChangeShapeType="1"/>
                        </wps:cNvCnPr>
                        <wps:spPr bwMode="auto">
                          <a:xfrm flipH="1">
                            <a:off x="3540" y="1455"/>
                            <a:ext cx="45" cy="1455"/>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247" name="自选图形 456"/>
                        <wps:cNvCnPr>
                          <a:cxnSpLocks noChangeShapeType="1"/>
                        </wps:cNvCnPr>
                        <wps:spPr bwMode="auto">
                          <a:xfrm flipH="1">
                            <a:off x="5085" y="1500"/>
                            <a:ext cx="45" cy="1455"/>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E9FB1C" id="组合 458" o:spid="_x0000_s1026" style="position:absolute;left:0;text-align:left;margin-left:20.5pt;margin-top:1.25pt;width:309.75pt;height:91.5pt;z-index:251646464" coordorigin="870,1125" coordsize="619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">
                <v:shape id="自选图形 447" o:spid="_x0000_s1027" type="#_x0000_t32" style="position:absolute;left:2250;top:1500;width:48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">
                  <v:shadow on="t" opacity=".5" offset="-6pt,6pt"/>
                </v:shape>
                <v:shape id="自选图形 448" o:spid="_x0000_s1028" type="#_x0000_t32" style="position:absolute;left:870;top:1875;width:6165;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">
                  <v:shadow on="t" opacity=".5" offset="-6pt,6pt"/>
                </v:shape>
                <v:shape id="自选图形 449" o:spid="_x0000_s1029" type="#_x0000_t32" style="position:absolute;left:900;top:1125;width:6165;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">
                  <v:shadow on="t" opacity=".5" offset="-6pt,6pt"/>
                </v:shape>
                <v:shape id="自选图形 450" o:spid="_x0000_s1030" type="#_x0000_t32" style="position:absolute;left:870;top:2880;width:6165;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">
                  <v:shadow on="t" opacity=".5" offset="-6pt,6pt"/>
                </v:shape>
                <v:shape id="自选图形 451" o:spid="_x0000_s1031" type="#_x0000_t32" style="position:absolute;left:870;top:1155;width:30;height:17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">
                  <v:shadow on="t" opacity=".5" offset="-6pt,6pt"/>
                </v:shape>
                <v:shape id="自选图形 452" o:spid="_x0000_s1032" type="#_x0000_t32" style="position:absolute;left:7035;top:1155;width:0;height:1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">
                  <v:shadow on="t" opacity=".5" offset="-6pt,6pt"/>
                </v:shape>
                <v:shape id="自选图形 453" o:spid="_x0000_s1033" type="#_x0000_t32" style="position:absolute;left:2205;top:1125;width:45;height:17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">
                  <v:shadow on="t" opacity=".5" offset="-6pt,6pt"/>
                </v:shape>
                <v:shape id="自选图形 455" o:spid="_x0000_s1034" type="#_x0000_t32" style="position:absolute;left:3540;top:1455;width:45;height:14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">
                  <v:shadow on="t" opacity=".5" offset="-6pt,6pt"/>
                </v:shape>
                <v:shape id="自选图形 456" o:spid="_x0000_s1035" type="#_x0000_t32" style="position:absolute;left:5085;top:1500;width:45;height:14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">
                  <v:shadow on="t" opacity=".5" offset="-6pt,6pt"/>
                </v:shape>
              </v:group>
            </w:pict>
          </mc:Fallback>
        </mc:AlternateContent>
      </w:r>
      <w:r w:rsidR="007319B1">
        <w:rPr>
          <w:rFonts w:ascii="Times New Roman"/>
          <w:spacing w:val="10"/>
          <w:kern w:val="0"/>
          <w:sz w:val="21"/>
          <w:szCs w:val="21"/>
        </w:rPr>
        <w:t xml:space="preserve">                                                      </w:t>
      </w:r>
      <w:r w:rsidR="007319B1">
        <w:rPr>
          <w:rFonts w:ascii="Times New Roman"/>
          <w:spacing w:val="10"/>
          <w:kern w:val="0"/>
          <w:sz w:val="21"/>
          <w:szCs w:val="21"/>
        </w:rPr>
        <w:t>时刻</w:t>
      </w:r>
    </w:p>
    <w:p w14:paraId="4517F459" w14:textId="77777777" w:rsidR="007319B1" w:rsidRDefault="007319B1">
      <w:pPr>
        <w:pStyle w:val="af3"/>
        <w:rPr>
          <w:rFonts w:ascii="Times New Roman"/>
          <w:spacing w:val="10"/>
          <w:kern w:val="0"/>
          <w:sz w:val="21"/>
          <w:szCs w:val="21"/>
        </w:rPr>
      </w:pPr>
      <w:r>
        <w:rPr>
          <w:rFonts w:ascii="Times New Roman"/>
          <w:spacing w:val="10"/>
          <w:kern w:val="0"/>
          <w:sz w:val="21"/>
          <w:szCs w:val="21"/>
        </w:rPr>
        <w:t xml:space="preserve">             </w:t>
      </w:r>
      <w:r>
        <w:rPr>
          <w:rFonts w:ascii="Times New Roman"/>
          <w:spacing w:val="10"/>
          <w:kern w:val="0"/>
          <w:sz w:val="21"/>
          <w:szCs w:val="21"/>
        </w:rPr>
        <w:t>页面</w:t>
      </w:r>
      <w:r>
        <w:rPr>
          <w:rFonts w:ascii="Times New Roman"/>
          <w:spacing w:val="10"/>
          <w:kern w:val="0"/>
          <w:sz w:val="21"/>
          <w:szCs w:val="21"/>
        </w:rPr>
        <w:t xml:space="preserve">         </w:t>
      </w:r>
      <w:r>
        <w:rPr>
          <w:rFonts w:ascii="Times New Roman"/>
          <w:spacing w:val="10"/>
          <w:kern w:val="0"/>
          <w:sz w:val="21"/>
          <w:szCs w:val="21"/>
        </w:rPr>
        <w:tab/>
        <w:t xml:space="preserve">   T</w:t>
      </w:r>
      <w:r>
        <w:rPr>
          <w:rFonts w:ascii="Times New Roman"/>
          <w:spacing w:val="10"/>
          <w:kern w:val="0"/>
          <w:sz w:val="21"/>
          <w:szCs w:val="21"/>
          <w:vertAlign w:val="subscript"/>
        </w:rPr>
        <w:t xml:space="preserve">1 </w:t>
      </w:r>
      <w:r>
        <w:rPr>
          <w:rFonts w:ascii="Times New Roman"/>
          <w:spacing w:val="10"/>
          <w:kern w:val="0"/>
          <w:sz w:val="21"/>
          <w:szCs w:val="21"/>
        </w:rPr>
        <w:t xml:space="preserve">      </w:t>
      </w:r>
      <w:r>
        <w:rPr>
          <w:rFonts w:ascii="Times New Roman"/>
          <w:spacing w:val="10"/>
          <w:kern w:val="0"/>
          <w:sz w:val="21"/>
          <w:szCs w:val="21"/>
        </w:rPr>
        <w:tab/>
        <w:t xml:space="preserve">  T</w:t>
      </w:r>
      <w:r>
        <w:rPr>
          <w:rFonts w:ascii="Times New Roman"/>
          <w:spacing w:val="10"/>
          <w:kern w:val="0"/>
          <w:sz w:val="21"/>
          <w:szCs w:val="21"/>
          <w:vertAlign w:val="subscript"/>
        </w:rPr>
        <w:t xml:space="preserve">2   </w:t>
      </w:r>
      <w:r>
        <w:rPr>
          <w:rFonts w:ascii="Times New Roman"/>
          <w:spacing w:val="10"/>
          <w:kern w:val="0"/>
          <w:sz w:val="21"/>
          <w:szCs w:val="21"/>
        </w:rPr>
        <w:t xml:space="preserve">   </w:t>
      </w:r>
      <w:r>
        <w:rPr>
          <w:rFonts w:ascii="Times New Roman"/>
          <w:spacing w:val="10"/>
          <w:kern w:val="0"/>
          <w:sz w:val="21"/>
          <w:szCs w:val="21"/>
        </w:rPr>
        <w:tab/>
        <w:t xml:space="preserve">             T</w:t>
      </w:r>
      <w:r>
        <w:rPr>
          <w:rFonts w:ascii="Times New Roman"/>
          <w:spacing w:val="10"/>
          <w:kern w:val="0"/>
          <w:sz w:val="21"/>
          <w:szCs w:val="21"/>
          <w:vertAlign w:val="subscript"/>
        </w:rPr>
        <w:t xml:space="preserve">3 </w:t>
      </w:r>
      <w:r>
        <w:rPr>
          <w:rFonts w:ascii="Times New Roman"/>
          <w:spacing w:val="10"/>
          <w:kern w:val="0"/>
          <w:sz w:val="21"/>
          <w:szCs w:val="21"/>
        </w:rPr>
        <w:t xml:space="preserve">     </w:t>
      </w:r>
    </w:p>
    <w:p w14:paraId="4305D957" w14:textId="77777777" w:rsidR="007319B1" w:rsidRDefault="007319B1">
      <w:pPr>
        <w:pStyle w:val="af3"/>
        <w:rPr>
          <w:rFonts w:ascii="Times New Roman"/>
          <w:spacing w:val="10"/>
          <w:kern w:val="0"/>
          <w:sz w:val="21"/>
          <w:szCs w:val="21"/>
        </w:rPr>
      </w:pPr>
      <w:r>
        <w:rPr>
          <w:rFonts w:ascii="Times New Roman"/>
          <w:spacing w:val="10"/>
          <w:kern w:val="0"/>
          <w:sz w:val="21"/>
          <w:szCs w:val="21"/>
        </w:rPr>
        <w:t xml:space="preserve">           P</w:t>
      </w:r>
      <w:r>
        <w:rPr>
          <w:rFonts w:ascii="Times New Roman"/>
          <w:spacing w:val="10"/>
          <w:kern w:val="0"/>
          <w:sz w:val="21"/>
          <w:szCs w:val="21"/>
          <w:vertAlign w:val="subscript"/>
        </w:rPr>
        <w:t>0</w:t>
      </w:r>
      <w:r>
        <w:rPr>
          <w:rFonts w:ascii="Times New Roman"/>
          <w:spacing w:val="10"/>
          <w:kern w:val="0"/>
          <w:sz w:val="21"/>
          <w:szCs w:val="21"/>
        </w:rPr>
        <w:t xml:space="preserve">    </w:t>
      </w:r>
      <w:r>
        <w:rPr>
          <w:rFonts w:ascii="Times New Roman"/>
          <w:spacing w:val="10"/>
          <w:kern w:val="0"/>
          <w:sz w:val="21"/>
          <w:szCs w:val="21"/>
        </w:rPr>
        <w:tab/>
      </w:r>
      <w:r>
        <w:rPr>
          <w:rFonts w:ascii="Times New Roman"/>
          <w:spacing w:val="10"/>
          <w:kern w:val="0"/>
          <w:sz w:val="21"/>
          <w:szCs w:val="21"/>
        </w:rPr>
        <w:tab/>
        <w:t>1000</w:t>
      </w:r>
      <w:r>
        <w:rPr>
          <w:rFonts w:ascii="Times New Roman"/>
          <w:spacing w:val="10"/>
          <w:kern w:val="0"/>
          <w:sz w:val="21"/>
          <w:szCs w:val="21"/>
        </w:rPr>
        <w:tab/>
      </w:r>
      <w:r>
        <w:rPr>
          <w:rFonts w:ascii="Times New Roman"/>
          <w:spacing w:val="10"/>
          <w:kern w:val="0"/>
          <w:sz w:val="21"/>
          <w:szCs w:val="21"/>
        </w:rPr>
        <w:tab/>
        <w:t>0100</w:t>
      </w:r>
      <w:r>
        <w:rPr>
          <w:rFonts w:ascii="Times New Roman"/>
          <w:spacing w:val="10"/>
          <w:kern w:val="0"/>
          <w:sz w:val="21"/>
          <w:szCs w:val="21"/>
        </w:rPr>
        <w:tab/>
      </w:r>
      <w:r>
        <w:rPr>
          <w:rFonts w:ascii="Times New Roman"/>
          <w:spacing w:val="10"/>
          <w:kern w:val="0"/>
          <w:sz w:val="21"/>
          <w:szCs w:val="21"/>
        </w:rPr>
        <w:tab/>
        <w:t>1010</w:t>
      </w:r>
    </w:p>
    <w:p w14:paraId="526FC4BB" w14:textId="77777777" w:rsidR="007319B1" w:rsidRDefault="007319B1">
      <w:pPr>
        <w:pStyle w:val="af3"/>
        <w:rPr>
          <w:rFonts w:ascii="Times New Roman"/>
          <w:spacing w:val="10"/>
          <w:kern w:val="0"/>
          <w:sz w:val="21"/>
          <w:szCs w:val="21"/>
        </w:rPr>
      </w:pPr>
      <w:r>
        <w:rPr>
          <w:rFonts w:ascii="Times New Roman"/>
          <w:spacing w:val="10"/>
          <w:kern w:val="0"/>
          <w:sz w:val="21"/>
          <w:szCs w:val="21"/>
        </w:rPr>
        <w:t xml:space="preserve"> </w:t>
      </w:r>
    </w:p>
    <w:p w14:paraId="24DB29E1" w14:textId="77777777" w:rsidR="007319B1" w:rsidRDefault="007319B1">
      <w:pPr>
        <w:pStyle w:val="af3"/>
        <w:rPr>
          <w:rFonts w:ascii="Times New Roman"/>
          <w:spacing w:val="10"/>
          <w:kern w:val="0"/>
          <w:sz w:val="21"/>
          <w:szCs w:val="21"/>
        </w:rPr>
      </w:pPr>
    </w:p>
    <w:p w14:paraId="06E25E74" w14:textId="77777777" w:rsidR="007319B1" w:rsidRDefault="007319B1">
      <w:pPr>
        <w:pStyle w:val="af3"/>
        <w:ind w:firstLineChars="0" w:firstLine="0"/>
        <w:rPr>
          <w:rFonts w:ascii="Times New Roman"/>
          <w:spacing w:val="10"/>
          <w:kern w:val="0"/>
          <w:sz w:val="21"/>
          <w:szCs w:val="21"/>
        </w:rPr>
      </w:pPr>
      <w:r>
        <w:rPr>
          <w:rFonts w:ascii="Times New Roman"/>
          <w:spacing w:val="10"/>
          <w:kern w:val="0"/>
          <w:sz w:val="21"/>
          <w:szCs w:val="21"/>
        </w:rPr>
        <w:t xml:space="preserve">          P</w:t>
      </w:r>
      <w:r>
        <w:rPr>
          <w:rFonts w:ascii="Times New Roman"/>
          <w:spacing w:val="10"/>
          <w:kern w:val="0"/>
          <w:sz w:val="21"/>
          <w:szCs w:val="21"/>
          <w:vertAlign w:val="subscript"/>
        </w:rPr>
        <w:t>1</w:t>
      </w:r>
      <w:r>
        <w:rPr>
          <w:rFonts w:ascii="Times New Roman"/>
          <w:spacing w:val="10"/>
          <w:kern w:val="0"/>
          <w:sz w:val="21"/>
          <w:szCs w:val="21"/>
        </w:rPr>
        <w:t xml:space="preserve">     </w:t>
      </w:r>
      <w:r>
        <w:rPr>
          <w:rFonts w:ascii="Times New Roman"/>
          <w:spacing w:val="10"/>
          <w:kern w:val="0"/>
          <w:sz w:val="21"/>
          <w:szCs w:val="21"/>
        </w:rPr>
        <w:tab/>
      </w:r>
      <w:r>
        <w:rPr>
          <w:rFonts w:ascii="Times New Roman"/>
          <w:spacing w:val="10"/>
          <w:kern w:val="0"/>
          <w:sz w:val="21"/>
          <w:szCs w:val="21"/>
        </w:rPr>
        <w:tab/>
        <w:t xml:space="preserve">1000     </w:t>
      </w:r>
      <w:r>
        <w:rPr>
          <w:rFonts w:ascii="Times New Roman"/>
          <w:spacing w:val="10"/>
          <w:kern w:val="0"/>
          <w:sz w:val="21"/>
          <w:szCs w:val="21"/>
        </w:rPr>
        <w:tab/>
        <w:t xml:space="preserve">1100     </w:t>
      </w:r>
      <w:r>
        <w:rPr>
          <w:rFonts w:ascii="Times New Roman"/>
          <w:spacing w:val="10"/>
          <w:kern w:val="0"/>
          <w:sz w:val="21"/>
          <w:szCs w:val="21"/>
        </w:rPr>
        <w:tab/>
        <w:t>0110</w:t>
      </w:r>
    </w:p>
    <w:p w14:paraId="354E4715" w14:textId="77777777" w:rsidR="007319B1" w:rsidRDefault="007319B1">
      <w:pPr>
        <w:pStyle w:val="af3"/>
        <w:rPr>
          <w:rFonts w:ascii="Times New Roman"/>
          <w:spacing w:val="10"/>
          <w:kern w:val="0"/>
          <w:sz w:val="21"/>
          <w:szCs w:val="21"/>
        </w:rPr>
      </w:pPr>
      <w:r>
        <w:rPr>
          <w:rFonts w:ascii="Times New Roman"/>
          <w:spacing w:val="10"/>
          <w:kern w:val="0"/>
          <w:sz w:val="21"/>
          <w:szCs w:val="21"/>
        </w:rPr>
        <w:t xml:space="preserve">           P</w:t>
      </w:r>
      <w:r>
        <w:rPr>
          <w:rFonts w:ascii="Times New Roman"/>
          <w:spacing w:val="10"/>
          <w:kern w:val="0"/>
          <w:sz w:val="21"/>
          <w:szCs w:val="21"/>
          <w:vertAlign w:val="subscript"/>
        </w:rPr>
        <w:t>2</w:t>
      </w:r>
      <w:r>
        <w:rPr>
          <w:rFonts w:ascii="Times New Roman"/>
          <w:spacing w:val="10"/>
          <w:kern w:val="0"/>
          <w:sz w:val="21"/>
          <w:szCs w:val="21"/>
        </w:rPr>
        <w:t xml:space="preserve">         </w:t>
      </w:r>
      <w:r>
        <w:rPr>
          <w:rFonts w:ascii="Times New Roman"/>
          <w:spacing w:val="10"/>
          <w:kern w:val="0"/>
          <w:sz w:val="21"/>
          <w:szCs w:val="21"/>
        </w:rPr>
        <w:tab/>
        <w:t xml:space="preserve">0000     </w:t>
      </w:r>
      <w:r>
        <w:rPr>
          <w:rFonts w:ascii="Times New Roman"/>
          <w:spacing w:val="10"/>
          <w:kern w:val="0"/>
          <w:sz w:val="21"/>
          <w:szCs w:val="21"/>
        </w:rPr>
        <w:tab/>
        <w:t xml:space="preserve">1000     </w:t>
      </w:r>
      <w:r>
        <w:rPr>
          <w:rFonts w:ascii="Times New Roman"/>
          <w:spacing w:val="10"/>
          <w:kern w:val="0"/>
          <w:sz w:val="21"/>
          <w:szCs w:val="21"/>
        </w:rPr>
        <w:tab/>
        <w:t>0100</w:t>
      </w:r>
    </w:p>
    <w:p w14:paraId="1709BA49" w14:textId="77777777" w:rsidR="007319B1" w:rsidRDefault="007319B1">
      <w:pPr>
        <w:spacing w:after="0" w:line="360" w:lineRule="auto"/>
        <w:ind w:right="88" w:firstLine="415"/>
        <w:jc w:val="both"/>
        <w:rPr>
          <w:rFonts w:ascii="Times New Roman" w:hAnsi="Times New Roman"/>
          <w:spacing w:val="10"/>
          <w:sz w:val="21"/>
          <w:szCs w:val="21"/>
          <w:lang w:eastAsia="zh-CN"/>
        </w:rPr>
      </w:pPr>
    </w:p>
    <w:p w14:paraId="6B3C4B3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在时刻</w:t>
      </w:r>
      <w:r>
        <w:rPr>
          <w:rFonts w:ascii="Times New Roman" w:hAnsi="Times New Roman"/>
          <w:spacing w:val="10"/>
          <w:sz w:val="21"/>
          <w:szCs w:val="21"/>
          <w:lang w:eastAsia="zh-CN"/>
        </w:rPr>
        <w:t>T3</w:t>
      </w:r>
      <w:r>
        <w:rPr>
          <w:rFonts w:ascii="Times New Roman" w:hAnsi="Times New Roman"/>
          <w:spacing w:val="10"/>
          <w:sz w:val="21"/>
          <w:szCs w:val="21"/>
          <w:lang w:eastAsia="zh-CN"/>
        </w:rPr>
        <w:t>时，应该淘汰的页面是</w:t>
      </w:r>
      <w:r>
        <w:rPr>
          <w:rFonts w:ascii="Times New Roman" w:hAnsi="Times New Roman"/>
          <w:spacing w:val="10"/>
          <w:sz w:val="21"/>
          <w:szCs w:val="21"/>
          <w:lang w:eastAsia="zh-CN"/>
        </w:rPr>
        <w:t>P2</w:t>
      </w:r>
      <w:r>
        <w:rPr>
          <w:rFonts w:ascii="Times New Roman" w:hAnsi="Times New Roman"/>
          <w:spacing w:val="10"/>
          <w:sz w:val="21"/>
          <w:szCs w:val="21"/>
          <w:lang w:eastAsia="zh-CN"/>
        </w:rPr>
        <w:t>。这是因为，同</w:t>
      </w:r>
      <w:r>
        <w:rPr>
          <w:rFonts w:ascii="Times New Roman" w:hAnsi="Times New Roman"/>
          <w:spacing w:val="10"/>
          <w:sz w:val="21"/>
          <w:szCs w:val="21"/>
          <w:lang w:eastAsia="zh-CN"/>
        </w:rPr>
        <w:t>P0</w:t>
      </w:r>
      <w:r>
        <w:rPr>
          <w:rFonts w:ascii="Times New Roman" w:hAnsi="Times New Roman"/>
          <w:spacing w:val="10"/>
          <w:sz w:val="21"/>
          <w:szCs w:val="21"/>
          <w:lang w:eastAsia="zh-CN"/>
        </w:rPr>
        <w:t>比较，它不是最近被访问的页面；同</w:t>
      </w:r>
      <w:r>
        <w:rPr>
          <w:rFonts w:ascii="Times New Roman" w:hAnsi="Times New Roman"/>
          <w:spacing w:val="10"/>
          <w:sz w:val="21"/>
          <w:szCs w:val="21"/>
          <w:lang w:eastAsia="zh-CN"/>
        </w:rPr>
        <w:t>P1</w:t>
      </w:r>
      <w:r>
        <w:rPr>
          <w:rFonts w:ascii="Times New Roman" w:hAnsi="Times New Roman"/>
          <w:spacing w:val="10"/>
          <w:sz w:val="21"/>
          <w:szCs w:val="21"/>
          <w:lang w:eastAsia="zh-CN"/>
        </w:rPr>
        <w:t>比较，虽然它们在时刻</w:t>
      </w:r>
      <w:r>
        <w:rPr>
          <w:rFonts w:ascii="Times New Roman" w:hAnsi="Times New Roman"/>
          <w:spacing w:val="10"/>
          <w:sz w:val="21"/>
          <w:szCs w:val="21"/>
          <w:lang w:eastAsia="zh-CN"/>
        </w:rPr>
        <w:t>T3</w:t>
      </w:r>
      <w:r>
        <w:rPr>
          <w:rFonts w:ascii="Times New Roman" w:hAnsi="Times New Roman"/>
          <w:spacing w:val="10"/>
          <w:sz w:val="21"/>
          <w:szCs w:val="21"/>
          <w:lang w:eastAsia="zh-CN"/>
        </w:rPr>
        <w:t>都没有被访问，且在时刻</w:t>
      </w:r>
      <w:r>
        <w:rPr>
          <w:rFonts w:ascii="Times New Roman" w:hAnsi="Times New Roman"/>
          <w:spacing w:val="10"/>
          <w:sz w:val="21"/>
          <w:szCs w:val="21"/>
          <w:lang w:eastAsia="zh-CN"/>
        </w:rPr>
        <w:t>T2</w:t>
      </w:r>
      <w:r>
        <w:rPr>
          <w:rFonts w:ascii="Times New Roman" w:hAnsi="Times New Roman"/>
          <w:spacing w:val="10"/>
          <w:sz w:val="21"/>
          <w:szCs w:val="21"/>
          <w:lang w:eastAsia="zh-CN"/>
        </w:rPr>
        <w:t>都被访问过，但在时刻</w:t>
      </w:r>
      <w:r>
        <w:rPr>
          <w:rFonts w:ascii="Times New Roman" w:hAnsi="Times New Roman"/>
          <w:spacing w:val="10"/>
          <w:sz w:val="21"/>
          <w:szCs w:val="21"/>
          <w:lang w:eastAsia="zh-CN"/>
        </w:rPr>
        <w:t>T1</w:t>
      </w:r>
      <w:r>
        <w:rPr>
          <w:rFonts w:ascii="Times New Roman" w:hAnsi="Times New Roman"/>
          <w:spacing w:val="10"/>
          <w:sz w:val="21"/>
          <w:szCs w:val="21"/>
          <w:lang w:eastAsia="zh-CN"/>
        </w:rPr>
        <w:t>时</w:t>
      </w:r>
      <w:r>
        <w:rPr>
          <w:rFonts w:ascii="Times New Roman" w:hAnsi="Times New Roman"/>
          <w:spacing w:val="10"/>
          <w:sz w:val="21"/>
          <w:szCs w:val="21"/>
          <w:lang w:eastAsia="zh-CN"/>
        </w:rPr>
        <w:t>P2</w:t>
      </w:r>
      <w:r>
        <w:rPr>
          <w:rFonts w:ascii="Times New Roman" w:hAnsi="Times New Roman"/>
          <w:spacing w:val="10"/>
          <w:sz w:val="21"/>
          <w:szCs w:val="21"/>
          <w:lang w:eastAsia="zh-CN"/>
        </w:rPr>
        <w:t>没有被访问，反映了它最近（</w:t>
      </w:r>
      <w:r>
        <w:rPr>
          <w:rFonts w:ascii="Times New Roman" w:hAnsi="Times New Roman"/>
          <w:spacing w:val="10"/>
          <w:sz w:val="21"/>
          <w:szCs w:val="21"/>
          <w:lang w:eastAsia="zh-CN"/>
        </w:rPr>
        <w:t>3</w:t>
      </w:r>
      <w:r>
        <w:rPr>
          <w:rFonts w:ascii="Times New Roman" w:hAnsi="Times New Roman"/>
          <w:spacing w:val="10"/>
          <w:sz w:val="21"/>
          <w:szCs w:val="21"/>
          <w:lang w:eastAsia="zh-CN"/>
        </w:rPr>
        <w:t>个周期中）被访问的次数最少。越久远发生的事件对决策的影响越小，故此模拟方法称为</w:t>
      </w:r>
      <w:r>
        <w:rPr>
          <w:rFonts w:ascii="Times New Roman" w:hAnsi="Times New Roman"/>
          <w:spacing w:val="10"/>
          <w:sz w:val="21"/>
          <w:szCs w:val="21"/>
          <w:lang w:eastAsia="zh-CN"/>
        </w:rPr>
        <w:t>“</w:t>
      </w:r>
      <w:r>
        <w:rPr>
          <w:rFonts w:ascii="Times New Roman" w:hAnsi="Times New Roman"/>
          <w:spacing w:val="10"/>
          <w:sz w:val="21"/>
          <w:szCs w:val="21"/>
          <w:lang w:eastAsia="zh-CN"/>
        </w:rPr>
        <w:t>老化算法</w:t>
      </w:r>
      <w:r>
        <w:rPr>
          <w:rFonts w:ascii="Times New Roman" w:hAnsi="Times New Roman"/>
          <w:spacing w:val="10"/>
          <w:sz w:val="21"/>
          <w:szCs w:val="21"/>
          <w:lang w:eastAsia="zh-CN"/>
        </w:rPr>
        <w:t>”(aging replacement)</w:t>
      </w:r>
      <w:r>
        <w:rPr>
          <w:rFonts w:ascii="Times New Roman" w:hAnsi="Times New Roman"/>
          <w:spacing w:val="10"/>
          <w:sz w:val="21"/>
          <w:szCs w:val="21"/>
          <w:lang w:eastAsia="zh-CN"/>
        </w:rPr>
        <w:t>，优于前面几种模拟方法，性能好、易实现，常被操作系统采用。</w:t>
      </w:r>
    </w:p>
    <w:p w14:paraId="031DC4B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）第二次机会页面替换算法</w:t>
      </w:r>
    </w:p>
    <w:p w14:paraId="2810443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FIFO </w:t>
      </w:r>
      <w:r>
        <w:rPr>
          <w:rFonts w:ascii="Times New Roman" w:hAnsi="Times New Roman"/>
          <w:spacing w:val="10"/>
          <w:sz w:val="21"/>
          <w:szCs w:val="21"/>
          <w:lang w:eastAsia="zh-CN"/>
        </w:rPr>
        <w:t>算法会把经常使用的页面淘汰掉，为了避免这一点，可对算法进行改造，把</w:t>
      </w:r>
      <w:r>
        <w:rPr>
          <w:rFonts w:ascii="Times New Roman" w:hAnsi="Times New Roman"/>
          <w:spacing w:val="10"/>
          <w:sz w:val="21"/>
          <w:szCs w:val="21"/>
          <w:lang w:eastAsia="zh-CN"/>
        </w:rPr>
        <w:t xml:space="preserve"> FIFO </w:t>
      </w:r>
      <w:r>
        <w:rPr>
          <w:rFonts w:ascii="Times New Roman" w:hAnsi="Times New Roman"/>
          <w:spacing w:val="10"/>
          <w:sz w:val="21"/>
          <w:szCs w:val="21"/>
          <w:lang w:eastAsia="zh-CN"/>
        </w:rPr>
        <w:t>算法</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与页表中的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结合起来使用，实现思想如下：首先检查</w:t>
      </w:r>
      <w:r>
        <w:rPr>
          <w:rFonts w:ascii="Times New Roman" w:hAnsi="Times New Roman"/>
          <w:spacing w:val="10"/>
          <w:sz w:val="21"/>
          <w:szCs w:val="21"/>
          <w:lang w:eastAsia="zh-CN"/>
        </w:rPr>
        <w:t xml:space="preserve"> FIFO </w:t>
      </w:r>
      <w:r>
        <w:rPr>
          <w:rFonts w:ascii="Times New Roman" w:hAnsi="Times New Roman"/>
          <w:spacing w:val="10"/>
          <w:sz w:val="21"/>
          <w:szCs w:val="21"/>
          <w:lang w:eastAsia="zh-CN"/>
        </w:rPr>
        <w:t>页面队列中的队首，这是最早进入内存的页面，如果其</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是</w:t>
      </w:r>
      <w:r>
        <w:rPr>
          <w:rFonts w:ascii="Times New Roman" w:hAnsi="Times New Roman"/>
          <w:spacing w:val="10"/>
          <w:sz w:val="21"/>
          <w:szCs w:val="21"/>
          <w:lang w:eastAsia="zh-CN"/>
        </w:rPr>
        <w:t>0</w:t>
      </w:r>
      <w:r>
        <w:rPr>
          <w:rFonts w:ascii="Times New Roman" w:hAnsi="Times New Roman"/>
          <w:spacing w:val="10"/>
          <w:sz w:val="21"/>
          <w:szCs w:val="21"/>
          <w:lang w:eastAsia="zh-CN"/>
        </w:rPr>
        <w:t>，那么，这个页面最早进入并且最长时间未被使用，选择此页面淘汰；如果其</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是</w:t>
      </w:r>
      <w:r>
        <w:rPr>
          <w:rFonts w:ascii="Times New Roman" w:hAnsi="Times New Roman"/>
          <w:spacing w:val="10"/>
          <w:sz w:val="21"/>
          <w:szCs w:val="21"/>
          <w:lang w:eastAsia="zh-CN"/>
        </w:rPr>
        <w:t>1</w:t>
      </w:r>
      <w:r>
        <w:rPr>
          <w:rFonts w:ascii="Times New Roman" w:hAnsi="Times New Roman"/>
          <w:spacing w:val="10"/>
          <w:sz w:val="21"/>
          <w:szCs w:val="21"/>
          <w:lang w:eastAsia="zh-CN"/>
        </w:rPr>
        <w:t>，说明虽然它进入内存时间较早，但最近仍在使用，于是将其</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清</w:t>
      </w:r>
      <w:r>
        <w:rPr>
          <w:rFonts w:ascii="Times New Roman" w:hAnsi="Times New Roman"/>
          <w:spacing w:val="10"/>
          <w:sz w:val="21"/>
          <w:szCs w:val="21"/>
          <w:lang w:eastAsia="zh-CN"/>
        </w:rPr>
        <w:t>0</w:t>
      </w:r>
      <w:r>
        <w:rPr>
          <w:rFonts w:ascii="Times New Roman" w:hAnsi="Times New Roman"/>
          <w:spacing w:val="10"/>
          <w:sz w:val="21"/>
          <w:szCs w:val="21"/>
          <w:lang w:eastAsia="zh-CN"/>
        </w:rPr>
        <w:t>，并把这个页面移至队尾，把它看做一个新调入的页，再给一次机会。这一算法称为第二次机会页面替换算法</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Second Chance Replacement</w:t>
      </w:r>
      <w:r>
        <w:rPr>
          <w:rFonts w:ascii="Times New Roman" w:hAnsi="Times New Roman"/>
          <w:spacing w:val="10"/>
          <w:sz w:val="21"/>
          <w:szCs w:val="21"/>
          <w:lang w:eastAsia="zh-CN"/>
        </w:rPr>
        <w:t>，</w:t>
      </w:r>
      <w:r>
        <w:rPr>
          <w:rFonts w:ascii="Times New Roman" w:hAnsi="Times New Roman"/>
          <w:spacing w:val="10"/>
          <w:sz w:val="21"/>
          <w:szCs w:val="21"/>
          <w:lang w:eastAsia="zh-CN"/>
        </w:rPr>
        <w:t>SCR</w:t>
      </w:r>
      <w:r>
        <w:rPr>
          <w:rFonts w:ascii="Times New Roman" w:hAnsi="Times New Roman"/>
          <w:spacing w:val="10"/>
          <w:sz w:val="21"/>
          <w:szCs w:val="21"/>
          <w:lang w:eastAsia="zh-CN"/>
        </w:rPr>
        <w:t>），其含义是最先进入内存的页面如果最近还在被使用（其</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总保持为</w:t>
      </w:r>
      <w:r>
        <w:rPr>
          <w:rFonts w:ascii="Times New Roman" w:hAnsi="Times New Roman"/>
          <w:spacing w:val="10"/>
          <w:sz w:val="21"/>
          <w:szCs w:val="21"/>
          <w:lang w:eastAsia="zh-CN"/>
        </w:rPr>
        <w:t>1</w:t>
      </w:r>
      <w:r>
        <w:rPr>
          <w:rFonts w:ascii="Times New Roman" w:hAnsi="Times New Roman"/>
          <w:spacing w:val="10"/>
          <w:sz w:val="21"/>
          <w:szCs w:val="21"/>
          <w:lang w:eastAsia="zh-CN"/>
        </w:rPr>
        <w:t>），仍然有机会像新调入页面一样留在内存</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中。如果内存中的页面都被访问过，即它们的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均为</w:t>
      </w:r>
      <w:r>
        <w:rPr>
          <w:rFonts w:ascii="Times New Roman" w:hAnsi="Times New Roman"/>
          <w:spacing w:val="10"/>
          <w:sz w:val="21"/>
          <w:szCs w:val="21"/>
          <w:lang w:eastAsia="zh-CN"/>
        </w:rPr>
        <w:t>1</w:t>
      </w:r>
      <w:r>
        <w:rPr>
          <w:rFonts w:ascii="Times New Roman" w:hAnsi="Times New Roman"/>
          <w:spacing w:val="10"/>
          <w:sz w:val="21"/>
          <w:szCs w:val="21"/>
          <w:lang w:eastAsia="zh-CN"/>
        </w:rPr>
        <w:t>，那么，第一遍检查把所有页面的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清</w:t>
      </w:r>
      <w:r>
        <w:rPr>
          <w:rFonts w:ascii="Times New Roman" w:hAnsi="Times New Roman"/>
          <w:spacing w:val="10"/>
          <w:sz w:val="21"/>
          <w:szCs w:val="21"/>
          <w:lang w:eastAsia="zh-CN"/>
        </w:rPr>
        <w:t>0</w:t>
      </w:r>
      <w:r>
        <w:rPr>
          <w:rFonts w:ascii="Times New Roman" w:hAnsi="Times New Roman"/>
          <w:spacing w:val="10"/>
          <w:sz w:val="21"/>
          <w:szCs w:val="21"/>
          <w:lang w:eastAsia="zh-CN"/>
        </w:rPr>
        <w:t>，第二遍又找出队首，并把此页面淘汰，此时，</w:t>
      </w:r>
      <w:r>
        <w:rPr>
          <w:rFonts w:ascii="Times New Roman" w:hAnsi="Times New Roman"/>
          <w:spacing w:val="10"/>
          <w:sz w:val="21"/>
          <w:szCs w:val="21"/>
          <w:lang w:eastAsia="zh-CN"/>
        </w:rPr>
        <w:t>SCR</w:t>
      </w:r>
      <w:r>
        <w:rPr>
          <w:rFonts w:ascii="Times New Roman" w:hAnsi="Times New Roman"/>
          <w:spacing w:val="10"/>
          <w:sz w:val="21"/>
          <w:szCs w:val="21"/>
          <w:lang w:eastAsia="zh-CN"/>
        </w:rPr>
        <w:t>算法便退化为</w:t>
      </w:r>
      <w:r>
        <w:rPr>
          <w:rFonts w:ascii="Times New Roman" w:hAnsi="Times New Roman"/>
          <w:spacing w:val="10"/>
          <w:sz w:val="21"/>
          <w:szCs w:val="21"/>
          <w:lang w:eastAsia="zh-CN"/>
        </w:rPr>
        <w:t>FIFO</w:t>
      </w:r>
      <w:r>
        <w:rPr>
          <w:rFonts w:ascii="Times New Roman" w:hAnsi="Times New Roman"/>
          <w:spacing w:val="10"/>
          <w:sz w:val="21"/>
          <w:szCs w:val="21"/>
          <w:lang w:eastAsia="zh-CN"/>
        </w:rPr>
        <w:t>算法</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13160AD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）时钟页面替换算法</w:t>
      </w:r>
    </w:p>
    <w:p w14:paraId="4FAA933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如果利用标准队列机制构造</w:t>
      </w:r>
      <w:r>
        <w:rPr>
          <w:rFonts w:ascii="Times New Roman" w:hAnsi="Times New Roman"/>
          <w:spacing w:val="10"/>
          <w:sz w:val="21"/>
          <w:szCs w:val="21"/>
          <w:lang w:eastAsia="zh-CN"/>
        </w:rPr>
        <w:t>FIFO</w:t>
      </w:r>
      <w:r>
        <w:rPr>
          <w:rFonts w:ascii="Times New Roman" w:hAnsi="Times New Roman"/>
          <w:spacing w:val="10"/>
          <w:sz w:val="21"/>
          <w:szCs w:val="21"/>
          <w:lang w:eastAsia="zh-CN"/>
        </w:rPr>
        <w:t>队列，</w:t>
      </w:r>
      <w:r>
        <w:rPr>
          <w:rFonts w:ascii="Times New Roman" w:hAnsi="Times New Roman"/>
          <w:spacing w:val="10"/>
          <w:sz w:val="21"/>
          <w:szCs w:val="21"/>
          <w:lang w:eastAsia="zh-CN"/>
        </w:rPr>
        <w:t xml:space="preserve">SCR </w:t>
      </w:r>
      <w:r>
        <w:rPr>
          <w:rFonts w:ascii="Times New Roman" w:hAnsi="Times New Roman"/>
          <w:spacing w:val="10"/>
          <w:sz w:val="21"/>
          <w:szCs w:val="21"/>
          <w:lang w:eastAsia="zh-CN"/>
        </w:rPr>
        <w:t>算法可能产生频繁的出队和入队，实现代价较高，作为</w:t>
      </w:r>
      <w:r>
        <w:rPr>
          <w:rFonts w:ascii="Times New Roman" w:hAnsi="Times New Roman"/>
          <w:spacing w:val="10"/>
          <w:sz w:val="21"/>
          <w:szCs w:val="21"/>
          <w:lang w:eastAsia="zh-CN"/>
        </w:rPr>
        <w:t>SCR</w:t>
      </w:r>
      <w:r>
        <w:rPr>
          <w:rFonts w:ascii="Times New Roman" w:hAnsi="Times New Roman"/>
          <w:spacing w:val="10"/>
          <w:sz w:val="21"/>
          <w:szCs w:val="21"/>
          <w:lang w:eastAsia="zh-CN"/>
        </w:rPr>
        <w:t>的一种改进，可采用循环队列机制构造页面队列，形成类似于钟表面的环形表，队列指针相当于钟表表针，指向可能要淘汰的页面，这就是时钟页面替换算法（</w:t>
      </w:r>
      <w:r>
        <w:rPr>
          <w:rFonts w:ascii="Times New Roman" w:hAnsi="Times New Roman"/>
          <w:spacing w:val="10"/>
          <w:sz w:val="21"/>
          <w:szCs w:val="21"/>
          <w:lang w:eastAsia="zh-CN"/>
        </w:rPr>
        <w:t>Clock policy replacement</w:t>
      </w:r>
      <w:r>
        <w:rPr>
          <w:rFonts w:ascii="Times New Roman" w:hAnsi="Times New Roman"/>
          <w:spacing w:val="10"/>
          <w:sz w:val="21"/>
          <w:szCs w:val="21"/>
          <w:lang w:eastAsia="zh-CN"/>
        </w:rPr>
        <w:t>，</w:t>
      </w:r>
      <w:r>
        <w:rPr>
          <w:rFonts w:ascii="Times New Roman" w:hAnsi="Times New Roman"/>
          <w:spacing w:val="10"/>
          <w:sz w:val="21"/>
          <w:szCs w:val="21"/>
          <w:lang w:eastAsia="zh-CN"/>
        </w:rPr>
        <w:t>Clock</w:t>
      </w:r>
      <w:r>
        <w:rPr>
          <w:rFonts w:ascii="Times New Roman" w:hAnsi="Times New Roman"/>
          <w:spacing w:val="10"/>
          <w:sz w:val="21"/>
          <w:szCs w:val="21"/>
          <w:lang w:eastAsia="zh-CN"/>
        </w:rPr>
        <w:t>）的得名。此算法与</w:t>
      </w:r>
      <w:r>
        <w:rPr>
          <w:rFonts w:ascii="Times New Roman" w:hAnsi="Times New Roman"/>
          <w:spacing w:val="10"/>
          <w:sz w:val="21"/>
          <w:szCs w:val="21"/>
          <w:lang w:eastAsia="zh-CN"/>
        </w:rPr>
        <w:t>SCR</w:t>
      </w:r>
      <w:r>
        <w:rPr>
          <w:rFonts w:ascii="Times New Roman" w:hAnsi="Times New Roman"/>
          <w:spacing w:val="10"/>
          <w:sz w:val="21"/>
          <w:szCs w:val="21"/>
          <w:lang w:eastAsia="zh-CN"/>
        </w:rPr>
        <w:t>算法在本质上没有区别，仅仅是实现方法有所改进，仍要使用页表中的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，把进程已调入内存的页面链接成循环队列，用指针指向循环队列中下一个将被替换的页面。算法实现要点如下：</w:t>
      </w:r>
    </w:p>
    <w:p w14:paraId="5DDDF51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① </w:t>
      </w:r>
      <w:r>
        <w:rPr>
          <w:rFonts w:ascii="Times New Roman" w:hAnsi="Times New Roman"/>
          <w:spacing w:val="10"/>
          <w:sz w:val="21"/>
          <w:szCs w:val="21"/>
          <w:lang w:eastAsia="zh-CN"/>
        </w:rPr>
        <w:t>一个页面首次装入内存时，其</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置</w:t>
      </w:r>
      <w:r>
        <w:rPr>
          <w:rFonts w:ascii="Times New Roman" w:hAnsi="Times New Roman"/>
          <w:spacing w:val="10"/>
          <w:sz w:val="21"/>
          <w:szCs w:val="21"/>
          <w:lang w:eastAsia="zh-CN"/>
        </w:rPr>
        <w:t>1</w:t>
      </w:r>
      <w:r>
        <w:rPr>
          <w:rFonts w:ascii="Times New Roman" w:hAnsi="Times New Roman"/>
          <w:spacing w:val="10"/>
          <w:sz w:val="21"/>
          <w:szCs w:val="21"/>
          <w:lang w:eastAsia="zh-CN"/>
        </w:rPr>
        <w:t>；</w:t>
      </w:r>
    </w:p>
    <w:p w14:paraId="2710BDA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lastRenderedPageBreak/>
        <w:t xml:space="preserve">② </w:t>
      </w:r>
      <w:r>
        <w:rPr>
          <w:rFonts w:ascii="Times New Roman" w:hAnsi="Times New Roman"/>
          <w:spacing w:val="10"/>
          <w:sz w:val="21"/>
          <w:szCs w:val="21"/>
          <w:lang w:eastAsia="zh-CN"/>
        </w:rPr>
        <w:t>内存中的任何一个页面被访问时，其</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置</w:t>
      </w:r>
      <w:r>
        <w:rPr>
          <w:rFonts w:ascii="Times New Roman" w:hAnsi="Times New Roman"/>
          <w:spacing w:val="10"/>
          <w:sz w:val="21"/>
          <w:szCs w:val="21"/>
          <w:lang w:eastAsia="zh-CN"/>
        </w:rPr>
        <w:t>1</w:t>
      </w:r>
      <w:r>
        <w:rPr>
          <w:rFonts w:ascii="Times New Roman" w:hAnsi="Times New Roman"/>
          <w:spacing w:val="10"/>
          <w:sz w:val="21"/>
          <w:szCs w:val="21"/>
          <w:lang w:eastAsia="zh-CN"/>
        </w:rPr>
        <w:t>；</w:t>
      </w:r>
    </w:p>
    <w:p w14:paraId="4848E6B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③ </w:t>
      </w:r>
      <w:r>
        <w:rPr>
          <w:rFonts w:ascii="Times New Roman" w:hAnsi="Times New Roman"/>
          <w:spacing w:val="10"/>
          <w:sz w:val="21"/>
          <w:szCs w:val="21"/>
          <w:lang w:eastAsia="zh-CN"/>
        </w:rPr>
        <w:t>淘汰页面时，存储管理从指针当前指向的页面开始扫描循环队列，把所遇到的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是１的页面的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清</w:t>
      </w:r>
      <w:r>
        <w:rPr>
          <w:rFonts w:ascii="Times New Roman" w:hAnsi="Times New Roman"/>
          <w:spacing w:val="10"/>
          <w:sz w:val="21"/>
          <w:szCs w:val="21"/>
          <w:lang w:eastAsia="zh-CN"/>
        </w:rPr>
        <w:t>0</w:t>
      </w:r>
      <w:r>
        <w:rPr>
          <w:rFonts w:ascii="Times New Roman" w:hAnsi="Times New Roman"/>
          <w:spacing w:val="10"/>
          <w:sz w:val="21"/>
          <w:szCs w:val="21"/>
          <w:lang w:eastAsia="zh-CN"/>
        </w:rPr>
        <w:t>，并跳过这个页面；把所遇到的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是</w:t>
      </w:r>
      <w:r>
        <w:rPr>
          <w:rFonts w:ascii="Times New Roman" w:hAnsi="Times New Roman"/>
          <w:spacing w:val="10"/>
          <w:sz w:val="21"/>
          <w:szCs w:val="21"/>
          <w:lang w:eastAsia="zh-CN"/>
        </w:rPr>
        <w:t>0</w:t>
      </w:r>
      <w:r>
        <w:rPr>
          <w:rFonts w:ascii="Times New Roman" w:hAnsi="Times New Roman"/>
          <w:spacing w:val="10"/>
          <w:sz w:val="21"/>
          <w:szCs w:val="21"/>
          <w:lang w:eastAsia="zh-CN"/>
        </w:rPr>
        <w:t>的页面淘汰，指针推进一步；</w:t>
      </w:r>
    </w:p>
    <w:p w14:paraId="2FC7F10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④ </w:t>
      </w:r>
      <w:r>
        <w:rPr>
          <w:rFonts w:ascii="Times New Roman" w:hAnsi="Times New Roman"/>
          <w:spacing w:val="10"/>
          <w:sz w:val="21"/>
          <w:szCs w:val="21"/>
          <w:lang w:eastAsia="zh-CN"/>
        </w:rPr>
        <w:t>扫描循环队列时，如果遇到所有页面的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均为，指针就会环绕整个循环队列一圈，把碰到的所有页面的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清</w:t>
      </w:r>
      <w:r>
        <w:rPr>
          <w:rFonts w:ascii="Times New Roman" w:hAnsi="Times New Roman"/>
          <w:spacing w:val="10"/>
          <w:sz w:val="21"/>
          <w:szCs w:val="21"/>
          <w:lang w:eastAsia="zh-CN"/>
        </w:rPr>
        <w:t>0</w:t>
      </w:r>
      <w:r>
        <w:rPr>
          <w:rFonts w:ascii="Times New Roman" w:hAnsi="Times New Roman"/>
          <w:spacing w:val="10"/>
          <w:sz w:val="21"/>
          <w:szCs w:val="21"/>
          <w:lang w:eastAsia="zh-CN"/>
        </w:rPr>
        <w:t>；指针停在起始位置，并淘汰这一页，然后，指针推进一步。</w:t>
      </w:r>
    </w:p>
    <w:p w14:paraId="24760DE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图</w:t>
      </w:r>
      <w:r>
        <w:rPr>
          <w:rFonts w:ascii="Times New Roman" w:hAnsi="Times New Roman"/>
          <w:spacing w:val="10"/>
          <w:sz w:val="21"/>
          <w:szCs w:val="21"/>
          <w:lang w:eastAsia="zh-CN"/>
        </w:rPr>
        <w:t>4-15</w:t>
      </w:r>
      <w:r>
        <w:rPr>
          <w:rFonts w:ascii="Times New Roman" w:hAnsi="Times New Roman"/>
          <w:spacing w:val="10"/>
          <w:sz w:val="21"/>
          <w:szCs w:val="21"/>
          <w:lang w:eastAsia="zh-CN"/>
        </w:rPr>
        <w:t>给出</w:t>
      </w:r>
      <w:r>
        <w:rPr>
          <w:rFonts w:ascii="Times New Roman" w:hAnsi="Times New Roman"/>
          <w:spacing w:val="10"/>
          <w:sz w:val="21"/>
          <w:szCs w:val="21"/>
          <w:lang w:eastAsia="zh-CN"/>
        </w:rPr>
        <w:t>Clock</w:t>
      </w:r>
      <w:r>
        <w:rPr>
          <w:rFonts w:ascii="Times New Roman" w:hAnsi="Times New Roman"/>
          <w:spacing w:val="10"/>
          <w:sz w:val="21"/>
          <w:szCs w:val="21"/>
          <w:lang w:eastAsia="zh-CN"/>
        </w:rPr>
        <w:t>算法的一个例子。当发生缺页异常时，将装入内存的页面是</w:t>
      </w:r>
      <w:r>
        <w:rPr>
          <w:rFonts w:ascii="Times New Roman" w:hAnsi="Times New Roman"/>
          <w:spacing w:val="10"/>
          <w:sz w:val="21"/>
          <w:szCs w:val="21"/>
          <w:lang w:eastAsia="zh-CN"/>
        </w:rPr>
        <w:t>Page 727</w:t>
      </w:r>
      <w:r>
        <w:rPr>
          <w:rFonts w:ascii="Times New Roman" w:hAnsi="Times New Roman"/>
          <w:spacing w:val="10"/>
          <w:sz w:val="21"/>
          <w:szCs w:val="21"/>
          <w:lang w:eastAsia="zh-CN"/>
        </w:rPr>
        <w:t>，指针所指向的是</w:t>
      </w:r>
      <w:r>
        <w:rPr>
          <w:rFonts w:ascii="Times New Roman" w:hAnsi="Times New Roman"/>
          <w:spacing w:val="10"/>
          <w:sz w:val="21"/>
          <w:szCs w:val="21"/>
          <w:lang w:eastAsia="zh-CN"/>
        </w:rPr>
        <w:t xml:space="preserve"> Page 45</w:t>
      </w:r>
      <w:r>
        <w:rPr>
          <w:rFonts w:ascii="Times New Roman" w:hAnsi="Times New Roman"/>
          <w:spacing w:val="10"/>
          <w:sz w:val="21"/>
          <w:szCs w:val="21"/>
          <w:lang w:eastAsia="zh-CN"/>
        </w:rPr>
        <w:t>（在页框</w:t>
      </w:r>
      <w:r>
        <w:rPr>
          <w:rFonts w:ascii="Times New Roman" w:hAnsi="Times New Roman"/>
          <w:spacing w:val="10"/>
          <w:sz w:val="21"/>
          <w:szCs w:val="21"/>
          <w:lang w:eastAsia="zh-CN"/>
        </w:rPr>
        <w:t>2</w:t>
      </w:r>
      <w:r>
        <w:rPr>
          <w:rFonts w:ascii="Times New Roman" w:hAnsi="Times New Roman"/>
          <w:spacing w:val="10"/>
          <w:sz w:val="21"/>
          <w:szCs w:val="21"/>
          <w:lang w:eastAsia="zh-CN"/>
        </w:rPr>
        <w:t>中），</w:t>
      </w:r>
      <w:r>
        <w:rPr>
          <w:rFonts w:ascii="Times New Roman" w:hAnsi="Times New Roman"/>
          <w:spacing w:val="10"/>
          <w:sz w:val="21"/>
          <w:szCs w:val="21"/>
          <w:lang w:eastAsia="zh-CN"/>
        </w:rPr>
        <w:t>Clock</w:t>
      </w:r>
      <w:r>
        <w:rPr>
          <w:rFonts w:ascii="Times New Roman" w:hAnsi="Times New Roman"/>
          <w:spacing w:val="10"/>
          <w:sz w:val="21"/>
          <w:szCs w:val="21"/>
          <w:lang w:eastAsia="zh-CN"/>
        </w:rPr>
        <w:t>算法执行过程如下：</w:t>
      </w:r>
      <w:r>
        <w:rPr>
          <w:rFonts w:ascii="Times New Roman" w:hAnsi="Times New Roman"/>
          <w:spacing w:val="10"/>
          <w:sz w:val="21"/>
          <w:szCs w:val="21"/>
          <w:lang w:eastAsia="zh-CN"/>
        </w:rPr>
        <w:t>Page 45</w:t>
      </w:r>
      <w:r>
        <w:rPr>
          <w:rFonts w:ascii="Times New Roman" w:hAnsi="Times New Roman"/>
          <w:spacing w:val="10"/>
          <w:sz w:val="21"/>
          <w:szCs w:val="21"/>
          <w:lang w:eastAsia="zh-CN"/>
        </w:rPr>
        <w:t>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是</w:t>
      </w:r>
      <w:r>
        <w:rPr>
          <w:rFonts w:ascii="Times New Roman" w:hAnsi="Times New Roman"/>
          <w:spacing w:val="10"/>
          <w:sz w:val="21"/>
          <w:szCs w:val="21"/>
          <w:lang w:eastAsia="zh-CN"/>
        </w:rPr>
        <w:t>1</w:t>
      </w:r>
      <w:r>
        <w:rPr>
          <w:rFonts w:ascii="Times New Roman" w:hAnsi="Times New Roman"/>
          <w:spacing w:val="10"/>
          <w:sz w:val="21"/>
          <w:szCs w:val="21"/>
          <w:lang w:eastAsia="zh-CN"/>
        </w:rPr>
        <w:t>，它不能被淘汰，仅将其</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清</w:t>
      </w:r>
      <w:r>
        <w:rPr>
          <w:rFonts w:ascii="Times New Roman" w:hAnsi="Times New Roman"/>
          <w:spacing w:val="10"/>
          <w:sz w:val="21"/>
          <w:szCs w:val="21"/>
          <w:lang w:eastAsia="zh-CN"/>
        </w:rPr>
        <w:t>0</w:t>
      </w:r>
      <w:r>
        <w:rPr>
          <w:rFonts w:ascii="Times New Roman" w:hAnsi="Times New Roman"/>
          <w:spacing w:val="10"/>
          <w:sz w:val="21"/>
          <w:szCs w:val="21"/>
          <w:lang w:eastAsia="zh-CN"/>
        </w:rPr>
        <w:t>，指针推进；同样道理，</w:t>
      </w:r>
      <w:r>
        <w:rPr>
          <w:rFonts w:ascii="Times New Roman" w:hAnsi="Times New Roman"/>
          <w:spacing w:val="10"/>
          <w:sz w:val="21"/>
          <w:szCs w:val="21"/>
          <w:lang w:eastAsia="zh-CN"/>
        </w:rPr>
        <w:t>Page191</w:t>
      </w:r>
      <w:r>
        <w:rPr>
          <w:rFonts w:ascii="Times New Roman" w:hAnsi="Times New Roman"/>
          <w:spacing w:val="10"/>
          <w:sz w:val="21"/>
          <w:szCs w:val="21"/>
          <w:lang w:eastAsia="zh-CN"/>
        </w:rPr>
        <w:t>（在页框</w:t>
      </w:r>
      <w:r>
        <w:rPr>
          <w:rFonts w:ascii="Times New Roman" w:hAnsi="Times New Roman"/>
          <w:spacing w:val="10"/>
          <w:sz w:val="21"/>
          <w:szCs w:val="21"/>
          <w:lang w:eastAsia="zh-CN"/>
        </w:rPr>
        <w:t>3</w:t>
      </w:r>
      <w:r>
        <w:rPr>
          <w:rFonts w:ascii="Times New Roman" w:hAnsi="Times New Roman"/>
          <w:spacing w:val="10"/>
          <w:sz w:val="21"/>
          <w:szCs w:val="21"/>
          <w:lang w:eastAsia="zh-CN"/>
        </w:rPr>
        <w:t>中）也不能被替换，将其</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清</w:t>
      </w:r>
      <w:r>
        <w:rPr>
          <w:rFonts w:ascii="Times New Roman" w:hAnsi="Times New Roman"/>
          <w:spacing w:val="10"/>
          <w:sz w:val="21"/>
          <w:szCs w:val="21"/>
          <w:lang w:eastAsia="zh-CN"/>
        </w:rPr>
        <w:t>0</w:t>
      </w:r>
      <w:r>
        <w:rPr>
          <w:rFonts w:ascii="Times New Roman" w:hAnsi="Times New Roman"/>
          <w:spacing w:val="10"/>
          <w:sz w:val="21"/>
          <w:szCs w:val="21"/>
          <w:lang w:eastAsia="zh-CN"/>
        </w:rPr>
        <w:t>，指针继续推进；下一页</w:t>
      </w:r>
      <w:r>
        <w:rPr>
          <w:rFonts w:ascii="Times New Roman" w:hAnsi="Times New Roman"/>
          <w:spacing w:val="10"/>
          <w:sz w:val="21"/>
          <w:szCs w:val="21"/>
          <w:lang w:eastAsia="zh-CN"/>
        </w:rPr>
        <w:t>Page 556</w:t>
      </w:r>
      <w:r>
        <w:rPr>
          <w:rFonts w:ascii="Times New Roman" w:hAnsi="Times New Roman"/>
          <w:spacing w:val="10"/>
          <w:sz w:val="21"/>
          <w:szCs w:val="21"/>
          <w:lang w:eastAsia="zh-CN"/>
        </w:rPr>
        <w:t>（在页框</w:t>
      </w:r>
      <w:r>
        <w:rPr>
          <w:rFonts w:ascii="Times New Roman" w:hAnsi="Times New Roman"/>
          <w:spacing w:val="10"/>
          <w:sz w:val="21"/>
          <w:szCs w:val="21"/>
          <w:lang w:eastAsia="zh-CN"/>
        </w:rPr>
        <w:t>4</w:t>
      </w:r>
      <w:r>
        <w:rPr>
          <w:rFonts w:ascii="Times New Roman" w:hAnsi="Times New Roman"/>
          <w:spacing w:val="10"/>
          <w:sz w:val="21"/>
          <w:szCs w:val="21"/>
          <w:lang w:eastAsia="zh-CN"/>
        </w:rPr>
        <w:t>中）的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是</w:t>
      </w:r>
      <w:r>
        <w:rPr>
          <w:rFonts w:ascii="Times New Roman" w:hAnsi="Times New Roman"/>
          <w:spacing w:val="10"/>
          <w:sz w:val="21"/>
          <w:szCs w:val="21"/>
          <w:lang w:eastAsia="zh-CN"/>
        </w:rPr>
        <w:t>0</w:t>
      </w:r>
      <w:r>
        <w:rPr>
          <w:rFonts w:ascii="Times New Roman" w:hAnsi="Times New Roman"/>
          <w:spacing w:val="10"/>
          <w:sz w:val="21"/>
          <w:szCs w:val="21"/>
          <w:lang w:eastAsia="zh-CN"/>
        </w:rPr>
        <w:t>，于是</w:t>
      </w:r>
      <w:r>
        <w:rPr>
          <w:rFonts w:ascii="Times New Roman" w:hAnsi="Times New Roman"/>
          <w:spacing w:val="10"/>
          <w:sz w:val="21"/>
          <w:szCs w:val="21"/>
          <w:lang w:eastAsia="zh-CN"/>
        </w:rPr>
        <w:t>Page 556</w:t>
      </w:r>
      <w:r>
        <w:rPr>
          <w:rFonts w:ascii="Times New Roman" w:hAnsi="Times New Roman"/>
          <w:spacing w:val="10"/>
          <w:sz w:val="21"/>
          <w:szCs w:val="21"/>
          <w:lang w:eastAsia="zh-CN"/>
        </w:rPr>
        <w:t>被</w:t>
      </w:r>
      <w:r>
        <w:rPr>
          <w:rFonts w:ascii="Times New Roman" w:hAnsi="Times New Roman"/>
          <w:spacing w:val="10"/>
          <w:sz w:val="21"/>
          <w:szCs w:val="21"/>
          <w:lang w:eastAsia="zh-CN"/>
        </w:rPr>
        <w:t>Page 727</w:t>
      </w:r>
      <w:r>
        <w:rPr>
          <w:rFonts w:ascii="Times New Roman" w:hAnsi="Times New Roman"/>
          <w:spacing w:val="10"/>
          <w:sz w:val="21"/>
          <w:szCs w:val="21"/>
          <w:lang w:eastAsia="zh-CN"/>
        </w:rPr>
        <w:t>替换，并把</w:t>
      </w:r>
      <w:r>
        <w:rPr>
          <w:rFonts w:ascii="Times New Roman" w:hAnsi="Times New Roman"/>
          <w:spacing w:val="10"/>
          <w:sz w:val="21"/>
          <w:szCs w:val="21"/>
          <w:lang w:eastAsia="zh-CN"/>
        </w:rPr>
        <w:t>Page 727</w:t>
      </w:r>
      <w:r>
        <w:rPr>
          <w:rFonts w:ascii="Times New Roman" w:hAnsi="Times New Roman"/>
          <w:spacing w:val="10"/>
          <w:sz w:val="21"/>
          <w:szCs w:val="21"/>
          <w:lang w:eastAsia="zh-CN"/>
        </w:rPr>
        <w:t>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置１，指针前进到下一页</w:t>
      </w:r>
      <w:r>
        <w:rPr>
          <w:rFonts w:ascii="Times New Roman" w:hAnsi="Times New Roman"/>
          <w:spacing w:val="10"/>
          <w:sz w:val="21"/>
          <w:szCs w:val="21"/>
          <w:lang w:eastAsia="zh-CN"/>
        </w:rPr>
        <w:t>Page 13</w:t>
      </w:r>
      <w:r>
        <w:rPr>
          <w:rFonts w:ascii="Times New Roman" w:hAnsi="Times New Roman"/>
          <w:spacing w:val="10"/>
          <w:sz w:val="21"/>
          <w:szCs w:val="21"/>
          <w:lang w:eastAsia="zh-CN"/>
        </w:rPr>
        <w:t>（在页框</w:t>
      </w:r>
      <w:r>
        <w:rPr>
          <w:rFonts w:ascii="Times New Roman" w:hAnsi="Times New Roman"/>
          <w:spacing w:val="10"/>
          <w:sz w:val="21"/>
          <w:szCs w:val="21"/>
          <w:lang w:eastAsia="zh-CN"/>
        </w:rPr>
        <w:t>5</w:t>
      </w:r>
      <w:r>
        <w:rPr>
          <w:rFonts w:ascii="Times New Roman" w:hAnsi="Times New Roman"/>
          <w:spacing w:val="10"/>
          <w:sz w:val="21"/>
          <w:szCs w:val="21"/>
          <w:lang w:eastAsia="zh-CN"/>
        </w:rPr>
        <w:t>中），算法执行到此结束。</w:t>
      </w:r>
    </w:p>
    <w:p w14:paraId="6001376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br w:type="page"/>
      </w:r>
      <w:r w:rsidR="007200B1">
        <w:rPr>
          <w:rFonts w:ascii="Times New Roman" w:hAnsi="Times New Roman"/>
          <w:noProof/>
          <w:spacing w:val="10"/>
          <w:sz w:val="21"/>
          <w:szCs w:val="21"/>
          <w:lang w:eastAsia="zh-CN"/>
        </w:rPr>
        <w:lastRenderedPageBreak/>
        <mc:AlternateContent>
          <mc:Choice Requires="wpg">
            <w:drawing>
              <wp:inline distT="0" distB="0" distL="0" distR="0" wp14:anchorId="23921ABF" wp14:editId="0A0E247D">
                <wp:extent cx="5600700" cy="3764280"/>
                <wp:effectExtent l="0" t="0" r="0" b="26670"/>
                <wp:docPr id="160" name="组合 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0" cy="3764280"/>
                          <a:chOff x="1753" y="2688"/>
                          <a:chExt cx="8820" cy="5928"/>
                        </a:xfrm>
                      </wpg:grpSpPr>
                      <wps:wsp>
                        <wps:cNvPr id="161" name="文本框 725"/>
                        <wps:cNvSpPr txBox="1">
                          <a:spLocks noChangeArrowheads="1"/>
                        </wps:cNvSpPr>
                        <wps:spPr bwMode="auto">
                          <a:xfrm>
                            <a:off x="4453" y="7987"/>
                            <a:ext cx="342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0B9A0E62" w14:textId="77777777" w:rsidR="006B51B8" w:rsidRDefault="006B51B8">
                              <w:pPr>
                                <w:rPr>
                                  <w:sz w:val="18"/>
                                </w:rPr>
                              </w:pPr>
                            </w:p>
                          </w:txbxContent>
                        </wps:txbx>
                        <wps:bodyPr rot="0" vert="horz" wrap="square" lIns="91440" tIns="0" rIns="91440" bIns="0" anchor="t" anchorCtr="0" upright="1">
                          <a:noAutofit/>
                        </wps:bodyPr>
                      </wps:wsp>
                      <wps:wsp>
                        <wps:cNvPr id="162" name="椭圆 726"/>
                        <wps:cNvSpPr>
                          <a:spLocks noChangeArrowheads="1"/>
                        </wps:cNvSpPr>
                        <wps:spPr bwMode="auto">
                          <a:xfrm>
                            <a:off x="1933" y="3332"/>
                            <a:ext cx="3960" cy="4076"/>
                          </a:xfrm>
                          <a:prstGeom prst="ellipse">
                            <a:avLst/>
                          </a:pr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0" rIns="91440" bIns="0" anchor="t" anchorCtr="0" upright="1">
                          <a:noAutofit/>
                        </wps:bodyPr>
                      </wps:wsp>
                      <wps:wsp>
                        <wps:cNvPr id="163" name="椭圆 727"/>
                        <wps:cNvSpPr>
                          <a:spLocks noChangeArrowheads="1"/>
                        </wps:cNvSpPr>
                        <wps:spPr bwMode="auto">
                          <a:xfrm>
                            <a:off x="3013" y="4389"/>
                            <a:ext cx="1800" cy="1811"/>
                          </a:xfrm>
                          <a:prstGeom prst="ellipse">
                            <a:avLst/>
                          </a:pr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0" rIns="91440" bIns="0" anchor="t" anchorCtr="0" upright="1">
                          <a:noAutofit/>
                        </wps:bodyPr>
                      </wps:wsp>
                      <wps:wsp>
                        <wps:cNvPr id="164" name="文本框 728"/>
                        <wps:cNvSpPr txBox="1">
                          <a:spLocks noChangeArrowheads="1"/>
                        </wps:cNvSpPr>
                        <wps:spPr bwMode="auto">
                          <a:xfrm>
                            <a:off x="3193" y="3785"/>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503BF7B6" w14:textId="77777777" w:rsidR="006B51B8" w:rsidRDefault="006B51B8">
                              <w:pPr>
                                <w:spacing w:line="0" w:lineRule="atLeast"/>
                                <w:rPr>
                                  <w:sz w:val="18"/>
                                </w:rPr>
                              </w:pPr>
                              <w:r>
                                <w:rPr>
                                  <w:rFonts w:hint="eastAsia"/>
                                  <w:sz w:val="18"/>
                                </w:rPr>
                                <w:t>Page9 use=1</w:t>
                              </w:r>
                            </w:p>
                          </w:txbxContent>
                        </wps:txbx>
                        <wps:bodyPr rot="0" vert="horz" wrap="square" lIns="0" tIns="0" rIns="0" bIns="0" anchor="t" anchorCtr="0" upright="1">
                          <a:noAutofit/>
                        </wps:bodyPr>
                      </wps:wsp>
                      <wps:wsp>
                        <wps:cNvPr id="165" name="文本框 729"/>
                        <wps:cNvSpPr txBox="1">
                          <a:spLocks noChangeArrowheads="1"/>
                        </wps:cNvSpPr>
                        <wps:spPr bwMode="auto">
                          <a:xfrm>
                            <a:off x="4093" y="3785"/>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7BCBAF4B" w14:textId="77777777" w:rsidR="006B51B8" w:rsidRDefault="006B51B8">
                              <w:pPr>
                                <w:spacing w:line="0" w:lineRule="atLeast"/>
                                <w:rPr>
                                  <w:sz w:val="18"/>
                                </w:rPr>
                              </w:pPr>
                              <w:r>
                                <w:rPr>
                                  <w:rFonts w:hint="eastAsia"/>
                                  <w:sz w:val="18"/>
                                </w:rPr>
                                <w:t>Page19use=1</w:t>
                              </w:r>
                            </w:p>
                          </w:txbxContent>
                        </wps:txbx>
                        <wps:bodyPr rot="0" vert="horz" wrap="square" lIns="0" tIns="0" rIns="0" bIns="0" anchor="t" anchorCtr="0" upright="1">
                          <a:noAutofit/>
                        </wps:bodyPr>
                      </wps:wsp>
                      <wps:wsp>
                        <wps:cNvPr id="166" name="文本框 730"/>
                        <wps:cNvSpPr txBox="1">
                          <a:spLocks noChangeArrowheads="1"/>
                        </wps:cNvSpPr>
                        <wps:spPr bwMode="auto">
                          <a:xfrm>
                            <a:off x="4813" y="4087"/>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2D6D7C4E" w14:textId="77777777" w:rsidR="006B51B8" w:rsidRDefault="006B51B8">
                              <w:pPr>
                                <w:spacing w:line="0" w:lineRule="atLeast"/>
                                <w:rPr>
                                  <w:sz w:val="18"/>
                                </w:rPr>
                              </w:pPr>
                              <w:r>
                                <w:rPr>
                                  <w:rFonts w:hint="eastAsia"/>
                                  <w:sz w:val="18"/>
                                </w:rPr>
                                <w:t>Page1</w:t>
                              </w:r>
                              <w:r>
                                <w:rPr>
                                  <w:rFonts w:hint="eastAsia"/>
                                  <w:sz w:val="18"/>
                                  <w:lang w:eastAsia="zh-CN"/>
                                </w:rPr>
                                <w:t xml:space="preserve"> </w:t>
                              </w:r>
                              <w:r>
                                <w:rPr>
                                  <w:rFonts w:hint="eastAsia"/>
                                  <w:sz w:val="18"/>
                                </w:rPr>
                                <w:t>use=1</w:t>
                              </w:r>
                            </w:p>
                          </w:txbxContent>
                        </wps:txbx>
                        <wps:bodyPr rot="0" vert="horz" wrap="square" lIns="0" tIns="0" rIns="0" bIns="0" anchor="t" anchorCtr="0" upright="1">
                          <a:noAutofit/>
                        </wps:bodyPr>
                      </wps:wsp>
                      <wps:wsp>
                        <wps:cNvPr id="167" name="文本框 731"/>
                        <wps:cNvSpPr txBox="1">
                          <a:spLocks noChangeArrowheads="1"/>
                        </wps:cNvSpPr>
                        <wps:spPr bwMode="auto">
                          <a:xfrm>
                            <a:off x="5173" y="4691"/>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1977FF7B" w14:textId="77777777" w:rsidR="006B51B8" w:rsidRDefault="006B51B8">
                              <w:pPr>
                                <w:spacing w:line="0" w:lineRule="atLeast"/>
                                <w:rPr>
                                  <w:sz w:val="18"/>
                                </w:rPr>
                              </w:pPr>
                              <w:r>
                                <w:rPr>
                                  <w:rFonts w:hint="eastAsia"/>
                                  <w:sz w:val="18"/>
                                </w:rPr>
                                <w:t>Page45use=1</w:t>
                              </w:r>
                            </w:p>
                          </w:txbxContent>
                        </wps:txbx>
                        <wps:bodyPr rot="0" vert="horz" wrap="square" lIns="0" tIns="0" rIns="0" bIns="0" anchor="t" anchorCtr="0" upright="1">
                          <a:noAutofit/>
                        </wps:bodyPr>
                      </wps:wsp>
                      <wps:wsp>
                        <wps:cNvPr id="168" name="文本框 732"/>
                        <wps:cNvSpPr txBox="1">
                          <a:spLocks noChangeArrowheads="1"/>
                        </wps:cNvSpPr>
                        <wps:spPr bwMode="auto">
                          <a:xfrm>
                            <a:off x="4993" y="5295"/>
                            <a:ext cx="720"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6EBA071A" w14:textId="77777777" w:rsidR="006B51B8" w:rsidRDefault="006B51B8">
                              <w:pPr>
                                <w:spacing w:line="0" w:lineRule="atLeast"/>
                                <w:rPr>
                                  <w:sz w:val="18"/>
                                </w:rPr>
                              </w:pPr>
                              <w:r>
                                <w:rPr>
                                  <w:rFonts w:hint="eastAsia"/>
                                  <w:sz w:val="18"/>
                                </w:rPr>
                                <w:t>Page191use=1</w:t>
                              </w:r>
                            </w:p>
                          </w:txbxContent>
                        </wps:txbx>
                        <wps:bodyPr rot="0" vert="horz" wrap="square" lIns="0" tIns="0" rIns="0" bIns="0" anchor="t" anchorCtr="0" upright="1">
                          <a:noAutofit/>
                        </wps:bodyPr>
                      </wps:wsp>
                      <wps:wsp>
                        <wps:cNvPr id="169" name="文本框 733"/>
                        <wps:cNvSpPr txBox="1">
                          <a:spLocks noChangeArrowheads="1"/>
                        </wps:cNvSpPr>
                        <wps:spPr bwMode="auto">
                          <a:xfrm>
                            <a:off x="4813" y="6049"/>
                            <a:ext cx="72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72A6C04B" w14:textId="77777777" w:rsidR="006B51B8" w:rsidRDefault="006B51B8">
                              <w:pPr>
                                <w:spacing w:line="0" w:lineRule="atLeast"/>
                                <w:rPr>
                                  <w:sz w:val="18"/>
                                </w:rPr>
                              </w:pPr>
                              <w:r>
                                <w:rPr>
                                  <w:rFonts w:hint="eastAsia"/>
                                  <w:sz w:val="18"/>
                                </w:rPr>
                                <w:t>Page556use=0</w:t>
                              </w:r>
                            </w:p>
                          </w:txbxContent>
                        </wps:txbx>
                        <wps:bodyPr rot="0" vert="horz" wrap="square" lIns="0" tIns="0" rIns="0" bIns="0" anchor="t" anchorCtr="0" upright="1">
                          <a:noAutofit/>
                        </wps:bodyPr>
                      </wps:wsp>
                      <wps:wsp>
                        <wps:cNvPr id="170" name="文本框 734"/>
                        <wps:cNvSpPr txBox="1">
                          <a:spLocks noChangeArrowheads="1"/>
                        </wps:cNvSpPr>
                        <wps:spPr bwMode="auto">
                          <a:xfrm>
                            <a:off x="4273" y="6502"/>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6A51116C" w14:textId="77777777" w:rsidR="006B51B8" w:rsidRDefault="006B51B8">
                              <w:pPr>
                                <w:spacing w:line="0" w:lineRule="atLeast"/>
                                <w:rPr>
                                  <w:sz w:val="18"/>
                                </w:rPr>
                              </w:pPr>
                              <w:r>
                                <w:rPr>
                                  <w:rFonts w:hint="eastAsia"/>
                                  <w:sz w:val="18"/>
                                </w:rPr>
                                <w:t>Page13use=0</w:t>
                              </w:r>
                            </w:p>
                          </w:txbxContent>
                        </wps:txbx>
                        <wps:bodyPr rot="0" vert="horz" wrap="square" lIns="0" tIns="0" rIns="0" bIns="0" anchor="t" anchorCtr="0" upright="1">
                          <a:noAutofit/>
                        </wps:bodyPr>
                      </wps:wsp>
                      <wps:wsp>
                        <wps:cNvPr id="171" name="文本框 735"/>
                        <wps:cNvSpPr txBox="1">
                          <a:spLocks noChangeArrowheads="1"/>
                        </wps:cNvSpPr>
                        <wps:spPr bwMode="auto">
                          <a:xfrm>
                            <a:off x="3373" y="6502"/>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49195D90" w14:textId="77777777" w:rsidR="006B51B8" w:rsidRDefault="006B51B8">
                              <w:pPr>
                                <w:spacing w:line="0" w:lineRule="atLeast"/>
                                <w:rPr>
                                  <w:sz w:val="18"/>
                                </w:rPr>
                              </w:pPr>
                              <w:r>
                                <w:rPr>
                                  <w:rFonts w:hint="eastAsia"/>
                                  <w:sz w:val="18"/>
                                </w:rPr>
                                <w:t>Page67use=1</w:t>
                              </w:r>
                            </w:p>
                          </w:txbxContent>
                        </wps:txbx>
                        <wps:bodyPr rot="0" vert="horz" wrap="square" lIns="0" tIns="0" rIns="0" bIns="0" anchor="t" anchorCtr="0" upright="1">
                          <a:noAutofit/>
                        </wps:bodyPr>
                      </wps:wsp>
                      <wps:wsp>
                        <wps:cNvPr id="172" name="文本框 736"/>
                        <wps:cNvSpPr txBox="1">
                          <a:spLocks noChangeArrowheads="1"/>
                        </wps:cNvSpPr>
                        <wps:spPr bwMode="auto">
                          <a:xfrm>
                            <a:off x="2113" y="5496"/>
                            <a:ext cx="720" cy="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175B83BC" w14:textId="77777777" w:rsidR="006B51B8" w:rsidRDefault="006B51B8">
                              <w:pPr>
                                <w:spacing w:line="0" w:lineRule="atLeast"/>
                                <w:rPr>
                                  <w:sz w:val="18"/>
                                </w:rPr>
                              </w:pPr>
                              <w:r>
                                <w:rPr>
                                  <w:rFonts w:hint="eastAsia"/>
                                  <w:sz w:val="18"/>
                                </w:rPr>
                                <w:t>Page222use=0</w:t>
                              </w:r>
                            </w:p>
                          </w:txbxContent>
                        </wps:txbx>
                        <wps:bodyPr rot="0" vert="horz" wrap="square" lIns="0" tIns="0" rIns="0" bIns="0" anchor="t" anchorCtr="0" upright="1">
                          <a:noAutofit/>
                        </wps:bodyPr>
                      </wps:wsp>
                      <wps:wsp>
                        <wps:cNvPr id="173" name="文本框 737"/>
                        <wps:cNvSpPr txBox="1">
                          <a:spLocks noChangeArrowheads="1"/>
                        </wps:cNvSpPr>
                        <wps:spPr bwMode="auto">
                          <a:xfrm>
                            <a:off x="2653" y="6200"/>
                            <a:ext cx="72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3082BB03" w14:textId="77777777" w:rsidR="006B51B8" w:rsidRDefault="006B51B8">
                              <w:pPr>
                                <w:spacing w:line="0" w:lineRule="atLeast"/>
                                <w:rPr>
                                  <w:sz w:val="18"/>
                                </w:rPr>
                              </w:pPr>
                              <w:r>
                                <w:rPr>
                                  <w:rFonts w:hint="eastAsia"/>
                                  <w:sz w:val="18"/>
                                </w:rPr>
                                <w:t>Page33</w:t>
                              </w:r>
                              <w:r>
                                <w:rPr>
                                  <w:rFonts w:hint="eastAsia"/>
                                  <w:sz w:val="18"/>
                                  <w:lang w:eastAsia="zh-CN"/>
                                </w:rPr>
                                <w:t xml:space="preserve"> </w:t>
                              </w:r>
                              <w:r>
                                <w:rPr>
                                  <w:rFonts w:hint="eastAsia"/>
                                  <w:sz w:val="18"/>
                                </w:rPr>
                                <w:t>use=1</w:t>
                              </w:r>
                            </w:p>
                          </w:txbxContent>
                        </wps:txbx>
                        <wps:bodyPr rot="0" vert="horz" wrap="square" lIns="0" tIns="0" rIns="0" bIns="0" anchor="t" anchorCtr="0" upright="1">
                          <a:noAutofit/>
                        </wps:bodyPr>
                      </wps:wsp>
                      <wps:wsp>
                        <wps:cNvPr id="174" name="直线 738"/>
                        <wps:cNvCnPr>
                          <a:cxnSpLocks noChangeShapeType="1"/>
                        </wps:cNvCnPr>
                        <wps:spPr bwMode="auto">
                          <a:xfrm>
                            <a:off x="3913" y="3332"/>
                            <a:ext cx="0" cy="1057"/>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 name="直线 739"/>
                        <wps:cNvCnPr>
                          <a:cxnSpLocks noChangeShapeType="1"/>
                        </wps:cNvCnPr>
                        <wps:spPr bwMode="auto">
                          <a:xfrm>
                            <a:off x="2833" y="3634"/>
                            <a:ext cx="540" cy="906"/>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6" name="直线 740"/>
                        <wps:cNvCnPr>
                          <a:cxnSpLocks noChangeShapeType="1"/>
                        </wps:cNvCnPr>
                        <wps:spPr bwMode="auto">
                          <a:xfrm flipH="1">
                            <a:off x="4453" y="3634"/>
                            <a:ext cx="540" cy="906"/>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7" name="直线 741"/>
                        <wps:cNvCnPr>
                          <a:cxnSpLocks noChangeShapeType="1"/>
                        </wps:cNvCnPr>
                        <wps:spPr bwMode="auto">
                          <a:xfrm flipH="1">
                            <a:off x="4813" y="4389"/>
                            <a:ext cx="720" cy="453"/>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8" name="直线 742"/>
                        <wps:cNvCnPr>
                          <a:cxnSpLocks noChangeShapeType="1"/>
                        </wps:cNvCnPr>
                        <wps:spPr bwMode="auto">
                          <a:xfrm>
                            <a:off x="4813" y="5295"/>
                            <a:ext cx="1080" cy="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9" name="直线 743"/>
                        <wps:cNvCnPr>
                          <a:cxnSpLocks noChangeShapeType="1"/>
                        </wps:cNvCnPr>
                        <wps:spPr bwMode="auto">
                          <a:xfrm>
                            <a:off x="4813" y="5747"/>
                            <a:ext cx="900" cy="302"/>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 name="直线 744"/>
                        <wps:cNvCnPr>
                          <a:cxnSpLocks noChangeShapeType="1"/>
                        </wps:cNvCnPr>
                        <wps:spPr bwMode="auto">
                          <a:xfrm>
                            <a:off x="4453" y="6049"/>
                            <a:ext cx="720" cy="906"/>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1" name="直线 745"/>
                        <wps:cNvCnPr>
                          <a:cxnSpLocks noChangeShapeType="1"/>
                        </wps:cNvCnPr>
                        <wps:spPr bwMode="auto">
                          <a:xfrm>
                            <a:off x="4093" y="6200"/>
                            <a:ext cx="0" cy="1208"/>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 name="直线 746"/>
                        <wps:cNvCnPr>
                          <a:cxnSpLocks noChangeShapeType="1"/>
                        </wps:cNvCnPr>
                        <wps:spPr bwMode="auto">
                          <a:xfrm flipH="1">
                            <a:off x="3013" y="6200"/>
                            <a:ext cx="540" cy="906"/>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 name="直线 747"/>
                        <wps:cNvCnPr>
                          <a:cxnSpLocks noChangeShapeType="1"/>
                        </wps:cNvCnPr>
                        <wps:spPr bwMode="auto">
                          <a:xfrm flipH="1">
                            <a:off x="2293" y="5747"/>
                            <a:ext cx="900" cy="604"/>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直线 748"/>
                        <wps:cNvCnPr>
                          <a:cxnSpLocks noChangeShapeType="1"/>
                        </wps:cNvCnPr>
                        <wps:spPr bwMode="auto">
                          <a:xfrm flipH="1">
                            <a:off x="1933" y="5445"/>
                            <a:ext cx="1080" cy="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 name="文本框 749"/>
                        <wps:cNvSpPr txBox="1">
                          <a:spLocks noChangeArrowheads="1"/>
                        </wps:cNvSpPr>
                        <wps:spPr bwMode="auto">
                          <a:xfrm>
                            <a:off x="2653" y="4389"/>
                            <a:ext cx="360" cy="6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883091" w14:textId="77777777" w:rsidR="006B51B8" w:rsidRDefault="006B51B8">
                              <w:pPr>
                                <w:spacing w:line="0" w:lineRule="atLeast"/>
                                <w:rPr>
                                  <w:sz w:val="32"/>
                                </w:rPr>
                              </w:pPr>
                              <w:r>
                                <w:rPr>
                                  <w:rFonts w:hint="eastAsia"/>
                                  <w:sz w:val="32"/>
                                </w:rPr>
                                <w:t>．</w:t>
                              </w:r>
                            </w:p>
                          </w:txbxContent>
                        </wps:txbx>
                        <wps:bodyPr rot="0" vert="horz" wrap="square" lIns="0" tIns="0" rIns="0" bIns="0" anchor="t" anchorCtr="0" upright="1">
                          <a:noAutofit/>
                        </wps:bodyPr>
                      </wps:wsp>
                      <wps:wsp>
                        <wps:cNvPr id="186" name="直线 750"/>
                        <wps:cNvCnPr>
                          <a:cxnSpLocks noChangeShapeType="1"/>
                        </wps:cNvCnPr>
                        <wps:spPr bwMode="auto">
                          <a:xfrm flipV="1">
                            <a:off x="3913" y="5144"/>
                            <a:ext cx="900" cy="151"/>
                          </a:xfrm>
                          <a:prstGeom prst="line">
                            <a:avLst/>
                          </a:prstGeom>
                          <a:noFill/>
                          <a:ln w="19050" cmpd="sng">
                            <a:solidFill>
                              <a:srgbClr val="000000"/>
                            </a:solidFill>
                            <a:round/>
                            <a:headEnd/>
                            <a:tailEnd type="stealth"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7" name="文本框 751"/>
                        <wps:cNvSpPr txBox="1">
                          <a:spLocks noChangeArrowheads="1"/>
                        </wps:cNvSpPr>
                        <wps:spPr bwMode="auto">
                          <a:xfrm>
                            <a:off x="3605" y="5003"/>
                            <a:ext cx="488" cy="3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262EBB" w14:textId="77777777" w:rsidR="006B51B8" w:rsidRDefault="006B51B8">
                              <w:pPr>
                                <w:spacing w:line="0" w:lineRule="atLeast"/>
                              </w:pPr>
                              <w:r>
                                <w:rPr>
                                  <w:rFonts w:hint="eastAsia"/>
                                </w:rPr>
                                <w:t>指针</w:t>
                              </w:r>
                            </w:p>
                          </w:txbxContent>
                        </wps:txbx>
                        <wps:bodyPr rot="0" vert="horz" wrap="square" lIns="0" tIns="0" rIns="0" bIns="0" anchor="t" anchorCtr="0" upright="1">
                          <a:noAutofit/>
                        </wps:bodyPr>
                      </wps:wsp>
                      <wps:wsp>
                        <wps:cNvPr id="188" name="文本框 752"/>
                        <wps:cNvSpPr txBox="1">
                          <a:spLocks noChangeArrowheads="1"/>
                        </wps:cNvSpPr>
                        <wps:spPr bwMode="auto">
                          <a:xfrm>
                            <a:off x="3013" y="3000"/>
                            <a:ext cx="360" cy="3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DC3E46" w14:textId="77777777" w:rsidR="006B51B8" w:rsidRDefault="006B51B8">
                              <w:r>
                                <w:rPr>
                                  <w:rFonts w:hint="eastAsia"/>
                                </w:rPr>
                                <w:t>n-1</w:t>
                              </w:r>
                            </w:p>
                          </w:txbxContent>
                        </wps:txbx>
                        <wps:bodyPr rot="0" vert="horz" wrap="square" lIns="0" tIns="0" rIns="0" bIns="0" anchor="t" anchorCtr="0" upright="1">
                          <a:noAutofit/>
                        </wps:bodyPr>
                      </wps:wsp>
                      <wps:wsp>
                        <wps:cNvPr id="189" name="文本框 753"/>
                        <wps:cNvSpPr txBox="1">
                          <a:spLocks noChangeArrowheads="1"/>
                        </wps:cNvSpPr>
                        <wps:spPr bwMode="auto">
                          <a:xfrm>
                            <a:off x="4453" y="3030"/>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322B29" w14:textId="77777777" w:rsidR="006B51B8" w:rsidRDefault="006B51B8">
                              <w:r>
                                <w:rPr>
                                  <w:rFonts w:hint="eastAsia"/>
                                </w:rPr>
                                <w:t>0</w:t>
                              </w:r>
                            </w:p>
                          </w:txbxContent>
                        </wps:txbx>
                        <wps:bodyPr rot="0" vert="horz" wrap="square" lIns="0" tIns="0" rIns="0" bIns="0" anchor="t" anchorCtr="0" upright="1">
                          <a:noAutofit/>
                        </wps:bodyPr>
                      </wps:wsp>
                      <wps:wsp>
                        <wps:cNvPr id="190" name="直线 754"/>
                        <wps:cNvCnPr>
                          <a:cxnSpLocks noChangeShapeType="1"/>
                        </wps:cNvCnPr>
                        <wps:spPr bwMode="auto">
                          <a:xfrm>
                            <a:off x="4093" y="3030"/>
                            <a:ext cx="232" cy="438"/>
                          </a:xfrm>
                          <a:prstGeom prst="line">
                            <a:avLst/>
                          </a:prstGeom>
                          <a:noFill/>
                          <a:ln w="19050" cmpd="sng">
                            <a:solidFill>
                              <a:srgbClr val="000000"/>
                            </a:solidFill>
                            <a:round/>
                            <a:headEnd/>
                            <a:tailEnd type="stealth"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 name="文本框 755"/>
                        <wps:cNvSpPr txBox="1">
                          <a:spLocks noChangeArrowheads="1"/>
                        </wps:cNvSpPr>
                        <wps:spPr bwMode="auto">
                          <a:xfrm>
                            <a:off x="5353" y="3634"/>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145BEB" w14:textId="77777777" w:rsidR="006B51B8" w:rsidRDefault="006B51B8">
                              <w:r>
                                <w:rPr>
                                  <w:rFonts w:hint="eastAsia"/>
                                </w:rPr>
                                <w:t>1</w:t>
                              </w:r>
                            </w:p>
                          </w:txbxContent>
                        </wps:txbx>
                        <wps:bodyPr rot="0" vert="horz" wrap="square" lIns="0" tIns="0" rIns="0" bIns="0" anchor="t" anchorCtr="0" upright="1">
                          <a:noAutofit/>
                        </wps:bodyPr>
                      </wps:wsp>
                      <wps:wsp>
                        <wps:cNvPr id="192" name="文本框 756"/>
                        <wps:cNvSpPr txBox="1">
                          <a:spLocks noChangeArrowheads="1"/>
                        </wps:cNvSpPr>
                        <wps:spPr bwMode="auto">
                          <a:xfrm>
                            <a:off x="5893" y="4540"/>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7A6F80" w14:textId="77777777" w:rsidR="006B51B8" w:rsidRDefault="006B51B8">
                              <w:r>
                                <w:rPr>
                                  <w:rFonts w:hint="eastAsia"/>
                                </w:rPr>
                                <w:t>2</w:t>
                              </w:r>
                            </w:p>
                          </w:txbxContent>
                        </wps:txbx>
                        <wps:bodyPr rot="0" vert="horz" wrap="square" lIns="0" tIns="0" rIns="0" bIns="0" anchor="t" anchorCtr="0" upright="1">
                          <a:noAutofit/>
                        </wps:bodyPr>
                      </wps:wsp>
                      <wps:wsp>
                        <wps:cNvPr id="193" name="文本框 757"/>
                        <wps:cNvSpPr txBox="1">
                          <a:spLocks noChangeArrowheads="1"/>
                        </wps:cNvSpPr>
                        <wps:spPr bwMode="auto">
                          <a:xfrm>
                            <a:off x="5893" y="5596"/>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321F1A" w14:textId="77777777" w:rsidR="006B51B8" w:rsidRDefault="006B51B8">
                              <w:pPr>
                                <w:jc w:val="center"/>
                              </w:pPr>
                              <w:r>
                                <w:rPr>
                                  <w:rFonts w:hint="eastAsia"/>
                                </w:rPr>
                                <w:t>3</w:t>
                              </w:r>
                            </w:p>
                          </w:txbxContent>
                        </wps:txbx>
                        <wps:bodyPr rot="0" vert="horz" wrap="square" lIns="0" tIns="0" rIns="0" bIns="0" anchor="t" anchorCtr="0" upright="1">
                          <a:noAutofit/>
                        </wps:bodyPr>
                      </wps:wsp>
                      <wps:wsp>
                        <wps:cNvPr id="194" name="文本框 758"/>
                        <wps:cNvSpPr txBox="1">
                          <a:spLocks noChangeArrowheads="1"/>
                        </wps:cNvSpPr>
                        <wps:spPr bwMode="auto">
                          <a:xfrm>
                            <a:off x="5533" y="6502"/>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A58BA8" w14:textId="77777777" w:rsidR="006B51B8" w:rsidRDefault="006B51B8">
                              <w:pPr>
                                <w:jc w:val="center"/>
                              </w:pPr>
                              <w:r>
                                <w:rPr>
                                  <w:rFonts w:hint="eastAsia"/>
                                </w:rPr>
                                <w:t>4</w:t>
                              </w:r>
                            </w:p>
                          </w:txbxContent>
                        </wps:txbx>
                        <wps:bodyPr rot="0" vert="horz" wrap="square" lIns="0" tIns="0" rIns="0" bIns="0" anchor="t" anchorCtr="0" upright="1">
                          <a:noAutofit/>
                        </wps:bodyPr>
                      </wps:wsp>
                      <wps:wsp>
                        <wps:cNvPr id="195" name="文本框 759"/>
                        <wps:cNvSpPr txBox="1">
                          <a:spLocks noChangeArrowheads="1"/>
                        </wps:cNvSpPr>
                        <wps:spPr bwMode="auto">
                          <a:xfrm>
                            <a:off x="4813" y="7257"/>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1A549C" w14:textId="77777777" w:rsidR="006B51B8" w:rsidRDefault="006B51B8">
                              <w:pPr>
                                <w:jc w:val="center"/>
                              </w:pPr>
                              <w:r>
                                <w:rPr>
                                  <w:rFonts w:hint="eastAsia"/>
                                </w:rPr>
                                <w:t>5</w:t>
                              </w:r>
                            </w:p>
                          </w:txbxContent>
                        </wps:txbx>
                        <wps:bodyPr rot="0" vert="horz" wrap="square" lIns="0" tIns="0" rIns="0" bIns="0" anchor="t" anchorCtr="0" upright="1">
                          <a:noAutofit/>
                        </wps:bodyPr>
                      </wps:wsp>
                      <wps:wsp>
                        <wps:cNvPr id="196" name="文本框 760"/>
                        <wps:cNvSpPr txBox="1">
                          <a:spLocks noChangeArrowheads="1"/>
                        </wps:cNvSpPr>
                        <wps:spPr bwMode="auto">
                          <a:xfrm>
                            <a:off x="3373" y="7408"/>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6FC3ED" w14:textId="77777777" w:rsidR="006B51B8" w:rsidRDefault="006B51B8">
                              <w:pPr>
                                <w:jc w:val="center"/>
                              </w:pPr>
                              <w:r>
                                <w:rPr>
                                  <w:rFonts w:hint="eastAsia"/>
                                </w:rPr>
                                <w:t>6</w:t>
                              </w:r>
                            </w:p>
                          </w:txbxContent>
                        </wps:txbx>
                        <wps:bodyPr rot="0" vert="horz" wrap="square" lIns="0" tIns="0" rIns="0" bIns="0" anchor="t" anchorCtr="0" upright="1">
                          <a:noAutofit/>
                        </wps:bodyPr>
                      </wps:wsp>
                      <wps:wsp>
                        <wps:cNvPr id="197" name="文本框 761"/>
                        <wps:cNvSpPr txBox="1">
                          <a:spLocks noChangeArrowheads="1"/>
                        </wps:cNvSpPr>
                        <wps:spPr bwMode="auto">
                          <a:xfrm>
                            <a:off x="2293" y="6955"/>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0EDD7C" w14:textId="77777777" w:rsidR="006B51B8" w:rsidRDefault="006B51B8">
                              <w:pPr>
                                <w:jc w:val="center"/>
                              </w:pPr>
                              <w:r>
                                <w:rPr>
                                  <w:rFonts w:hint="eastAsia"/>
                                </w:rPr>
                                <w:t>7</w:t>
                              </w:r>
                            </w:p>
                          </w:txbxContent>
                        </wps:txbx>
                        <wps:bodyPr rot="0" vert="horz" wrap="square" lIns="0" tIns="0" rIns="0" bIns="0" anchor="t" anchorCtr="0" upright="1">
                          <a:noAutofit/>
                        </wps:bodyPr>
                      </wps:wsp>
                      <wps:wsp>
                        <wps:cNvPr id="198" name="文本框 762"/>
                        <wps:cNvSpPr txBox="1">
                          <a:spLocks noChangeArrowheads="1"/>
                        </wps:cNvSpPr>
                        <wps:spPr bwMode="auto">
                          <a:xfrm>
                            <a:off x="1753" y="5898"/>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EFF80B" w14:textId="77777777" w:rsidR="006B51B8" w:rsidRDefault="006B51B8">
                              <w:pPr>
                                <w:jc w:val="center"/>
                              </w:pPr>
                              <w:r>
                                <w:rPr>
                                  <w:rFonts w:hint="eastAsia"/>
                                </w:rPr>
                                <w:t>8</w:t>
                              </w:r>
                            </w:p>
                          </w:txbxContent>
                        </wps:txbx>
                        <wps:bodyPr rot="0" vert="horz" wrap="square" lIns="0" tIns="0" rIns="0" bIns="0" anchor="t" anchorCtr="0" upright="1">
                          <a:noAutofit/>
                        </wps:bodyPr>
                      </wps:wsp>
                      <wps:wsp>
                        <wps:cNvPr id="199" name="文本框 763"/>
                        <wps:cNvSpPr txBox="1">
                          <a:spLocks noChangeArrowheads="1"/>
                        </wps:cNvSpPr>
                        <wps:spPr bwMode="auto">
                          <a:xfrm>
                            <a:off x="2653" y="7706"/>
                            <a:ext cx="3060" cy="3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66F272" w14:textId="77777777" w:rsidR="006B51B8" w:rsidRDefault="006B51B8">
                              <w:pPr>
                                <w:rPr>
                                  <w:lang w:eastAsia="zh-CN"/>
                                </w:rPr>
                              </w:pPr>
                              <w:r>
                                <w:rPr>
                                  <w:rFonts w:hint="eastAsia"/>
                                  <w:lang w:eastAsia="zh-CN"/>
                                </w:rPr>
                                <w:t>（</w:t>
                              </w:r>
                              <w:r>
                                <w:rPr>
                                  <w:rFonts w:hint="eastAsia"/>
                                  <w:lang w:eastAsia="zh-CN"/>
                                </w:rPr>
                                <w:t>A</w:t>
                              </w:r>
                              <w:r>
                                <w:rPr>
                                  <w:rFonts w:hint="eastAsia"/>
                                  <w:lang w:eastAsia="zh-CN"/>
                                </w:rPr>
                                <w:t>）一个页替换前的缓</w:t>
                              </w:r>
                            </w:p>
                            <w:p w14:paraId="696FD97A" w14:textId="77777777" w:rsidR="006B51B8" w:rsidRDefault="006B51B8">
                              <w:pPr>
                                <w:rPr>
                                  <w:lang w:eastAsia="zh-CN"/>
                                </w:rPr>
                              </w:pPr>
                            </w:p>
                            <w:p w14:paraId="02F703E7" w14:textId="77777777" w:rsidR="006B51B8" w:rsidRDefault="006B51B8">
                              <w:pPr>
                                <w:rPr>
                                  <w:lang w:eastAsia="zh-CN"/>
                                </w:rPr>
                              </w:pPr>
                            </w:p>
                            <w:p w14:paraId="595D5B94" w14:textId="77777777" w:rsidR="006B51B8" w:rsidRDefault="006B51B8">
                              <w:pPr>
                                <w:rPr>
                                  <w:lang w:eastAsia="zh-CN"/>
                                </w:rPr>
                              </w:pPr>
                            </w:p>
                            <w:p w14:paraId="6D8F327A" w14:textId="77777777" w:rsidR="006B51B8" w:rsidRDefault="006B51B8">
                              <w:pPr>
                                <w:rPr>
                                  <w:lang w:eastAsia="zh-CN"/>
                                </w:rPr>
                              </w:pPr>
                            </w:p>
                            <w:p w14:paraId="299070E0" w14:textId="77777777" w:rsidR="006B51B8" w:rsidRDefault="006B51B8">
                              <w:r>
                                <w:rPr>
                                  <w:rFonts w:hint="eastAsia"/>
                                </w:rPr>
                                <w:t>冲区状态</w:t>
                              </w:r>
                            </w:p>
                          </w:txbxContent>
                        </wps:txbx>
                        <wps:bodyPr rot="0" vert="horz" wrap="square" lIns="0" tIns="0" rIns="0" bIns="0" anchor="t" anchorCtr="0" upright="1">
                          <a:noAutofit/>
                        </wps:bodyPr>
                      </wps:wsp>
                      <wps:wsp>
                        <wps:cNvPr id="200" name="椭圆 764"/>
                        <wps:cNvSpPr>
                          <a:spLocks noChangeArrowheads="1"/>
                        </wps:cNvSpPr>
                        <wps:spPr bwMode="auto">
                          <a:xfrm>
                            <a:off x="6433" y="3177"/>
                            <a:ext cx="3960" cy="4076"/>
                          </a:xfrm>
                          <a:prstGeom prst="ellipse">
                            <a:avLst/>
                          </a:pr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0" rIns="91440" bIns="0" anchor="t" anchorCtr="0" upright="1">
                          <a:noAutofit/>
                        </wps:bodyPr>
                      </wps:wsp>
                      <wps:wsp>
                        <wps:cNvPr id="201" name="椭圆 765"/>
                        <wps:cNvSpPr>
                          <a:spLocks noChangeArrowheads="1"/>
                        </wps:cNvSpPr>
                        <wps:spPr bwMode="auto">
                          <a:xfrm>
                            <a:off x="7513" y="4233"/>
                            <a:ext cx="1800" cy="1811"/>
                          </a:xfrm>
                          <a:prstGeom prst="ellipse">
                            <a:avLst/>
                          </a:pr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0" rIns="91440" bIns="0" anchor="t" anchorCtr="0" upright="1">
                          <a:noAutofit/>
                        </wps:bodyPr>
                      </wps:wsp>
                      <wps:wsp>
                        <wps:cNvPr id="202" name="文本框 766"/>
                        <wps:cNvSpPr txBox="1">
                          <a:spLocks noChangeArrowheads="1"/>
                        </wps:cNvSpPr>
                        <wps:spPr bwMode="auto">
                          <a:xfrm>
                            <a:off x="7693" y="3629"/>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32BB2C5D" w14:textId="77777777" w:rsidR="006B51B8" w:rsidRDefault="006B51B8">
                              <w:pPr>
                                <w:spacing w:line="0" w:lineRule="atLeast"/>
                                <w:rPr>
                                  <w:sz w:val="18"/>
                                </w:rPr>
                              </w:pPr>
                              <w:r>
                                <w:rPr>
                                  <w:rFonts w:hint="eastAsia"/>
                                  <w:sz w:val="18"/>
                                </w:rPr>
                                <w:t>Page9 use=1</w:t>
                              </w:r>
                            </w:p>
                          </w:txbxContent>
                        </wps:txbx>
                        <wps:bodyPr rot="0" vert="horz" wrap="square" lIns="0" tIns="0" rIns="0" bIns="0" anchor="t" anchorCtr="0" upright="1">
                          <a:noAutofit/>
                        </wps:bodyPr>
                      </wps:wsp>
                      <wps:wsp>
                        <wps:cNvPr id="203" name="文本框 767"/>
                        <wps:cNvSpPr txBox="1">
                          <a:spLocks noChangeArrowheads="1"/>
                        </wps:cNvSpPr>
                        <wps:spPr bwMode="auto">
                          <a:xfrm>
                            <a:off x="8593" y="3629"/>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428F862E" w14:textId="77777777" w:rsidR="006B51B8" w:rsidRDefault="006B51B8">
                              <w:pPr>
                                <w:spacing w:line="0" w:lineRule="atLeast"/>
                                <w:rPr>
                                  <w:sz w:val="18"/>
                                </w:rPr>
                              </w:pPr>
                              <w:r>
                                <w:rPr>
                                  <w:rFonts w:hint="eastAsia"/>
                                  <w:sz w:val="18"/>
                                </w:rPr>
                                <w:t>Page19use=1</w:t>
                              </w:r>
                            </w:p>
                          </w:txbxContent>
                        </wps:txbx>
                        <wps:bodyPr rot="0" vert="horz" wrap="square" lIns="0" tIns="0" rIns="0" bIns="0" anchor="t" anchorCtr="0" upright="1">
                          <a:noAutofit/>
                        </wps:bodyPr>
                      </wps:wsp>
                      <wps:wsp>
                        <wps:cNvPr id="204" name="文本框 768"/>
                        <wps:cNvSpPr txBox="1">
                          <a:spLocks noChangeArrowheads="1"/>
                        </wps:cNvSpPr>
                        <wps:spPr bwMode="auto">
                          <a:xfrm>
                            <a:off x="9313" y="3931"/>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1436D6D8" w14:textId="77777777" w:rsidR="006B51B8" w:rsidRDefault="006B51B8">
                              <w:pPr>
                                <w:spacing w:line="0" w:lineRule="atLeast"/>
                                <w:rPr>
                                  <w:sz w:val="18"/>
                                </w:rPr>
                              </w:pPr>
                              <w:r>
                                <w:rPr>
                                  <w:rFonts w:hint="eastAsia"/>
                                  <w:sz w:val="18"/>
                                </w:rPr>
                                <w:t>Page1</w:t>
                              </w:r>
                              <w:r>
                                <w:rPr>
                                  <w:rFonts w:hint="eastAsia"/>
                                  <w:sz w:val="18"/>
                                  <w:lang w:eastAsia="zh-CN"/>
                                </w:rPr>
                                <w:t xml:space="preserve"> </w:t>
                              </w:r>
                              <w:r>
                                <w:rPr>
                                  <w:rFonts w:hint="eastAsia"/>
                                  <w:sz w:val="18"/>
                                </w:rPr>
                                <w:t>use=1</w:t>
                              </w:r>
                            </w:p>
                          </w:txbxContent>
                        </wps:txbx>
                        <wps:bodyPr rot="0" vert="horz" wrap="square" lIns="0" tIns="0" rIns="0" bIns="0" anchor="t" anchorCtr="0" upright="1">
                          <a:noAutofit/>
                        </wps:bodyPr>
                      </wps:wsp>
                      <wps:wsp>
                        <wps:cNvPr id="205" name="文本框 769"/>
                        <wps:cNvSpPr txBox="1">
                          <a:spLocks noChangeArrowheads="1"/>
                        </wps:cNvSpPr>
                        <wps:spPr bwMode="auto">
                          <a:xfrm>
                            <a:off x="9673" y="4534"/>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302DC812" w14:textId="77777777" w:rsidR="006B51B8" w:rsidRDefault="006B51B8">
                              <w:pPr>
                                <w:spacing w:line="0" w:lineRule="atLeast"/>
                                <w:rPr>
                                  <w:sz w:val="18"/>
                                </w:rPr>
                              </w:pPr>
                              <w:r>
                                <w:rPr>
                                  <w:rFonts w:hint="eastAsia"/>
                                  <w:sz w:val="18"/>
                                </w:rPr>
                                <w:t>Page45use=0</w:t>
                              </w:r>
                            </w:p>
                          </w:txbxContent>
                        </wps:txbx>
                        <wps:bodyPr rot="0" vert="horz" wrap="square" lIns="0" tIns="0" rIns="0" bIns="0" anchor="t" anchorCtr="0" upright="1">
                          <a:noAutofit/>
                        </wps:bodyPr>
                      </wps:wsp>
                      <wps:wsp>
                        <wps:cNvPr id="206" name="文本框 770"/>
                        <wps:cNvSpPr txBox="1">
                          <a:spLocks noChangeArrowheads="1"/>
                        </wps:cNvSpPr>
                        <wps:spPr bwMode="auto">
                          <a:xfrm>
                            <a:off x="9493" y="5138"/>
                            <a:ext cx="720"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14999C24" w14:textId="77777777" w:rsidR="006B51B8" w:rsidRDefault="006B51B8">
                              <w:pPr>
                                <w:spacing w:line="0" w:lineRule="atLeast"/>
                                <w:rPr>
                                  <w:sz w:val="18"/>
                                </w:rPr>
                              </w:pPr>
                              <w:r>
                                <w:rPr>
                                  <w:rFonts w:hint="eastAsia"/>
                                  <w:sz w:val="18"/>
                                </w:rPr>
                                <w:t>Page191use=0</w:t>
                              </w:r>
                            </w:p>
                          </w:txbxContent>
                        </wps:txbx>
                        <wps:bodyPr rot="0" vert="horz" wrap="square" lIns="0" tIns="0" rIns="0" bIns="0" anchor="t" anchorCtr="0" upright="1">
                          <a:noAutofit/>
                        </wps:bodyPr>
                      </wps:wsp>
                      <wps:wsp>
                        <wps:cNvPr id="207" name="文本框 771"/>
                        <wps:cNvSpPr txBox="1">
                          <a:spLocks noChangeArrowheads="1"/>
                        </wps:cNvSpPr>
                        <wps:spPr bwMode="auto">
                          <a:xfrm>
                            <a:off x="9313" y="5891"/>
                            <a:ext cx="72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1A933BAC" w14:textId="77777777" w:rsidR="006B51B8" w:rsidRDefault="006B51B8">
                              <w:pPr>
                                <w:spacing w:line="0" w:lineRule="atLeast"/>
                                <w:rPr>
                                  <w:sz w:val="18"/>
                                </w:rPr>
                              </w:pPr>
                              <w:r>
                                <w:rPr>
                                  <w:rFonts w:hint="eastAsia"/>
                                  <w:sz w:val="18"/>
                                </w:rPr>
                                <w:t>Page727use=1</w:t>
                              </w:r>
                            </w:p>
                          </w:txbxContent>
                        </wps:txbx>
                        <wps:bodyPr rot="0" vert="horz" wrap="square" lIns="0" tIns="0" rIns="0" bIns="0" anchor="t" anchorCtr="0" upright="1">
                          <a:noAutofit/>
                        </wps:bodyPr>
                      </wps:wsp>
                      <wps:wsp>
                        <wps:cNvPr id="208" name="文本框 772"/>
                        <wps:cNvSpPr txBox="1">
                          <a:spLocks noChangeArrowheads="1"/>
                        </wps:cNvSpPr>
                        <wps:spPr bwMode="auto">
                          <a:xfrm>
                            <a:off x="8773" y="6344"/>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45779DF3" w14:textId="77777777" w:rsidR="006B51B8" w:rsidRDefault="006B51B8">
                              <w:pPr>
                                <w:spacing w:line="0" w:lineRule="atLeast"/>
                                <w:rPr>
                                  <w:sz w:val="18"/>
                                </w:rPr>
                              </w:pPr>
                              <w:r>
                                <w:rPr>
                                  <w:rFonts w:hint="eastAsia"/>
                                  <w:sz w:val="18"/>
                                </w:rPr>
                                <w:t>Page13use=0</w:t>
                              </w:r>
                            </w:p>
                          </w:txbxContent>
                        </wps:txbx>
                        <wps:bodyPr rot="0" vert="horz" wrap="square" lIns="0" tIns="0" rIns="0" bIns="0" anchor="t" anchorCtr="0" upright="1">
                          <a:noAutofit/>
                        </wps:bodyPr>
                      </wps:wsp>
                      <wps:wsp>
                        <wps:cNvPr id="209" name="文本框 773"/>
                        <wps:cNvSpPr txBox="1">
                          <a:spLocks noChangeArrowheads="1"/>
                        </wps:cNvSpPr>
                        <wps:spPr bwMode="auto">
                          <a:xfrm>
                            <a:off x="7873" y="6344"/>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49BCBFBE" w14:textId="77777777" w:rsidR="006B51B8" w:rsidRDefault="006B51B8">
                              <w:pPr>
                                <w:spacing w:line="0" w:lineRule="atLeast"/>
                                <w:rPr>
                                  <w:sz w:val="18"/>
                                </w:rPr>
                              </w:pPr>
                              <w:r>
                                <w:rPr>
                                  <w:rFonts w:hint="eastAsia"/>
                                  <w:sz w:val="18"/>
                                </w:rPr>
                                <w:t>Page67use=1</w:t>
                              </w:r>
                            </w:p>
                          </w:txbxContent>
                        </wps:txbx>
                        <wps:bodyPr rot="0" vert="horz" wrap="square" lIns="0" tIns="0" rIns="0" bIns="0" anchor="t" anchorCtr="0" upright="1">
                          <a:noAutofit/>
                        </wps:bodyPr>
                      </wps:wsp>
                      <wps:wsp>
                        <wps:cNvPr id="210" name="文本框 774"/>
                        <wps:cNvSpPr txBox="1">
                          <a:spLocks noChangeArrowheads="1"/>
                        </wps:cNvSpPr>
                        <wps:spPr bwMode="auto">
                          <a:xfrm>
                            <a:off x="7153" y="6148"/>
                            <a:ext cx="72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598EFC98" w14:textId="77777777" w:rsidR="006B51B8" w:rsidRDefault="006B51B8">
                              <w:pPr>
                                <w:spacing w:line="0" w:lineRule="atLeast"/>
                                <w:rPr>
                                  <w:sz w:val="18"/>
                                </w:rPr>
                              </w:pPr>
                              <w:r>
                                <w:rPr>
                                  <w:rFonts w:hint="eastAsia"/>
                                  <w:sz w:val="18"/>
                                </w:rPr>
                                <w:t>Page33</w:t>
                              </w:r>
                              <w:r>
                                <w:rPr>
                                  <w:rFonts w:hint="eastAsia"/>
                                  <w:sz w:val="18"/>
                                  <w:lang w:eastAsia="zh-CN"/>
                                </w:rPr>
                                <w:t xml:space="preserve"> </w:t>
                              </w:r>
                              <w:r>
                                <w:rPr>
                                  <w:rFonts w:hint="eastAsia"/>
                                  <w:sz w:val="18"/>
                                </w:rPr>
                                <w:t>use=1</w:t>
                              </w:r>
                            </w:p>
                          </w:txbxContent>
                        </wps:txbx>
                        <wps:bodyPr rot="0" vert="horz" wrap="square" lIns="0" tIns="0" rIns="0" bIns="0" anchor="t" anchorCtr="0" upright="1">
                          <a:noAutofit/>
                        </wps:bodyPr>
                      </wps:wsp>
                      <wps:wsp>
                        <wps:cNvPr id="211" name="文本框 775"/>
                        <wps:cNvSpPr txBox="1">
                          <a:spLocks noChangeArrowheads="1"/>
                        </wps:cNvSpPr>
                        <wps:spPr bwMode="auto">
                          <a:xfrm>
                            <a:off x="6613" y="5340"/>
                            <a:ext cx="900"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29FC3EAB" w14:textId="77777777" w:rsidR="006B51B8" w:rsidRDefault="006B51B8">
                              <w:pPr>
                                <w:spacing w:line="0" w:lineRule="atLeast"/>
                                <w:rPr>
                                  <w:sz w:val="18"/>
                                </w:rPr>
                              </w:pPr>
                              <w:r>
                                <w:rPr>
                                  <w:rFonts w:hint="eastAsia"/>
                                  <w:sz w:val="18"/>
                                </w:rPr>
                                <w:t>Page222</w:t>
                              </w:r>
                              <w:r>
                                <w:rPr>
                                  <w:rFonts w:hint="eastAsia"/>
                                  <w:sz w:val="18"/>
                                  <w:lang w:eastAsia="zh-CN"/>
                                </w:rPr>
                                <w:t xml:space="preserve"> </w:t>
                              </w:r>
                              <w:r>
                                <w:rPr>
                                  <w:rFonts w:hint="eastAsia"/>
                                  <w:sz w:val="18"/>
                                </w:rPr>
                                <w:t>use=0</w:t>
                              </w:r>
                            </w:p>
                          </w:txbxContent>
                        </wps:txbx>
                        <wps:bodyPr rot="0" vert="horz" wrap="square" lIns="0" tIns="0" rIns="0" bIns="0" anchor="t" anchorCtr="0" upright="1">
                          <a:noAutofit/>
                        </wps:bodyPr>
                      </wps:wsp>
                      <wps:wsp>
                        <wps:cNvPr id="212" name="直线 776"/>
                        <wps:cNvCnPr>
                          <a:cxnSpLocks noChangeShapeType="1"/>
                        </wps:cNvCnPr>
                        <wps:spPr bwMode="auto">
                          <a:xfrm>
                            <a:off x="8413" y="3177"/>
                            <a:ext cx="0" cy="1057"/>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直线 777"/>
                        <wps:cNvCnPr>
                          <a:cxnSpLocks noChangeShapeType="1"/>
                        </wps:cNvCnPr>
                        <wps:spPr bwMode="auto">
                          <a:xfrm>
                            <a:off x="7333" y="3478"/>
                            <a:ext cx="540" cy="906"/>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直线 778"/>
                        <wps:cNvCnPr>
                          <a:cxnSpLocks noChangeShapeType="1"/>
                        </wps:cNvCnPr>
                        <wps:spPr bwMode="auto">
                          <a:xfrm flipH="1">
                            <a:off x="8953" y="3478"/>
                            <a:ext cx="540" cy="906"/>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 name="直线 779"/>
                        <wps:cNvCnPr>
                          <a:cxnSpLocks noChangeShapeType="1"/>
                        </wps:cNvCnPr>
                        <wps:spPr bwMode="auto">
                          <a:xfrm flipH="1">
                            <a:off x="9313" y="4233"/>
                            <a:ext cx="720" cy="453"/>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 name="直线 780"/>
                        <wps:cNvCnPr>
                          <a:cxnSpLocks noChangeShapeType="1"/>
                        </wps:cNvCnPr>
                        <wps:spPr bwMode="auto">
                          <a:xfrm>
                            <a:off x="9313" y="5138"/>
                            <a:ext cx="1080" cy="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7" name="直线 781"/>
                        <wps:cNvCnPr>
                          <a:cxnSpLocks noChangeShapeType="1"/>
                        </wps:cNvCnPr>
                        <wps:spPr bwMode="auto">
                          <a:xfrm>
                            <a:off x="9313" y="5589"/>
                            <a:ext cx="900" cy="302"/>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8" name="直线 782"/>
                        <wps:cNvCnPr>
                          <a:cxnSpLocks noChangeShapeType="1"/>
                        </wps:cNvCnPr>
                        <wps:spPr bwMode="auto">
                          <a:xfrm>
                            <a:off x="8953" y="5891"/>
                            <a:ext cx="720" cy="906"/>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9" name="直线 783"/>
                        <wps:cNvCnPr>
                          <a:cxnSpLocks noChangeShapeType="1"/>
                        </wps:cNvCnPr>
                        <wps:spPr bwMode="auto">
                          <a:xfrm>
                            <a:off x="8593" y="6042"/>
                            <a:ext cx="0" cy="1208"/>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直线 784"/>
                        <wps:cNvCnPr>
                          <a:cxnSpLocks noChangeShapeType="1"/>
                        </wps:cNvCnPr>
                        <wps:spPr bwMode="auto">
                          <a:xfrm flipH="1">
                            <a:off x="7513" y="6042"/>
                            <a:ext cx="540" cy="906"/>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1" name="直线 785"/>
                        <wps:cNvCnPr>
                          <a:cxnSpLocks noChangeShapeType="1"/>
                        </wps:cNvCnPr>
                        <wps:spPr bwMode="auto">
                          <a:xfrm flipH="1">
                            <a:off x="6793" y="5589"/>
                            <a:ext cx="900" cy="604"/>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 name="直线 786"/>
                        <wps:cNvCnPr>
                          <a:cxnSpLocks noChangeShapeType="1"/>
                        </wps:cNvCnPr>
                        <wps:spPr bwMode="auto">
                          <a:xfrm flipH="1">
                            <a:off x="6433" y="5288"/>
                            <a:ext cx="1080" cy="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 name="文本框 787"/>
                        <wps:cNvSpPr txBox="1">
                          <a:spLocks noChangeArrowheads="1"/>
                        </wps:cNvSpPr>
                        <wps:spPr bwMode="auto">
                          <a:xfrm>
                            <a:off x="7153" y="4233"/>
                            <a:ext cx="360" cy="6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591906" w14:textId="77777777" w:rsidR="006B51B8" w:rsidRDefault="006B51B8">
                              <w:pPr>
                                <w:ind w:firstLineChars="50" w:firstLine="160"/>
                                <w:rPr>
                                  <w:sz w:val="32"/>
                                </w:rPr>
                              </w:pPr>
                              <w:r>
                                <w:rPr>
                                  <w:rFonts w:hint="eastAsia"/>
                                  <w:sz w:val="32"/>
                                </w:rPr>
                                <w:t>．</w:t>
                              </w:r>
                            </w:p>
                          </w:txbxContent>
                        </wps:txbx>
                        <wps:bodyPr rot="0" vert="horz" wrap="square" lIns="0" tIns="0" rIns="0" bIns="0" anchor="t" anchorCtr="0" upright="1">
                          <a:noAutofit/>
                        </wps:bodyPr>
                      </wps:wsp>
                      <wps:wsp>
                        <wps:cNvPr id="224" name="文本框 788"/>
                        <wps:cNvSpPr txBox="1">
                          <a:spLocks noChangeArrowheads="1"/>
                        </wps:cNvSpPr>
                        <wps:spPr bwMode="auto">
                          <a:xfrm>
                            <a:off x="7693" y="2844"/>
                            <a:ext cx="360" cy="3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BF8074" w14:textId="77777777" w:rsidR="006B51B8" w:rsidRDefault="006B51B8">
                              <w:r>
                                <w:rPr>
                                  <w:rFonts w:hint="eastAsia"/>
                                </w:rPr>
                                <w:t>n-1</w:t>
                              </w:r>
                            </w:p>
                          </w:txbxContent>
                        </wps:txbx>
                        <wps:bodyPr rot="0" vert="horz" wrap="square" lIns="0" tIns="0" rIns="0" bIns="0" anchor="t" anchorCtr="0" upright="1">
                          <a:noAutofit/>
                        </wps:bodyPr>
                      </wps:wsp>
                      <wps:wsp>
                        <wps:cNvPr id="225" name="文本框 789"/>
                        <wps:cNvSpPr txBox="1">
                          <a:spLocks noChangeArrowheads="1"/>
                        </wps:cNvSpPr>
                        <wps:spPr bwMode="auto">
                          <a:xfrm>
                            <a:off x="8953" y="2875"/>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2F76CD" w14:textId="77777777" w:rsidR="006B51B8" w:rsidRDefault="006B51B8">
                              <w:r>
                                <w:rPr>
                                  <w:rFonts w:hint="eastAsia"/>
                                </w:rPr>
                                <w:t>0</w:t>
                              </w:r>
                            </w:p>
                          </w:txbxContent>
                        </wps:txbx>
                        <wps:bodyPr rot="0" vert="horz" wrap="square" lIns="0" tIns="0" rIns="0" bIns="0" anchor="t" anchorCtr="0" upright="1">
                          <a:noAutofit/>
                        </wps:bodyPr>
                      </wps:wsp>
                      <wps:wsp>
                        <wps:cNvPr id="226" name="文本框 790"/>
                        <wps:cNvSpPr txBox="1">
                          <a:spLocks noChangeArrowheads="1"/>
                        </wps:cNvSpPr>
                        <wps:spPr bwMode="auto">
                          <a:xfrm>
                            <a:off x="9853" y="3478"/>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5F9CBD" w14:textId="77777777" w:rsidR="006B51B8" w:rsidRDefault="006B51B8">
                              <w:r>
                                <w:rPr>
                                  <w:rFonts w:hint="eastAsia"/>
                                </w:rPr>
                                <w:t>1</w:t>
                              </w:r>
                            </w:p>
                          </w:txbxContent>
                        </wps:txbx>
                        <wps:bodyPr rot="0" vert="horz" wrap="square" lIns="0" tIns="0" rIns="0" bIns="0" anchor="t" anchorCtr="0" upright="1">
                          <a:noAutofit/>
                        </wps:bodyPr>
                      </wps:wsp>
                      <wps:wsp>
                        <wps:cNvPr id="227" name="文本框 791"/>
                        <wps:cNvSpPr txBox="1">
                          <a:spLocks noChangeArrowheads="1"/>
                        </wps:cNvSpPr>
                        <wps:spPr bwMode="auto">
                          <a:xfrm>
                            <a:off x="10393" y="4384"/>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563E1F" w14:textId="77777777" w:rsidR="006B51B8" w:rsidRDefault="006B51B8">
                              <w:r>
                                <w:rPr>
                                  <w:rFonts w:hint="eastAsia"/>
                                </w:rPr>
                                <w:t>2</w:t>
                              </w:r>
                            </w:p>
                          </w:txbxContent>
                        </wps:txbx>
                        <wps:bodyPr rot="0" vert="horz" wrap="square" lIns="0" tIns="0" rIns="0" bIns="0" anchor="t" anchorCtr="0" upright="1">
                          <a:noAutofit/>
                        </wps:bodyPr>
                      </wps:wsp>
                      <wps:wsp>
                        <wps:cNvPr id="228" name="文本框 792"/>
                        <wps:cNvSpPr txBox="1">
                          <a:spLocks noChangeArrowheads="1"/>
                        </wps:cNvSpPr>
                        <wps:spPr bwMode="auto">
                          <a:xfrm>
                            <a:off x="10393" y="5439"/>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5B0CC5" w14:textId="77777777" w:rsidR="006B51B8" w:rsidRDefault="006B51B8">
                              <w:pPr>
                                <w:jc w:val="center"/>
                              </w:pPr>
                              <w:r>
                                <w:rPr>
                                  <w:rFonts w:hint="eastAsia"/>
                                </w:rPr>
                                <w:t>3</w:t>
                              </w:r>
                            </w:p>
                          </w:txbxContent>
                        </wps:txbx>
                        <wps:bodyPr rot="0" vert="horz" wrap="square" lIns="0" tIns="0" rIns="0" bIns="0" anchor="t" anchorCtr="0" upright="1">
                          <a:noAutofit/>
                        </wps:bodyPr>
                      </wps:wsp>
                      <wps:wsp>
                        <wps:cNvPr id="229" name="文本框 793"/>
                        <wps:cNvSpPr txBox="1">
                          <a:spLocks noChangeArrowheads="1"/>
                        </wps:cNvSpPr>
                        <wps:spPr bwMode="auto">
                          <a:xfrm>
                            <a:off x="10033" y="6344"/>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DE5DE2" w14:textId="77777777" w:rsidR="006B51B8" w:rsidRDefault="006B51B8">
                              <w:pPr>
                                <w:jc w:val="center"/>
                              </w:pPr>
                              <w:r>
                                <w:rPr>
                                  <w:rFonts w:hint="eastAsia"/>
                                </w:rPr>
                                <w:t>4</w:t>
                              </w:r>
                            </w:p>
                          </w:txbxContent>
                        </wps:txbx>
                        <wps:bodyPr rot="0" vert="horz" wrap="square" lIns="0" tIns="0" rIns="0" bIns="0" anchor="t" anchorCtr="0" upright="1">
                          <a:noAutofit/>
                        </wps:bodyPr>
                      </wps:wsp>
                      <wps:wsp>
                        <wps:cNvPr id="230" name="文本框 794"/>
                        <wps:cNvSpPr txBox="1">
                          <a:spLocks noChangeArrowheads="1"/>
                        </wps:cNvSpPr>
                        <wps:spPr bwMode="auto">
                          <a:xfrm>
                            <a:off x="9313" y="7098"/>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42C756" w14:textId="77777777" w:rsidR="006B51B8" w:rsidRDefault="006B51B8">
                              <w:pPr>
                                <w:jc w:val="center"/>
                              </w:pPr>
                              <w:r>
                                <w:rPr>
                                  <w:rFonts w:hint="eastAsia"/>
                                </w:rPr>
                                <w:t>5</w:t>
                              </w:r>
                            </w:p>
                          </w:txbxContent>
                        </wps:txbx>
                        <wps:bodyPr rot="0" vert="horz" wrap="square" lIns="0" tIns="0" rIns="0" bIns="0" anchor="t" anchorCtr="0" upright="1">
                          <a:noAutofit/>
                        </wps:bodyPr>
                      </wps:wsp>
                      <wps:wsp>
                        <wps:cNvPr id="231" name="文本框 795"/>
                        <wps:cNvSpPr txBox="1">
                          <a:spLocks noChangeArrowheads="1"/>
                        </wps:cNvSpPr>
                        <wps:spPr bwMode="auto">
                          <a:xfrm>
                            <a:off x="7873" y="7249"/>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9224AD" w14:textId="77777777" w:rsidR="006B51B8" w:rsidRDefault="006B51B8">
                              <w:pPr>
                                <w:jc w:val="center"/>
                              </w:pPr>
                              <w:r>
                                <w:rPr>
                                  <w:rFonts w:hint="eastAsia"/>
                                </w:rPr>
                                <w:t>6</w:t>
                              </w:r>
                            </w:p>
                          </w:txbxContent>
                        </wps:txbx>
                        <wps:bodyPr rot="0" vert="horz" wrap="square" lIns="0" tIns="0" rIns="0" bIns="0" anchor="t" anchorCtr="0" upright="1">
                          <a:noAutofit/>
                        </wps:bodyPr>
                      </wps:wsp>
                      <wps:wsp>
                        <wps:cNvPr id="232" name="文本框 796"/>
                        <wps:cNvSpPr txBox="1">
                          <a:spLocks noChangeArrowheads="1"/>
                        </wps:cNvSpPr>
                        <wps:spPr bwMode="auto">
                          <a:xfrm>
                            <a:off x="6793" y="6796"/>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244169" w14:textId="77777777" w:rsidR="006B51B8" w:rsidRDefault="006B51B8">
                              <w:pPr>
                                <w:jc w:val="center"/>
                              </w:pPr>
                              <w:r>
                                <w:rPr>
                                  <w:rFonts w:hint="eastAsia"/>
                                </w:rPr>
                                <w:t>7</w:t>
                              </w:r>
                            </w:p>
                          </w:txbxContent>
                        </wps:txbx>
                        <wps:bodyPr rot="0" vert="horz" wrap="square" lIns="0" tIns="0" rIns="0" bIns="0" anchor="t" anchorCtr="0" upright="1">
                          <a:noAutofit/>
                        </wps:bodyPr>
                      </wps:wsp>
                      <wps:wsp>
                        <wps:cNvPr id="233" name="文本框 797"/>
                        <wps:cNvSpPr txBox="1">
                          <a:spLocks noChangeArrowheads="1"/>
                        </wps:cNvSpPr>
                        <wps:spPr bwMode="auto">
                          <a:xfrm>
                            <a:off x="6253" y="5740"/>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18345B" w14:textId="77777777" w:rsidR="006B51B8" w:rsidRDefault="006B51B8">
                              <w:pPr>
                                <w:jc w:val="center"/>
                              </w:pPr>
                              <w:r>
                                <w:rPr>
                                  <w:rFonts w:hint="eastAsia"/>
                                </w:rPr>
                                <w:t>8</w:t>
                              </w:r>
                            </w:p>
                          </w:txbxContent>
                        </wps:txbx>
                        <wps:bodyPr rot="0" vert="horz" wrap="square" lIns="0" tIns="0" rIns="0" bIns="0" anchor="t" anchorCtr="0" upright="1">
                          <a:noAutofit/>
                        </wps:bodyPr>
                      </wps:wsp>
                      <wps:wsp>
                        <wps:cNvPr id="234" name="文本框 798"/>
                        <wps:cNvSpPr txBox="1">
                          <a:spLocks noChangeArrowheads="1"/>
                        </wps:cNvSpPr>
                        <wps:spPr bwMode="auto">
                          <a:xfrm>
                            <a:off x="6793" y="7551"/>
                            <a:ext cx="3240" cy="3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676B8E" w14:textId="77777777" w:rsidR="006B51B8" w:rsidRDefault="006B51B8">
                              <w:pPr>
                                <w:rPr>
                                  <w:lang w:eastAsia="zh-CN"/>
                                </w:rPr>
                              </w:pPr>
                              <w:r>
                                <w:rPr>
                                  <w:rFonts w:hint="eastAsia"/>
                                  <w:lang w:eastAsia="zh-CN"/>
                                </w:rPr>
                                <w:t>（</w:t>
                              </w:r>
                              <w:r>
                                <w:rPr>
                                  <w:rFonts w:hint="eastAsia"/>
                                  <w:lang w:eastAsia="zh-CN"/>
                                </w:rPr>
                                <w:t>B</w:t>
                              </w:r>
                              <w:r>
                                <w:rPr>
                                  <w:rFonts w:hint="eastAsia"/>
                                  <w:lang w:eastAsia="zh-CN"/>
                                </w:rPr>
                                <w:t>）下一页替换后的缓冲区状态</w:t>
                              </w:r>
                            </w:p>
                          </w:txbxContent>
                        </wps:txbx>
                        <wps:bodyPr rot="0" vert="horz" wrap="square" lIns="0" tIns="0" rIns="0" bIns="0" anchor="t" anchorCtr="0" upright="1">
                          <a:noAutofit/>
                        </wps:bodyPr>
                      </wps:wsp>
                      <wps:wsp>
                        <wps:cNvPr id="235" name="文本框 799"/>
                        <wps:cNvSpPr txBox="1">
                          <a:spLocks noChangeArrowheads="1"/>
                        </wps:cNvSpPr>
                        <wps:spPr bwMode="auto">
                          <a:xfrm>
                            <a:off x="3553" y="2688"/>
                            <a:ext cx="1080" cy="312"/>
                          </a:xfrm>
                          <a:prstGeom prst="rect">
                            <a:avLst/>
                          </a:prstGeom>
                          <a:noFill/>
                          <a:ln w="9525"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1282C72" w14:textId="77777777" w:rsidR="006B51B8" w:rsidRDefault="006B51B8">
                              <w:pPr>
                                <w:spacing w:line="0" w:lineRule="atLeast"/>
                                <w:ind w:left="-100" w:right="-100"/>
                                <w:rPr>
                                  <w:sz w:val="15"/>
                                </w:rPr>
                              </w:pPr>
                              <w:r>
                                <w:rPr>
                                  <w:rFonts w:hint="eastAsia"/>
                                  <w:sz w:val="18"/>
                                </w:rPr>
                                <w:t>第</w:t>
                              </w:r>
                              <w:r>
                                <w:rPr>
                                  <w:rFonts w:hint="eastAsia"/>
                                  <w:sz w:val="18"/>
                                </w:rPr>
                                <w:t>1</w:t>
                              </w:r>
                              <w:r>
                                <w:rPr>
                                  <w:rFonts w:hint="eastAsia"/>
                                  <w:sz w:val="18"/>
                                </w:rPr>
                                <w:t>页框</w:t>
                              </w:r>
                            </w:p>
                          </w:txbxContent>
                        </wps:txbx>
                        <wps:bodyPr rot="0" vert="horz" wrap="square" lIns="91440" tIns="0" rIns="91440" bIns="0" anchor="t" anchorCtr="0" upright="1">
                          <a:noAutofit/>
                        </wps:bodyPr>
                      </wps:wsp>
                      <wps:wsp>
                        <wps:cNvPr id="236" name="文本框 800"/>
                        <wps:cNvSpPr txBox="1">
                          <a:spLocks noChangeArrowheads="1"/>
                        </wps:cNvSpPr>
                        <wps:spPr bwMode="auto">
                          <a:xfrm>
                            <a:off x="4354" y="8148"/>
                            <a:ext cx="2880" cy="468"/>
                          </a:xfrm>
                          <a:prstGeom prst="rect">
                            <a:avLst/>
                          </a:prstGeom>
                          <a:solidFill>
                            <a:srgbClr val="FFFFFF"/>
                          </a:solidFill>
                          <a:ln w="9525" cmpd="sng">
                            <a:solidFill>
                              <a:srgbClr val="FFFFFF"/>
                            </a:solidFill>
                            <a:miter lim="800000"/>
                            <a:headEnd/>
                            <a:tailEnd/>
                          </a:ln>
                        </wps:spPr>
                        <wps:txbx>
                          <w:txbxContent>
                            <w:p w14:paraId="67609D5C" w14:textId="77777777" w:rsidR="006B51B8" w:rsidRDefault="006B51B8">
                              <w:pPr>
                                <w:pStyle w:val="af1"/>
                              </w:pPr>
                              <w:r>
                                <w:rPr>
                                  <w:rFonts w:hint="eastAsia"/>
                                </w:rPr>
                                <w:t>图4-15   时钟页面替换算法</w:t>
                              </w:r>
                            </w:p>
                            <w:p w14:paraId="0081AFB6" w14:textId="77777777" w:rsidR="006B51B8" w:rsidRDefault="006B51B8"/>
                          </w:txbxContent>
                        </wps:txbx>
                        <wps:bodyPr rot="0" vert="horz" wrap="square" lIns="91440" tIns="45720" rIns="91440" bIns="45720" anchor="t" anchorCtr="0" upright="1">
                          <a:noAutofit/>
                        </wps:bodyPr>
                      </wps:wsp>
                      <wps:wsp>
                        <wps:cNvPr id="237" name="直线 801"/>
                        <wps:cNvCnPr>
                          <a:cxnSpLocks noChangeShapeType="1"/>
                        </wps:cNvCnPr>
                        <wps:spPr bwMode="auto">
                          <a:xfrm>
                            <a:off x="8413" y="5028"/>
                            <a:ext cx="360" cy="936"/>
                          </a:xfrm>
                          <a:prstGeom prst="line">
                            <a:avLst/>
                          </a:prstGeom>
                          <a:noFill/>
                          <a:ln w="19050" cmpd="sng">
                            <a:solidFill>
                              <a:srgbClr val="000000"/>
                            </a:solidFill>
                            <a:round/>
                            <a:headEnd/>
                            <a:tailEnd type="stealth"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23921ABF" id="组合 724" o:spid="_x0000_s1276" style="width:441pt;height:296.4pt;mso-position-horizontal-relative:char;mso-position-vertical-relative:line" coordorigin="1753,2688" coordsize="8820,5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">
                <v:shape id="文本框 725" o:spid="_x0000_s1277" type="#_x0000_t202" style="position:absolute;left:4453;top:7987;width:3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" filled="f" stroked="f">
                  <v:textbox inset=",0,,0">
                    <w:txbxContent>
                      <w:p w14:paraId="0B9A0E62" w14:textId="77777777" w:rsidR="006B51B8" w:rsidRDefault="006B51B8">
                        <w:pPr>
                          <w:rPr>
                            <w:sz w:val="18"/>
                          </w:rPr>
                        </w:pPr>
                      </w:p>
                    </w:txbxContent>
                  </v:textbox>
                </v:shape>
                <v:oval id="椭圆 726" o:spid="_x0000_s1278" style="position:absolute;left:1933;top:3332;width:3960;height:4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" filled="f">
                  <v:textbox inset=",0,,0"/>
                </v:oval>
                <v:oval id="椭圆 727" o:spid="_x0000_s1279" style="position:absolute;left:3013;top:4389;width:1800;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" filled="f">
                  <v:textbox inset=",0,,0"/>
                </v:oval>
                <v:shape id="文本框 728" o:spid="_x0000_s1280" type="#_x0000_t202" style="position:absolute;left:3193;top:3785;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503BF7B6" w14:textId="77777777" w:rsidR="006B51B8" w:rsidRDefault="006B51B8">
                        <w:pPr>
                          <w:spacing w:line="0" w:lineRule="atLeast"/>
                          <w:rPr>
                            <w:sz w:val="18"/>
                          </w:rPr>
                        </w:pPr>
                        <w:r>
                          <w:rPr>
                            <w:rFonts w:hint="eastAsia"/>
                            <w:sz w:val="18"/>
                          </w:rPr>
                          <w:t>Page9 use=1</w:t>
                        </w:r>
                      </w:p>
                    </w:txbxContent>
                  </v:textbox>
                </v:shape>
                <v:shape id="文本框 729" o:spid="_x0000_s1281" type="#_x0000_t202" style="position:absolute;left:4093;top:3785;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7BCBAF4B" w14:textId="77777777" w:rsidR="006B51B8" w:rsidRDefault="006B51B8">
                        <w:pPr>
                          <w:spacing w:line="0" w:lineRule="atLeast"/>
                          <w:rPr>
                            <w:sz w:val="18"/>
                          </w:rPr>
                        </w:pPr>
                        <w:r>
                          <w:rPr>
                            <w:rFonts w:hint="eastAsia"/>
                            <w:sz w:val="18"/>
                          </w:rPr>
                          <w:t>Page19use=1</w:t>
                        </w:r>
                      </w:p>
                    </w:txbxContent>
                  </v:textbox>
                </v:shape>
                <v:shape id="文本框 730" o:spid="_x0000_s1282" type="#_x0000_t202" style="position:absolute;left:4813;top:4087;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2D6D7C4E" w14:textId="77777777" w:rsidR="006B51B8" w:rsidRDefault="006B51B8">
                        <w:pPr>
                          <w:spacing w:line="0" w:lineRule="atLeast"/>
                          <w:rPr>
                            <w:sz w:val="18"/>
                          </w:rPr>
                        </w:pPr>
                        <w:r>
                          <w:rPr>
                            <w:rFonts w:hint="eastAsia"/>
                            <w:sz w:val="18"/>
                          </w:rPr>
                          <w:t>Page1</w:t>
                        </w:r>
                        <w:r>
                          <w:rPr>
                            <w:rFonts w:hint="eastAsia"/>
                            <w:sz w:val="18"/>
                            <w:lang w:eastAsia="zh-CN"/>
                          </w:rPr>
                          <w:t xml:space="preserve"> </w:t>
                        </w:r>
                        <w:r>
                          <w:rPr>
                            <w:rFonts w:hint="eastAsia"/>
                            <w:sz w:val="18"/>
                          </w:rPr>
                          <w:t>use=1</w:t>
                        </w:r>
                      </w:p>
                    </w:txbxContent>
                  </v:textbox>
                </v:shape>
                <v:shape id="文本框 731" o:spid="_x0000_s1283" type="#_x0000_t202" style="position:absolute;left:5173;top:4691;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1977FF7B" w14:textId="77777777" w:rsidR="006B51B8" w:rsidRDefault="006B51B8">
                        <w:pPr>
                          <w:spacing w:line="0" w:lineRule="atLeast"/>
                          <w:rPr>
                            <w:sz w:val="18"/>
                          </w:rPr>
                        </w:pPr>
                        <w:r>
                          <w:rPr>
                            <w:rFonts w:hint="eastAsia"/>
                            <w:sz w:val="18"/>
                          </w:rPr>
                          <w:t>Page45use=1</w:t>
                        </w:r>
                      </w:p>
                    </w:txbxContent>
                  </v:textbox>
                </v:shape>
                <v:shape id="文本框 732" o:spid="_x0000_s1284" type="#_x0000_t202" style="position:absolute;left:4993;top:5295;width:720;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6EBA071A" w14:textId="77777777" w:rsidR="006B51B8" w:rsidRDefault="006B51B8">
                        <w:pPr>
                          <w:spacing w:line="0" w:lineRule="atLeast"/>
                          <w:rPr>
                            <w:sz w:val="18"/>
                          </w:rPr>
                        </w:pPr>
                        <w:r>
                          <w:rPr>
                            <w:rFonts w:hint="eastAsia"/>
                            <w:sz w:val="18"/>
                          </w:rPr>
                          <w:t>Page191use=1</w:t>
                        </w:r>
                      </w:p>
                    </w:txbxContent>
                  </v:textbox>
                </v:shape>
                <v:shape id="文本框 733" o:spid="_x0000_s1285" type="#_x0000_t202" style="position:absolute;left:4813;top:6049;width:72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72A6C04B" w14:textId="77777777" w:rsidR="006B51B8" w:rsidRDefault="006B51B8">
                        <w:pPr>
                          <w:spacing w:line="0" w:lineRule="atLeast"/>
                          <w:rPr>
                            <w:sz w:val="18"/>
                          </w:rPr>
                        </w:pPr>
                        <w:r>
                          <w:rPr>
                            <w:rFonts w:hint="eastAsia"/>
                            <w:sz w:val="18"/>
                          </w:rPr>
                          <w:t>Page556use=0</w:t>
                        </w:r>
                      </w:p>
                    </w:txbxContent>
                  </v:textbox>
                </v:shape>
                <v:shape id="文本框 734" o:spid="_x0000_s1286" type="#_x0000_t202" style="position:absolute;left:4273;top:6502;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6A51116C" w14:textId="77777777" w:rsidR="006B51B8" w:rsidRDefault="006B51B8">
                        <w:pPr>
                          <w:spacing w:line="0" w:lineRule="atLeast"/>
                          <w:rPr>
                            <w:sz w:val="18"/>
                          </w:rPr>
                        </w:pPr>
                        <w:r>
                          <w:rPr>
                            <w:rFonts w:hint="eastAsia"/>
                            <w:sz w:val="18"/>
                          </w:rPr>
                          <w:t>Page13use=0</w:t>
                        </w:r>
                      </w:p>
                    </w:txbxContent>
                  </v:textbox>
                </v:shape>
                <v:shape id="文本框 735" o:spid="_x0000_s1287" type="#_x0000_t202" style="position:absolute;left:3373;top:6502;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49195D90" w14:textId="77777777" w:rsidR="006B51B8" w:rsidRDefault="006B51B8">
                        <w:pPr>
                          <w:spacing w:line="0" w:lineRule="atLeast"/>
                          <w:rPr>
                            <w:sz w:val="18"/>
                          </w:rPr>
                        </w:pPr>
                        <w:r>
                          <w:rPr>
                            <w:rFonts w:hint="eastAsia"/>
                            <w:sz w:val="18"/>
                          </w:rPr>
                          <w:t>Page67use=1</w:t>
                        </w:r>
                      </w:p>
                    </w:txbxContent>
                  </v:textbox>
                </v:shape>
                <v:shape id="文本框 736" o:spid="_x0000_s1288" type="#_x0000_t202" style="position:absolute;left:2113;top:5496;width:720;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175B83BC" w14:textId="77777777" w:rsidR="006B51B8" w:rsidRDefault="006B51B8">
                        <w:pPr>
                          <w:spacing w:line="0" w:lineRule="atLeast"/>
                          <w:rPr>
                            <w:sz w:val="18"/>
                          </w:rPr>
                        </w:pPr>
                        <w:r>
                          <w:rPr>
                            <w:rFonts w:hint="eastAsia"/>
                            <w:sz w:val="18"/>
                          </w:rPr>
                          <w:t>Page222use=0</w:t>
                        </w:r>
                      </w:p>
                    </w:txbxContent>
                  </v:textbox>
                </v:shape>
                <v:shape id="文本框 737" o:spid="_x0000_s1289" type="#_x0000_t202" style="position:absolute;left:2653;top:6200;width:72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3082BB03" w14:textId="77777777" w:rsidR="006B51B8" w:rsidRDefault="006B51B8">
                        <w:pPr>
                          <w:spacing w:line="0" w:lineRule="atLeast"/>
                          <w:rPr>
                            <w:sz w:val="18"/>
                          </w:rPr>
                        </w:pPr>
                        <w:r>
                          <w:rPr>
                            <w:rFonts w:hint="eastAsia"/>
                            <w:sz w:val="18"/>
                          </w:rPr>
                          <w:t>Page33</w:t>
                        </w:r>
                        <w:r>
                          <w:rPr>
                            <w:rFonts w:hint="eastAsia"/>
                            <w:sz w:val="18"/>
                            <w:lang w:eastAsia="zh-CN"/>
                          </w:rPr>
                          <w:t xml:space="preserve"> </w:t>
                        </w:r>
                        <w:r>
                          <w:rPr>
                            <w:rFonts w:hint="eastAsia"/>
                            <w:sz w:val="18"/>
                          </w:rPr>
                          <w:t>use=1</w:t>
                        </w:r>
                      </w:p>
                    </w:txbxContent>
                  </v:textbox>
                </v:shape>
                <v:line id="直线 738" o:spid="_x0000_s1290" style="position:absolute;visibility:visible;mso-wrap-style:square" from="3913,3332" to="3913,4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"/>
                <v:line id="直线 739" o:spid="_x0000_s1291" style="position:absolute;visibility:visible;mso-wrap-style:square" from="2833,3634" to="3373,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"/>
                <v:line id="直线 740" o:spid="_x0000_s1292" style="position:absolute;flip:x;visibility:visible;mso-wrap-style:square" from="4453,3634" to="4993,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"/>
                <v:line id="直线 741" o:spid="_x0000_s1293" style="position:absolute;flip:x;visibility:visible;mso-wrap-style:square" from="4813,4389" to="5533,4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"/>
                <v:line id="直线 742" o:spid="_x0000_s1294" style="position:absolute;visibility:visible;mso-wrap-style:square" from="4813,5295" to="5893,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line id="直线 743" o:spid="_x0000_s1295" style="position:absolute;visibility:visible;mso-wrap-style:square" from="4813,5747" to="5713,6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"/>
                <v:line id="直线 744" o:spid="_x0000_s1296" style="position:absolute;visibility:visible;mso-wrap-style:square" from="4453,6049" to="5173,6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"/>
                <v:line id="直线 745" o:spid="_x0000_s1297" style="position:absolute;visibility:visible;mso-wrap-style:square" from="4093,6200" to="4093,7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"/>
                <v:line id="直线 746" o:spid="_x0000_s1298" style="position:absolute;flip:x;visibility:visible;mso-wrap-style:square" from="3013,6200" to="3553,7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"/>
                <v:line id="直线 747" o:spid="_x0000_s1299" style="position:absolute;flip:x;visibility:visible;mso-wrap-style:square" from="2293,5747" to="3193,6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"/>
                <v:line id="直线 748" o:spid="_x0000_s1300" style="position:absolute;flip:x;visibility:visible;mso-wrap-style:square" from="1933,5445" to="3013,5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"/>
                <v:shape id="文本框 749" o:spid="_x0000_s1301" type="#_x0000_t202" style="position:absolute;left:2653;top:4389;width:360;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07883091" w14:textId="77777777" w:rsidR="006B51B8" w:rsidRDefault="006B51B8">
                        <w:pPr>
                          <w:spacing w:line="0" w:lineRule="atLeast"/>
                          <w:rPr>
                            <w:sz w:val="32"/>
                          </w:rPr>
                        </w:pPr>
                        <w:r>
                          <w:rPr>
                            <w:rFonts w:hint="eastAsia"/>
                            <w:sz w:val="32"/>
                          </w:rPr>
                          <w:t>．</w:t>
                        </w:r>
                      </w:p>
                    </w:txbxContent>
                  </v:textbox>
                </v:shape>
                <v:line id="直线 750" o:spid="_x0000_s1302" style="position:absolute;flip:y;visibility:visible;mso-wrap-style:square" from="3913,5144" to="4813,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" strokeweight="1.5pt">
                  <v:stroke endarrow="classic" endarrowlength="short"/>
                </v:line>
                <v:shape id="文本框 751" o:spid="_x0000_s1303" type="#_x0000_t202" style="position:absolute;left:3605;top:5003;width:488;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14:paraId="5B262EBB" w14:textId="77777777" w:rsidR="006B51B8" w:rsidRDefault="006B51B8">
                        <w:pPr>
                          <w:spacing w:line="0" w:lineRule="atLeast"/>
                        </w:pPr>
                        <w:r>
                          <w:rPr>
                            <w:rFonts w:hint="eastAsia"/>
                          </w:rPr>
                          <w:t>指针</w:t>
                        </w:r>
                      </w:p>
                    </w:txbxContent>
                  </v:textbox>
                </v:shape>
                <v:shape id="文本框 752" o:spid="_x0000_s1304" type="#_x0000_t202" style="position:absolute;left:3013;top:3000;width:360;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1FDC3E46" w14:textId="77777777" w:rsidR="006B51B8" w:rsidRDefault="006B51B8">
                        <w:r>
                          <w:rPr>
                            <w:rFonts w:hint="eastAsia"/>
                          </w:rPr>
                          <w:t>n-1</w:t>
                        </w:r>
                      </w:p>
                    </w:txbxContent>
                  </v:textbox>
                </v:shape>
                <v:shape id="文本框 753" o:spid="_x0000_s1305" type="#_x0000_t202" style="position:absolute;left:4453;top:3030;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44322B29" w14:textId="77777777" w:rsidR="006B51B8" w:rsidRDefault="006B51B8">
                        <w:r>
                          <w:rPr>
                            <w:rFonts w:hint="eastAsia"/>
                          </w:rPr>
                          <w:t>0</w:t>
                        </w:r>
                      </w:p>
                    </w:txbxContent>
                  </v:textbox>
                </v:shape>
                <v:line id="直线 754" o:spid="_x0000_s1306" style="position:absolute;visibility:visible;mso-wrap-style:square" from="4093,3030" to="4325,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" strokeweight="1.5pt">
                  <v:stroke endarrow="classic" endarrowlength="short"/>
                </v:line>
                <v:shape id="文本框 755" o:spid="_x0000_s1307" type="#_x0000_t202" style="position:absolute;left:5353;top:3634;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6B145BEB" w14:textId="77777777" w:rsidR="006B51B8" w:rsidRDefault="006B51B8">
                        <w:r>
                          <w:rPr>
                            <w:rFonts w:hint="eastAsia"/>
                          </w:rPr>
                          <w:t>1</w:t>
                        </w:r>
                      </w:p>
                    </w:txbxContent>
                  </v:textbox>
                </v:shape>
                <v:shape id="文本框 756" o:spid="_x0000_s1308" type="#_x0000_t202" style="position:absolute;left:5893;top:4540;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1F7A6F80" w14:textId="77777777" w:rsidR="006B51B8" w:rsidRDefault="006B51B8">
                        <w:r>
                          <w:rPr>
                            <w:rFonts w:hint="eastAsia"/>
                          </w:rPr>
                          <w:t>2</w:t>
                        </w:r>
                      </w:p>
                    </w:txbxContent>
                  </v:textbox>
                </v:shape>
                <v:shape id="文本框 757" o:spid="_x0000_s1309" type="#_x0000_t202" style="position:absolute;left:5893;top:5596;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14:paraId="21321F1A" w14:textId="77777777" w:rsidR="006B51B8" w:rsidRDefault="006B51B8">
                        <w:pPr>
                          <w:jc w:val="center"/>
                        </w:pPr>
                        <w:r>
                          <w:rPr>
                            <w:rFonts w:hint="eastAsia"/>
                          </w:rPr>
                          <w:t>3</w:t>
                        </w:r>
                      </w:p>
                    </w:txbxContent>
                  </v:textbox>
                </v:shape>
                <v:shape id="文本框 758" o:spid="_x0000_s1310" type="#_x0000_t202" style="position:absolute;left:5533;top:6502;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v:textbox inset="0,0,0,0">
                    <w:txbxContent>
                      <w:p w14:paraId="1AA58BA8" w14:textId="77777777" w:rsidR="006B51B8" w:rsidRDefault="006B51B8">
                        <w:pPr>
                          <w:jc w:val="center"/>
                        </w:pPr>
                        <w:r>
                          <w:rPr>
                            <w:rFonts w:hint="eastAsia"/>
                          </w:rPr>
                          <w:t>4</w:t>
                        </w:r>
                      </w:p>
                    </w:txbxContent>
                  </v:textbox>
                </v:shape>
                <v:shape id="文本框 759" o:spid="_x0000_s1311" type="#_x0000_t202" style="position:absolute;left:4813;top:7257;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721A549C" w14:textId="77777777" w:rsidR="006B51B8" w:rsidRDefault="006B51B8">
                        <w:pPr>
                          <w:jc w:val="center"/>
                        </w:pPr>
                        <w:r>
                          <w:rPr>
                            <w:rFonts w:hint="eastAsia"/>
                          </w:rPr>
                          <w:t>5</w:t>
                        </w:r>
                      </w:p>
                    </w:txbxContent>
                  </v:textbox>
                </v:shape>
                <v:shape id="文本框 760" o:spid="_x0000_s1312" type="#_x0000_t202" style="position:absolute;left:3373;top:7408;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14:paraId="0C6FC3ED" w14:textId="77777777" w:rsidR="006B51B8" w:rsidRDefault="006B51B8">
                        <w:pPr>
                          <w:jc w:val="center"/>
                        </w:pPr>
                        <w:r>
                          <w:rPr>
                            <w:rFonts w:hint="eastAsia"/>
                          </w:rPr>
                          <w:t>6</w:t>
                        </w:r>
                      </w:p>
                    </w:txbxContent>
                  </v:textbox>
                </v:shape>
                <v:shape id="文本框 761" o:spid="_x0000_s1313" type="#_x0000_t202" style="position:absolute;left:2293;top:6955;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14:paraId="690EDD7C" w14:textId="77777777" w:rsidR="006B51B8" w:rsidRDefault="006B51B8">
                        <w:pPr>
                          <w:jc w:val="center"/>
                        </w:pPr>
                        <w:r>
                          <w:rPr>
                            <w:rFonts w:hint="eastAsia"/>
                          </w:rPr>
                          <w:t>7</w:t>
                        </w:r>
                      </w:p>
                    </w:txbxContent>
                  </v:textbox>
                </v:shape>
                <v:shape id="文本框 762" o:spid="_x0000_s1314" type="#_x0000_t202" style="position:absolute;left:1753;top:5898;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14:paraId="7AEFF80B" w14:textId="77777777" w:rsidR="006B51B8" w:rsidRDefault="006B51B8">
                        <w:pPr>
                          <w:jc w:val="center"/>
                        </w:pPr>
                        <w:r>
                          <w:rPr>
                            <w:rFonts w:hint="eastAsia"/>
                          </w:rPr>
                          <w:t>8</w:t>
                        </w:r>
                      </w:p>
                    </w:txbxContent>
                  </v:textbox>
                </v:shape>
                <v:shape id="文本框 763" o:spid="_x0000_s1315" type="#_x0000_t202" style="position:absolute;left:2653;top:7706;width:30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5566F272" w14:textId="77777777" w:rsidR="006B51B8" w:rsidRDefault="006B51B8">
                        <w:pPr>
                          <w:rPr>
                            <w:lang w:eastAsia="zh-CN"/>
                          </w:rPr>
                        </w:pPr>
                        <w:r>
                          <w:rPr>
                            <w:rFonts w:hint="eastAsia"/>
                            <w:lang w:eastAsia="zh-CN"/>
                          </w:rPr>
                          <w:t>（</w:t>
                        </w:r>
                        <w:r>
                          <w:rPr>
                            <w:rFonts w:hint="eastAsia"/>
                            <w:lang w:eastAsia="zh-CN"/>
                          </w:rPr>
                          <w:t>A</w:t>
                        </w:r>
                        <w:r>
                          <w:rPr>
                            <w:rFonts w:hint="eastAsia"/>
                            <w:lang w:eastAsia="zh-CN"/>
                          </w:rPr>
                          <w:t>）一个页替换前的缓</w:t>
                        </w:r>
                      </w:p>
                      <w:p w14:paraId="696FD97A" w14:textId="77777777" w:rsidR="006B51B8" w:rsidRDefault="006B51B8">
                        <w:pPr>
                          <w:rPr>
                            <w:lang w:eastAsia="zh-CN"/>
                          </w:rPr>
                        </w:pPr>
                      </w:p>
                      <w:p w14:paraId="02F703E7" w14:textId="77777777" w:rsidR="006B51B8" w:rsidRDefault="006B51B8">
                        <w:pPr>
                          <w:rPr>
                            <w:lang w:eastAsia="zh-CN"/>
                          </w:rPr>
                        </w:pPr>
                      </w:p>
                      <w:p w14:paraId="595D5B94" w14:textId="77777777" w:rsidR="006B51B8" w:rsidRDefault="006B51B8">
                        <w:pPr>
                          <w:rPr>
                            <w:lang w:eastAsia="zh-CN"/>
                          </w:rPr>
                        </w:pPr>
                      </w:p>
                      <w:p w14:paraId="6D8F327A" w14:textId="77777777" w:rsidR="006B51B8" w:rsidRDefault="006B51B8">
                        <w:pPr>
                          <w:rPr>
                            <w:lang w:eastAsia="zh-CN"/>
                          </w:rPr>
                        </w:pPr>
                      </w:p>
                      <w:p w14:paraId="299070E0" w14:textId="77777777" w:rsidR="006B51B8" w:rsidRDefault="006B51B8">
                        <w:r>
                          <w:rPr>
                            <w:rFonts w:hint="eastAsia"/>
                          </w:rPr>
                          <w:t>冲区状态</w:t>
                        </w:r>
                      </w:p>
                    </w:txbxContent>
                  </v:textbox>
                </v:shape>
                <v:oval id="椭圆 764" o:spid="_x0000_s1316" style="position:absolute;left:6433;top:3177;width:3960;height:4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" filled="f">
                  <v:textbox inset=",0,,0"/>
                </v:oval>
                <v:oval id="椭圆 765" o:spid="_x0000_s1317" style="position:absolute;left:7513;top:4233;width:1800;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" filled="f">
                  <v:textbox inset=",0,,0"/>
                </v:oval>
                <v:shape id="文本框 766" o:spid="_x0000_s1318" type="#_x0000_t202" style="position:absolute;left:7693;top:3629;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14:paraId="32BB2C5D" w14:textId="77777777" w:rsidR="006B51B8" w:rsidRDefault="006B51B8">
                        <w:pPr>
                          <w:spacing w:line="0" w:lineRule="atLeast"/>
                          <w:rPr>
                            <w:sz w:val="18"/>
                          </w:rPr>
                        </w:pPr>
                        <w:r>
                          <w:rPr>
                            <w:rFonts w:hint="eastAsia"/>
                            <w:sz w:val="18"/>
                          </w:rPr>
                          <w:t>Page9 use=1</w:t>
                        </w:r>
                      </w:p>
                    </w:txbxContent>
                  </v:textbox>
                </v:shape>
                <v:shape id="文本框 767" o:spid="_x0000_s1319" type="#_x0000_t202" style="position:absolute;left:8593;top:3629;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428F862E" w14:textId="77777777" w:rsidR="006B51B8" w:rsidRDefault="006B51B8">
                        <w:pPr>
                          <w:spacing w:line="0" w:lineRule="atLeast"/>
                          <w:rPr>
                            <w:sz w:val="18"/>
                          </w:rPr>
                        </w:pPr>
                        <w:r>
                          <w:rPr>
                            <w:rFonts w:hint="eastAsia"/>
                            <w:sz w:val="18"/>
                          </w:rPr>
                          <w:t>Page19use=1</w:t>
                        </w:r>
                      </w:p>
                    </w:txbxContent>
                  </v:textbox>
                </v:shape>
                <v:shape id="文本框 768" o:spid="_x0000_s1320" type="#_x0000_t202" style="position:absolute;left:9313;top:3931;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1436D6D8" w14:textId="77777777" w:rsidR="006B51B8" w:rsidRDefault="006B51B8">
                        <w:pPr>
                          <w:spacing w:line="0" w:lineRule="atLeast"/>
                          <w:rPr>
                            <w:sz w:val="18"/>
                          </w:rPr>
                        </w:pPr>
                        <w:r>
                          <w:rPr>
                            <w:rFonts w:hint="eastAsia"/>
                            <w:sz w:val="18"/>
                          </w:rPr>
                          <w:t>Page1</w:t>
                        </w:r>
                        <w:r>
                          <w:rPr>
                            <w:rFonts w:hint="eastAsia"/>
                            <w:sz w:val="18"/>
                            <w:lang w:eastAsia="zh-CN"/>
                          </w:rPr>
                          <w:t xml:space="preserve"> </w:t>
                        </w:r>
                        <w:r>
                          <w:rPr>
                            <w:rFonts w:hint="eastAsia"/>
                            <w:sz w:val="18"/>
                          </w:rPr>
                          <w:t>use=1</w:t>
                        </w:r>
                      </w:p>
                    </w:txbxContent>
                  </v:textbox>
                </v:shape>
                <v:shape id="文本框 769" o:spid="_x0000_s1321" type="#_x0000_t202" style="position:absolute;left:9673;top:4534;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302DC812" w14:textId="77777777" w:rsidR="006B51B8" w:rsidRDefault="006B51B8">
                        <w:pPr>
                          <w:spacing w:line="0" w:lineRule="atLeast"/>
                          <w:rPr>
                            <w:sz w:val="18"/>
                          </w:rPr>
                        </w:pPr>
                        <w:r>
                          <w:rPr>
                            <w:rFonts w:hint="eastAsia"/>
                            <w:sz w:val="18"/>
                          </w:rPr>
                          <w:t>Page45use=0</w:t>
                        </w:r>
                      </w:p>
                    </w:txbxContent>
                  </v:textbox>
                </v:shape>
                <v:shape id="文本框 770" o:spid="_x0000_s1322" type="#_x0000_t202" style="position:absolute;left:9493;top:5138;width:720;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14:paraId="14999C24" w14:textId="77777777" w:rsidR="006B51B8" w:rsidRDefault="006B51B8">
                        <w:pPr>
                          <w:spacing w:line="0" w:lineRule="atLeast"/>
                          <w:rPr>
                            <w:sz w:val="18"/>
                          </w:rPr>
                        </w:pPr>
                        <w:r>
                          <w:rPr>
                            <w:rFonts w:hint="eastAsia"/>
                            <w:sz w:val="18"/>
                          </w:rPr>
                          <w:t>Page191use=0</w:t>
                        </w:r>
                      </w:p>
                    </w:txbxContent>
                  </v:textbox>
                </v:shape>
                <v:shape id="文本框 771" o:spid="_x0000_s1323" type="#_x0000_t202" style="position:absolute;left:9313;top:5891;width:72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14:paraId="1A933BAC" w14:textId="77777777" w:rsidR="006B51B8" w:rsidRDefault="006B51B8">
                        <w:pPr>
                          <w:spacing w:line="0" w:lineRule="atLeast"/>
                          <w:rPr>
                            <w:sz w:val="18"/>
                          </w:rPr>
                        </w:pPr>
                        <w:r>
                          <w:rPr>
                            <w:rFonts w:hint="eastAsia"/>
                            <w:sz w:val="18"/>
                          </w:rPr>
                          <w:t>Page727use=1</w:t>
                        </w:r>
                      </w:p>
                    </w:txbxContent>
                  </v:textbox>
                </v:shape>
                <v:shape id="文本框 772" o:spid="_x0000_s1324" type="#_x0000_t202" style="position:absolute;left:8773;top:6344;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45779DF3" w14:textId="77777777" w:rsidR="006B51B8" w:rsidRDefault="006B51B8">
                        <w:pPr>
                          <w:spacing w:line="0" w:lineRule="atLeast"/>
                          <w:rPr>
                            <w:sz w:val="18"/>
                          </w:rPr>
                        </w:pPr>
                        <w:r>
                          <w:rPr>
                            <w:rFonts w:hint="eastAsia"/>
                            <w:sz w:val="18"/>
                          </w:rPr>
                          <w:t>Page13use=0</w:t>
                        </w:r>
                      </w:p>
                    </w:txbxContent>
                  </v:textbox>
                </v:shape>
                <v:shape id="文本框 773" o:spid="_x0000_s1325" type="#_x0000_t202" style="position:absolute;left:7873;top:6344;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14:paraId="49BCBFBE" w14:textId="77777777" w:rsidR="006B51B8" w:rsidRDefault="006B51B8">
                        <w:pPr>
                          <w:spacing w:line="0" w:lineRule="atLeast"/>
                          <w:rPr>
                            <w:sz w:val="18"/>
                          </w:rPr>
                        </w:pPr>
                        <w:r>
                          <w:rPr>
                            <w:rFonts w:hint="eastAsia"/>
                            <w:sz w:val="18"/>
                          </w:rPr>
                          <w:t>Page67use=1</w:t>
                        </w:r>
                      </w:p>
                    </w:txbxContent>
                  </v:textbox>
                </v:shape>
                <v:shape id="文本框 774" o:spid="_x0000_s1326" type="#_x0000_t202" style="position:absolute;left:7153;top:6148;width:72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598EFC98" w14:textId="77777777" w:rsidR="006B51B8" w:rsidRDefault="006B51B8">
                        <w:pPr>
                          <w:spacing w:line="0" w:lineRule="atLeast"/>
                          <w:rPr>
                            <w:sz w:val="18"/>
                          </w:rPr>
                        </w:pPr>
                        <w:r>
                          <w:rPr>
                            <w:rFonts w:hint="eastAsia"/>
                            <w:sz w:val="18"/>
                          </w:rPr>
                          <w:t>Page33</w:t>
                        </w:r>
                        <w:r>
                          <w:rPr>
                            <w:rFonts w:hint="eastAsia"/>
                            <w:sz w:val="18"/>
                            <w:lang w:eastAsia="zh-CN"/>
                          </w:rPr>
                          <w:t xml:space="preserve"> </w:t>
                        </w:r>
                        <w:r>
                          <w:rPr>
                            <w:rFonts w:hint="eastAsia"/>
                            <w:sz w:val="18"/>
                          </w:rPr>
                          <w:t>use=1</w:t>
                        </w:r>
                      </w:p>
                    </w:txbxContent>
                  </v:textbox>
                </v:shape>
                <v:shape id="文本框 775" o:spid="_x0000_s1327" type="#_x0000_t202" style="position:absolute;left:6613;top:5340;width:900;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29FC3EAB" w14:textId="77777777" w:rsidR="006B51B8" w:rsidRDefault="006B51B8">
                        <w:pPr>
                          <w:spacing w:line="0" w:lineRule="atLeast"/>
                          <w:rPr>
                            <w:sz w:val="18"/>
                          </w:rPr>
                        </w:pPr>
                        <w:r>
                          <w:rPr>
                            <w:rFonts w:hint="eastAsia"/>
                            <w:sz w:val="18"/>
                          </w:rPr>
                          <w:t>Page222</w:t>
                        </w:r>
                        <w:r>
                          <w:rPr>
                            <w:rFonts w:hint="eastAsia"/>
                            <w:sz w:val="18"/>
                            <w:lang w:eastAsia="zh-CN"/>
                          </w:rPr>
                          <w:t xml:space="preserve"> </w:t>
                        </w:r>
                        <w:r>
                          <w:rPr>
                            <w:rFonts w:hint="eastAsia"/>
                            <w:sz w:val="18"/>
                          </w:rPr>
                          <w:t>use=0</w:t>
                        </w:r>
                      </w:p>
                    </w:txbxContent>
                  </v:textbox>
                </v:shape>
                <v:line id="直线 776" o:spid="_x0000_s1328" style="position:absolute;visibility:visible;mso-wrap-style:square" from="8413,3177" to="8413,4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"/>
                <v:line id="直线 777" o:spid="_x0000_s1329" style="position:absolute;visibility:visible;mso-wrap-style:square" from="7333,3478" to="7873,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v:line id="直线 778" o:spid="_x0000_s1330" style="position:absolute;flip:x;visibility:visible;mso-wrap-style:square" from="8953,3478" to="9493,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"/>
                <v:line id="直线 779" o:spid="_x0000_s1331" style="position:absolute;flip:x;visibility:visible;mso-wrap-style:square" from="9313,4233" to="10033,4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"/>
                <v:line id="直线 780" o:spid="_x0000_s1332" style="position:absolute;visibility:visible;mso-wrap-style:square" from="9313,5138" to="10393,5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"/>
                <v:line id="直线 781" o:spid="_x0000_s1333" style="position:absolute;visibility:visible;mso-wrap-style:square" from="9313,5589" to="10213,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v:line id="直线 782" o:spid="_x0000_s1334" style="position:absolute;visibility:visible;mso-wrap-style:square" from="8953,5891" to="9673,6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"/>
                <v:line id="直线 783" o:spid="_x0000_s1335" style="position:absolute;visibility:visible;mso-wrap-style:square" from="8593,6042" to="8593,7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"/>
                <v:line id="直线 784" o:spid="_x0000_s1336" style="position:absolute;flip:x;visibility:visible;mso-wrap-style:square" from="7513,6042" to="8053,6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"/>
                <v:line id="直线 785" o:spid="_x0000_s1337" style="position:absolute;flip:x;visibility:visible;mso-wrap-style:square" from="6793,5589" to="7693,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"/>
                <v:line id="直线 786" o:spid="_x0000_s1338" style="position:absolute;flip:x;visibility:visible;mso-wrap-style:square" from="6433,5288" to="7513,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"/>
                <v:shape id="文本框 787" o:spid="_x0000_s1339" type="#_x0000_t202" style="position:absolute;left:7153;top:4233;width:360;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KExQAAANwAAAAPAAAAZHJzL2Rvd25yZXYueG1sRI9Ba8JA&#10;FITvBf/D8oTe6sYU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ABnPKExQAAANwAAAAP&#10;AAAAAAAAAAAAAAAAAAcCAABkcnMvZG93bnJldi54bWxQSwUGAAAAAAMAAwC3AAAA+QIAAAAA&#10;" filled="f" stroked="f">
                  <v:textbox inset="0,0,0,0">
                    <w:txbxContent>
                      <w:p w14:paraId="20591906" w14:textId="77777777" w:rsidR="006B51B8" w:rsidRDefault="006B51B8">
                        <w:pPr>
                          <w:ind w:firstLineChars="50" w:firstLine="160"/>
                          <w:rPr>
                            <w:sz w:val="32"/>
                          </w:rPr>
                        </w:pPr>
                        <w:r>
                          <w:rPr>
                            <w:rFonts w:hint="eastAsia"/>
                            <w:sz w:val="32"/>
                          </w:rPr>
                          <w:t>．</w:t>
                        </w:r>
                      </w:p>
                    </w:txbxContent>
                  </v:textbox>
                </v:shape>
                <v:shape id="文本框 788" o:spid="_x0000_s1340" type="#_x0000_t202" style="position:absolute;left:7693;top:2844;width:360;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rwxQAAANwAAAAPAAAAZHJzL2Rvd25yZXYueG1sRI9Ba8JA&#10;FITvBf/D8oTe6sZQ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COdWrwxQAAANwAAAAP&#10;AAAAAAAAAAAAAAAAAAcCAABkcnMvZG93bnJldi54bWxQSwUGAAAAAAMAAwC3AAAA+QIAAAAA&#10;" filled="f" stroked="f">
                  <v:textbox inset="0,0,0,0">
                    <w:txbxContent>
                      <w:p w14:paraId="4CBF8074" w14:textId="77777777" w:rsidR="006B51B8" w:rsidRDefault="006B51B8">
                        <w:r>
                          <w:rPr>
                            <w:rFonts w:hint="eastAsia"/>
                          </w:rPr>
                          <w:t>n-1</w:t>
                        </w:r>
                      </w:p>
                    </w:txbxContent>
                  </v:textbox>
                </v:shape>
                <v:shape id="文本框 789" o:spid="_x0000_s1341" type="#_x0000_t202" style="position:absolute;left:8953;top:2875;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14:paraId="192F76CD" w14:textId="77777777" w:rsidR="006B51B8" w:rsidRDefault="006B51B8">
                        <w:r>
                          <w:rPr>
                            <w:rFonts w:hint="eastAsia"/>
                          </w:rPr>
                          <w:t>0</w:t>
                        </w:r>
                      </w:p>
                    </w:txbxContent>
                  </v:textbox>
                </v:shape>
                <v:shape id="文本框 790" o:spid="_x0000_s1342" type="#_x0000_t202" style="position:absolute;left:9853;top:3478;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1Ec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jSD+5l4BOT8HwAA//8DAFBLAQItABQABgAIAAAAIQDb4fbL7gAAAIUBAAATAAAAAAAAAAAA&#10;AAAAAAAAAABbQ29udGVudF9UeXBlc10ueG1sUEsBAi0AFAAGAAgAAAAhAFr0LFu/AAAAFQEAAAsA&#10;AAAAAAAAAAAAAAAAHwEAAF9yZWxzLy5yZWxzUEsBAi0AFAAGAAgAAAAhABHrURzEAAAA3AAAAA8A&#10;AAAAAAAAAAAAAAAABwIAAGRycy9kb3ducmV2LnhtbFBLBQYAAAAAAwADALcAAAD4AgAAAAA=&#10;" filled="f" stroked="f">
                  <v:textbox inset="0,0,0,0">
                    <w:txbxContent>
                      <w:p w14:paraId="495F9CBD" w14:textId="77777777" w:rsidR="006B51B8" w:rsidRDefault="006B51B8">
                        <w:r>
                          <w:rPr>
                            <w:rFonts w:hint="eastAsia"/>
                          </w:rPr>
                          <w:t>1</w:t>
                        </w:r>
                      </w:p>
                    </w:txbxContent>
                  </v:textbox>
                </v:shape>
                <v:shape id="文本框 791" o:spid="_x0000_s1343" type="#_x0000_t202" style="position:absolute;left:10393;top:4384;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" filled="f" stroked="f">
                  <v:textbox inset="0,0,0,0">
                    <w:txbxContent>
                      <w:p w14:paraId="2B563E1F" w14:textId="77777777" w:rsidR="006B51B8" w:rsidRDefault="006B51B8">
                        <w:r>
                          <w:rPr>
                            <w:rFonts w:hint="eastAsia"/>
                          </w:rPr>
                          <w:t>2</w:t>
                        </w:r>
                      </w:p>
                    </w:txbxContent>
                  </v:textbox>
                </v:shape>
                <v:shape id="文本框 792" o:spid="_x0000_s1344" type="#_x0000_t202" style="position:absolute;left:10393;top:5439;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7D5B0CC5" w14:textId="77777777" w:rsidR="006B51B8" w:rsidRDefault="006B51B8">
                        <w:pPr>
                          <w:jc w:val="center"/>
                        </w:pPr>
                        <w:r>
                          <w:rPr>
                            <w:rFonts w:hint="eastAsia"/>
                          </w:rPr>
                          <w:t>3</w:t>
                        </w:r>
                      </w:p>
                    </w:txbxContent>
                  </v:textbox>
                </v:shape>
                <v:shape id="文本框 793" o:spid="_x0000_s1345" type="#_x0000_t202" style="position:absolute;left:10033;top:6344;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" filled="f" stroked="f">
                  <v:textbox inset="0,0,0,0">
                    <w:txbxContent>
                      <w:p w14:paraId="60DE5DE2" w14:textId="77777777" w:rsidR="006B51B8" w:rsidRDefault="006B51B8">
                        <w:pPr>
                          <w:jc w:val="center"/>
                        </w:pPr>
                        <w:r>
                          <w:rPr>
                            <w:rFonts w:hint="eastAsia"/>
                          </w:rPr>
                          <w:t>4</w:t>
                        </w:r>
                      </w:p>
                    </w:txbxContent>
                  </v:textbox>
                </v:shape>
                <v:shape id="文本框 794" o:spid="_x0000_s1346" type="#_x0000_t202" style="position:absolute;left:9313;top:7098;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14:paraId="0742C756" w14:textId="77777777" w:rsidR="006B51B8" w:rsidRDefault="006B51B8">
                        <w:pPr>
                          <w:jc w:val="center"/>
                        </w:pPr>
                        <w:r>
                          <w:rPr>
                            <w:rFonts w:hint="eastAsia"/>
                          </w:rPr>
                          <w:t>5</w:t>
                        </w:r>
                      </w:p>
                    </w:txbxContent>
                  </v:textbox>
                </v:shape>
                <v:shape id="文本框 795" o:spid="_x0000_s1347" type="#_x0000_t202" style="position:absolute;left:7873;top:7249;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3B9224AD" w14:textId="77777777" w:rsidR="006B51B8" w:rsidRDefault="006B51B8">
                        <w:pPr>
                          <w:jc w:val="center"/>
                        </w:pPr>
                        <w:r>
                          <w:rPr>
                            <w:rFonts w:hint="eastAsia"/>
                          </w:rPr>
                          <w:t>6</w:t>
                        </w:r>
                      </w:p>
                    </w:txbxContent>
                  </v:textbox>
                </v:shape>
                <v:shape id="文本框 796" o:spid="_x0000_s1348" type="#_x0000_t202" style="position:absolute;left:6793;top:6796;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40244169" w14:textId="77777777" w:rsidR="006B51B8" w:rsidRDefault="006B51B8">
                        <w:pPr>
                          <w:jc w:val="center"/>
                        </w:pPr>
                        <w:r>
                          <w:rPr>
                            <w:rFonts w:hint="eastAsia"/>
                          </w:rPr>
                          <w:t>7</w:t>
                        </w:r>
                      </w:p>
                    </w:txbxContent>
                  </v:textbox>
                </v:shape>
                <v:shape id="文本框 797" o:spid="_x0000_s1349" type="#_x0000_t202" style="position:absolute;left:6253;top:5740;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14:paraId="5318345B" w14:textId="77777777" w:rsidR="006B51B8" w:rsidRDefault="006B51B8">
                        <w:pPr>
                          <w:jc w:val="center"/>
                        </w:pPr>
                        <w:r>
                          <w:rPr>
                            <w:rFonts w:hint="eastAsia"/>
                          </w:rPr>
                          <w:t>8</w:t>
                        </w:r>
                      </w:p>
                    </w:txbxContent>
                  </v:textbox>
                </v:shape>
                <v:shape id="文本框 798" o:spid="_x0000_s1350" type="#_x0000_t202" style="position:absolute;left:6793;top:7551;width:3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14:paraId="4A676B8E" w14:textId="77777777" w:rsidR="006B51B8" w:rsidRDefault="006B51B8">
                        <w:pPr>
                          <w:rPr>
                            <w:lang w:eastAsia="zh-CN"/>
                          </w:rPr>
                        </w:pPr>
                        <w:r>
                          <w:rPr>
                            <w:rFonts w:hint="eastAsia"/>
                            <w:lang w:eastAsia="zh-CN"/>
                          </w:rPr>
                          <w:t>（</w:t>
                        </w:r>
                        <w:r>
                          <w:rPr>
                            <w:rFonts w:hint="eastAsia"/>
                            <w:lang w:eastAsia="zh-CN"/>
                          </w:rPr>
                          <w:t>B</w:t>
                        </w:r>
                        <w:r>
                          <w:rPr>
                            <w:rFonts w:hint="eastAsia"/>
                            <w:lang w:eastAsia="zh-CN"/>
                          </w:rPr>
                          <w:t>）下一页替换后的缓冲区状态</w:t>
                        </w:r>
                      </w:p>
                    </w:txbxContent>
                  </v:textbox>
                </v:shape>
                <v:shape id="文本框 799" o:spid="_x0000_s1351" type="#_x0000_t202" style="position:absolute;left:3553;top:2688;width:10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" filled="f">
                  <v:textbox inset=",0,,0">
                    <w:txbxContent>
                      <w:p w14:paraId="21282C72" w14:textId="77777777" w:rsidR="006B51B8" w:rsidRDefault="006B51B8">
                        <w:pPr>
                          <w:spacing w:line="0" w:lineRule="atLeast"/>
                          <w:ind w:left="-100" w:right="-100"/>
                          <w:rPr>
                            <w:sz w:val="15"/>
                          </w:rPr>
                        </w:pPr>
                        <w:r>
                          <w:rPr>
                            <w:rFonts w:hint="eastAsia"/>
                            <w:sz w:val="18"/>
                          </w:rPr>
                          <w:t>第</w:t>
                        </w:r>
                        <w:r>
                          <w:rPr>
                            <w:rFonts w:hint="eastAsia"/>
                            <w:sz w:val="18"/>
                          </w:rPr>
                          <w:t>1</w:t>
                        </w:r>
                        <w:r>
                          <w:rPr>
                            <w:rFonts w:hint="eastAsia"/>
                            <w:sz w:val="18"/>
                          </w:rPr>
                          <w:t>页框</w:t>
                        </w:r>
                      </w:p>
                    </w:txbxContent>
                  </v:textbox>
                </v:shape>
                <v:shape id="文本框 800" o:spid="_x0000_s1352" type="#_x0000_t202" style="position:absolute;left:4354;top:8148;width:28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" strokecolor="white">
                  <v:textbox>
                    <w:txbxContent>
                      <w:p w14:paraId="67609D5C" w14:textId="77777777" w:rsidR="006B51B8" w:rsidRDefault="006B51B8">
                        <w:pPr>
                          <w:pStyle w:val="af1"/>
                        </w:pPr>
                        <w:r>
                          <w:rPr>
                            <w:rFonts w:hint="eastAsia"/>
                          </w:rPr>
                          <w:t>图4-15   时钟页面替换算法</w:t>
                        </w:r>
                      </w:p>
                      <w:p w14:paraId="0081AFB6" w14:textId="77777777" w:rsidR="006B51B8" w:rsidRDefault="006B51B8"/>
                    </w:txbxContent>
                  </v:textbox>
                </v:shape>
                <v:line id="直线 801" o:spid="_x0000_s1353" style="position:absolute;visibility:visible;mso-wrap-style:square" from="8413,5028" to="8773,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" strokeweight="1.5pt">
                  <v:stroke endarrow="classic" endarrowlength="short"/>
                </v:line>
                <w10:anchorlock/>
              </v:group>
            </w:pict>
          </mc:Fallback>
        </mc:AlternateContent>
      </w:r>
    </w:p>
    <w:p w14:paraId="29B66EDD"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56C7D9F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淘汰页面时，如果此页面已被修改过，必须将它重新写回磁盘；但如果所淘汰的是未被修改过的页面，就不需要写盘操作，这样看来淘汰修改过的页面比淘汰未被修改过的页面的开销要大。如果把页表项的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和</w:t>
      </w:r>
      <w:r>
        <w:rPr>
          <w:rFonts w:ascii="Times New Roman" w:hAnsi="Times New Roman"/>
          <w:spacing w:val="10"/>
          <w:sz w:val="21"/>
          <w:szCs w:val="21"/>
          <w:lang w:eastAsia="zh-CN"/>
        </w:rPr>
        <w:t>“</w:t>
      </w:r>
      <w:r>
        <w:rPr>
          <w:rFonts w:ascii="Times New Roman" w:hAnsi="Times New Roman"/>
          <w:spacing w:val="10"/>
          <w:sz w:val="21"/>
          <w:szCs w:val="21"/>
          <w:lang w:eastAsia="zh-CN"/>
        </w:rPr>
        <w:t>修改位</w:t>
      </w:r>
      <w:r>
        <w:rPr>
          <w:rFonts w:ascii="Times New Roman" w:hAnsi="Times New Roman"/>
          <w:spacing w:val="10"/>
          <w:sz w:val="21"/>
          <w:szCs w:val="21"/>
          <w:lang w:eastAsia="zh-CN"/>
        </w:rPr>
        <w:t>”</w:t>
      </w:r>
      <w:r>
        <w:rPr>
          <w:rFonts w:ascii="Times New Roman" w:hAnsi="Times New Roman"/>
          <w:spacing w:val="10"/>
          <w:sz w:val="21"/>
          <w:szCs w:val="21"/>
          <w:lang w:eastAsia="zh-CN"/>
        </w:rPr>
        <w:t>结合起来使用，可以改进</w:t>
      </w:r>
      <w:r>
        <w:rPr>
          <w:rFonts w:ascii="Times New Roman" w:hAnsi="Times New Roman"/>
          <w:spacing w:val="10"/>
          <w:sz w:val="21"/>
          <w:szCs w:val="21"/>
          <w:lang w:eastAsia="zh-CN"/>
        </w:rPr>
        <w:t>Clock</w:t>
      </w:r>
      <w:r>
        <w:rPr>
          <w:rFonts w:ascii="Times New Roman" w:hAnsi="Times New Roman"/>
          <w:spacing w:val="10"/>
          <w:sz w:val="21"/>
          <w:szCs w:val="21"/>
          <w:lang w:eastAsia="zh-CN"/>
        </w:rPr>
        <w:t>算法，页面共组合成</w:t>
      </w:r>
      <w:r>
        <w:rPr>
          <w:rFonts w:ascii="Times New Roman" w:hAnsi="Times New Roman"/>
          <w:spacing w:val="10"/>
          <w:sz w:val="21"/>
          <w:szCs w:val="21"/>
          <w:lang w:eastAsia="zh-CN"/>
        </w:rPr>
        <w:t>4</w:t>
      </w:r>
      <w:r>
        <w:rPr>
          <w:rFonts w:ascii="Times New Roman" w:hAnsi="Times New Roman"/>
          <w:spacing w:val="10"/>
          <w:sz w:val="21"/>
          <w:szCs w:val="21"/>
          <w:lang w:eastAsia="zh-CN"/>
        </w:rPr>
        <w:t>种情况</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4C01D61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① </w:t>
      </w:r>
      <w:r>
        <w:rPr>
          <w:rFonts w:ascii="Times New Roman" w:hAnsi="Times New Roman"/>
          <w:spacing w:val="10"/>
          <w:sz w:val="21"/>
          <w:szCs w:val="21"/>
          <w:lang w:eastAsia="zh-CN"/>
        </w:rPr>
        <w:t>最近未被引用，未被修改（</w:t>
      </w:r>
      <w:r>
        <w:rPr>
          <w:rFonts w:ascii="Times New Roman" w:hAnsi="Times New Roman"/>
          <w:spacing w:val="10"/>
          <w:sz w:val="21"/>
          <w:szCs w:val="21"/>
          <w:lang w:eastAsia="zh-CN"/>
        </w:rPr>
        <w:t>r</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m</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p>
    <w:p w14:paraId="7D7EDF6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② </w:t>
      </w:r>
      <w:r>
        <w:rPr>
          <w:rFonts w:ascii="Times New Roman" w:hAnsi="Times New Roman"/>
          <w:spacing w:val="10"/>
          <w:sz w:val="21"/>
          <w:szCs w:val="21"/>
          <w:lang w:eastAsia="zh-CN"/>
        </w:rPr>
        <w:t>最近被引用，未被修改（</w:t>
      </w:r>
      <w:r>
        <w:rPr>
          <w:rFonts w:ascii="Times New Roman" w:hAnsi="Times New Roman"/>
          <w:spacing w:val="10"/>
          <w:sz w:val="21"/>
          <w:szCs w:val="21"/>
          <w:lang w:eastAsia="zh-CN"/>
        </w:rPr>
        <w:t>r</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m</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p>
    <w:p w14:paraId="074D9BA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③ </w:t>
      </w:r>
      <w:r>
        <w:rPr>
          <w:rFonts w:ascii="Times New Roman" w:hAnsi="Times New Roman"/>
          <w:spacing w:val="10"/>
          <w:sz w:val="21"/>
          <w:szCs w:val="21"/>
          <w:lang w:eastAsia="zh-CN"/>
        </w:rPr>
        <w:t>最近未被引用，但被修改过（</w:t>
      </w:r>
      <w:r>
        <w:rPr>
          <w:rFonts w:ascii="Times New Roman" w:hAnsi="Times New Roman"/>
          <w:spacing w:val="10"/>
          <w:sz w:val="21"/>
          <w:szCs w:val="21"/>
          <w:lang w:eastAsia="zh-CN"/>
        </w:rPr>
        <w:t>r</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m</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w:t>
      </w:r>
    </w:p>
    <w:p w14:paraId="475A48A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④ </w:t>
      </w:r>
      <w:r>
        <w:rPr>
          <w:rFonts w:ascii="Times New Roman" w:hAnsi="Times New Roman"/>
          <w:spacing w:val="10"/>
          <w:sz w:val="21"/>
          <w:szCs w:val="21"/>
          <w:lang w:eastAsia="zh-CN"/>
        </w:rPr>
        <w:t>最近被引用，也被修改过（</w:t>
      </w:r>
      <w:r>
        <w:rPr>
          <w:rFonts w:ascii="Times New Roman" w:hAnsi="Times New Roman"/>
          <w:spacing w:val="10"/>
          <w:sz w:val="21"/>
          <w:szCs w:val="21"/>
          <w:lang w:eastAsia="zh-CN"/>
        </w:rPr>
        <w:t>r</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m</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w:t>
      </w:r>
    </w:p>
    <w:p w14:paraId="6DA17AA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于是，改进的</w:t>
      </w:r>
      <w:r>
        <w:rPr>
          <w:rFonts w:ascii="Times New Roman" w:hAnsi="Times New Roman"/>
          <w:spacing w:val="10"/>
          <w:sz w:val="21"/>
          <w:szCs w:val="21"/>
          <w:lang w:eastAsia="zh-CN"/>
        </w:rPr>
        <w:t>Clock</w:t>
      </w:r>
      <w:r>
        <w:rPr>
          <w:rFonts w:ascii="Times New Roman" w:hAnsi="Times New Roman"/>
          <w:spacing w:val="10"/>
          <w:sz w:val="21"/>
          <w:szCs w:val="21"/>
          <w:lang w:eastAsia="zh-CN"/>
        </w:rPr>
        <w:t>页面替换算法可如下执行：步骤</w:t>
      </w:r>
      <w:r>
        <w:rPr>
          <w:rFonts w:ascii="Times New Roman" w:hAnsi="Times New Roman"/>
          <w:spacing w:val="10"/>
          <w:sz w:val="21"/>
          <w:szCs w:val="21"/>
          <w:lang w:eastAsia="zh-CN"/>
        </w:rPr>
        <w:t>1</w:t>
      </w:r>
      <w:r>
        <w:rPr>
          <w:rFonts w:ascii="Times New Roman" w:hAnsi="Times New Roman"/>
          <w:spacing w:val="10"/>
          <w:sz w:val="21"/>
          <w:szCs w:val="21"/>
          <w:lang w:eastAsia="zh-CN"/>
        </w:rPr>
        <w:t>：选择最佳淘汰页面。从指针当前位置开始扫描循环队列，扫描过程中不改变</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，把遇到的第一个</w:t>
      </w:r>
      <w:r>
        <w:rPr>
          <w:rFonts w:ascii="Times New Roman" w:hAnsi="Times New Roman"/>
          <w:spacing w:val="10"/>
          <w:sz w:val="21"/>
          <w:szCs w:val="21"/>
          <w:lang w:eastAsia="zh-CN"/>
        </w:rPr>
        <w:t>r</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m</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的页面作为淘汰页。步骤</w:t>
      </w:r>
      <w:r>
        <w:rPr>
          <w:rFonts w:ascii="Times New Roman" w:hAnsi="Times New Roman"/>
          <w:spacing w:val="10"/>
          <w:sz w:val="21"/>
          <w:szCs w:val="21"/>
          <w:lang w:eastAsia="zh-CN"/>
        </w:rPr>
        <w:t>2</w:t>
      </w:r>
      <w:r>
        <w:rPr>
          <w:rFonts w:ascii="Times New Roman" w:hAnsi="Times New Roman"/>
          <w:spacing w:val="10"/>
          <w:sz w:val="21"/>
          <w:szCs w:val="21"/>
          <w:lang w:eastAsia="zh-CN"/>
        </w:rPr>
        <w:t>：如果步骤</w:t>
      </w:r>
      <w:r>
        <w:rPr>
          <w:rFonts w:ascii="Times New Roman" w:hAnsi="Times New Roman"/>
          <w:spacing w:val="10"/>
          <w:sz w:val="21"/>
          <w:szCs w:val="21"/>
          <w:lang w:eastAsia="zh-CN"/>
        </w:rPr>
        <w:t>1</w:t>
      </w:r>
      <w:r>
        <w:rPr>
          <w:rFonts w:ascii="Times New Roman" w:hAnsi="Times New Roman"/>
          <w:spacing w:val="10"/>
          <w:sz w:val="21"/>
          <w:szCs w:val="21"/>
          <w:lang w:eastAsia="zh-CN"/>
        </w:rPr>
        <w:t>失败，再次从原位置开始，查找</w:t>
      </w:r>
      <w:r>
        <w:rPr>
          <w:rFonts w:ascii="Times New Roman" w:hAnsi="Times New Roman"/>
          <w:spacing w:val="10"/>
          <w:sz w:val="21"/>
          <w:szCs w:val="21"/>
          <w:lang w:eastAsia="zh-CN"/>
        </w:rPr>
        <w:t>r</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m</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的页面，把遇到的第一个这样的页面作为淘汰页，而在扫描过程中把指针所经过的页面的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r</w:t>
      </w:r>
      <w:r>
        <w:rPr>
          <w:rFonts w:ascii="Times New Roman" w:hAnsi="Times New Roman"/>
          <w:spacing w:val="10"/>
          <w:sz w:val="21"/>
          <w:szCs w:val="21"/>
          <w:lang w:eastAsia="zh-CN"/>
        </w:rPr>
        <w:t>置</w:t>
      </w:r>
      <w:r>
        <w:rPr>
          <w:rFonts w:ascii="Times New Roman" w:hAnsi="Times New Roman"/>
          <w:spacing w:val="10"/>
          <w:sz w:val="21"/>
          <w:szCs w:val="21"/>
          <w:lang w:eastAsia="zh-CN"/>
        </w:rPr>
        <w:t>0</w:t>
      </w:r>
      <w:r>
        <w:rPr>
          <w:rFonts w:ascii="Times New Roman" w:hAnsi="Times New Roman"/>
          <w:spacing w:val="10"/>
          <w:sz w:val="21"/>
          <w:szCs w:val="21"/>
          <w:lang w:eastAsia="zh-CN"/>
        </w:rPr>
        <w:t>。步骤</w:t>
      </w:r>
      <w:r>
        <w:rPr>
          <w:rFonts w:ascii="Times New Roman" w:hAnsi="Times New Roman"/>
          <w:spacing w:val="10"/>
          <w:sz w:val="21"/>
          <w:szCs w:val="21"/>
          <w:lang w:eastAsia="zh-CN"/>
        </w:rPr>
        <w:t>3</w:t>
      </w:r>
      <w:r>
        <w:rPr>
          <w:rFonts w:ascii="Times New Roman" w:hAnsi="Times New Roman"/>
          <w:spacing w:val="10"/>
          <w:sz w:val="21"/>
          <w:szCs w:val="21"/>
          <w:lang w:eastAsia="zh-CN"/>
        </w:rPr>
        <w:t>：如果步骤</w:t>
      </w:r>
      <w:r>
        <w:rPr>
          <w:rFonts w:ascii="Times New Roman" w:hAnsi="Times New Roman"/>
          <w:spacing w:val="10"/>
          <w:sz w:val="21"/>
          <w:szCs w:val="21"/>
          <w:lang w:eastAsia="zh-CN"/>
        </w:rPr>
        <w:t>2</w:t>
      </w:r>
      <w:r>
        <w:rPr>
          <w:rFonts w:ascii="Times New Roman" w:hAnsi="Times New Roman"/>
          <w:spacing w:val="10"/>
          <w:sz w:val="21"/>
          <w:szCs w:val="21"/>
          <w:lang w:eastAsia="zh-CN"/>
        </w:rPr>
        <w:t>失败，指针再次回到起始位置，由于此时所有页面的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”r</w:t>
      </w:r>
      <w:r>
        <w:rPr>
          <w:rFonts w:ascii="Times New Roman" w:hAnsi="Times New Roman"/>
          <w:spacing w:val="10"/>
          <w:sz w:val="21"/>
          <w:szCs w:val="21"/>
          <w:lang w:eastAsia="zh-CN"/>
        </w:rPr>
        <w:t>均为</w:t>
      </w:r>
      <w:r>
        <w:rPr>
          <w:rFonts w:ascii="Times New Roman" w:hAnsi="Times New Roman"/>
          <w:spacing w:val="10"/>
          <w:sz w:val="21"/>
          <w:szCs w:val="21"/>
          <w:lang w:eastAsia="zh-CN"/>
        </w:rPr>
        <w:t>0</w:t>
      </w:r>
      <w:r>
        <w:rPr>
          <w:rFonts w:ascii="Times New Roman" w:hAnsi="Times New Roman"/>
          <w:spacing w:val="10"/>
          <w:sz w:val="21"/>
          <w:szCs w:val="21"/>
          <w:lang w:eastAsia="zh-CN"/>
        </w:rPr>
        <w:t>，再转向步骤</w:t>
      </w:r>
      <w:r>
        <w:rPr>
          <w:rFonts w:ascii="Times New Roman" w:hAnsi="Times New Roman"/>
          <w:spacing w:val="10"/>
          <w:sz w:val="21"/>
          <w:szCs w:val="21"/>
          <w:lang w:eastAsia="zh-CN"/>
        </w:rPr>
        <w:t>1</w:t>
      </w:r>
      <w:r>
        <w:rPr>
          <w:rFonts w:ascii="Times New Roman" w:hAnsi="Times New Roman"/>
          <w:spacing w:val="10"/>
          <w:sz w:val="21"/>
          <w:szCs w:val="21"/>
          <w:lang w:eastAsia="zh-CN"/>
        </w:rPr>
        <w:t>或步骤</w:t>
      </w:r>
      <w:r>
        <w:rPr>
          <w:rFonts w:ascii="Times New Roman" w:hAnsi="Times New Roman"/>
          <w:spacing w:val="10"/>
          <w:sz w:val="21"/>
          <w:szCs w:val="21"/>
          <w:lang w:eastAsia="zh-CN"/>
        </w:rPr>
        <w:t>2</w:t>
      </w:r>
      <w:r>
        <w:rPr>
          <w:rFonts w:ascii="Times New Roman" w:hAnsi="Times New Roman"/>
          <w:spacing w:val="10"/>
          <w:sz w:val="21"/>
          <w:szCs w:val="21"/>
          <w:lang w:eastAsia="zh-CN"/>
        </w:rPr>
        <w:t>操作，这次一定能挑出一个可淘汰的页面。</w:t>
      </w:r>
    </w:p>
    <w:p w14:paraId="66EBC9B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改进的</w:t>
      </w:r>
      <w:r>
        <w:rPr>
          <w:rFonts w:ascii="Times New Roman" w:hAnsi="Times New Roman"/>
          <w:spacing w:val="10"/>
          <w:sz w:val="21"/>
          <w:szCs w:val="21"/>
          <w:lang w:eastAsia="zh-CN"/>
        </w:rPr>
        <w:t>Clock</w:t>
      </w:r>
      <w:r>
        <w:rPr>
          <w:rFonts w:ascii="Times New Roman" w:hAnsi="Times New Roman"/>
          <w:spacing w:val="10"/>
          <w:sz w:val="21"/>
          <w:szCs w:val="21"/>
          <w:lang w:eastAsia="zh-CN"/>
        </w:rPr>
        <w:t>页面替换算法就是扫描循环队列中的所有页面，寻找既未被修改且最近又未被引用的页面作为首选页面淘汰，因为未曾被修改过，淘汰时不用把它写回磁盘；如果步骤１失败，算法再次扫描循环队列，欲寻找一个被修改过但最近未被引用的页面，虽然这种淘汰页面需要写回磁盘，但依据程序局部性原理，这类页面不会立刻被再次使用；如果步骤</w:t>
      </w:r>
      <w:r>
        <w:rPr>
          <w:rFonts w:ascii="Times New Roman" w:hAnsi="Times New Roman"/>
          <w:spacing w:val="10"/>
          <w:sz w:val="21"/>
          <w:szCs w:val="21"/>
          <w:lang w:eastAsia="zh-CN"/>
        </w:rPr>
        <w:t>2</w:t>
      </w:r>
      <w:r>
        <w:rPr>
          <w:rFonts w:ascii="Times New Roman" w:hAnsi="Times New Roman"/>
          <w:spacing w:val="10"/>
          <w:sz w:val="21"/>
          <w:szCs w:val="21"/>
          <w:lang w:eastAsia="zh-CN"/>
        </w:rPr>
        <w:t>也失败，则所有页面已被标记为最近未被引用，可进入第三次扫描，也称为</w:t>
      </w:r>
      <w:r>
        <w:rPr>
          <w:rFonts w:ascii="Times New Roman" w:hAnsi="Times New Roman"/>
          <w:spacing w:val="10"/>
          <w:sz w:val="21"/>
          <w:szCs w:val="21"/>
          <w:lang w:eastAsia="zh-CN"/>
        </w:rPr>
        <w:t>“</w:t>
      </w:r>
      <w:r>
        <w:rPr>
          <w:rFonts w:ascii="Times New Roman" w:hAnsi="Times New Roman"/>
          <w:spacing w:val="10"/>
          <w:sz w:val="21"/>
          <w:szCs w:val="21"/>
          <w:lang w:eastAsia="zh-CN"/>
        </w:rPr>
        <w:t>第三次机会时钟替换算法</w:t>
      </w:r>
      <w:r>
        <w:rPr>
          <w:rFonts w:ascii="Times New Roman" w:hAnsi="Times New Roman"/>
          <w:spacing w:val="10"/>
          <w:sz w:val="21"/>
          <w:szCs w:val="21"/>
          <w:lang w:eastAsia="zh-CN"/>
        </w:rPr>
        <w:t>”</w:t>
      </w:r>
      <w:r>
        <w:rPr>
          <w:rFonts w:ascii="Times New Roman" w:hAnsi="Times New Roman"/>
          <w:spacing w:val="10"/>
          <w:sz w:val="21"/>
          <w:szCs w:val="21"/>
          <w:lang w:eastAsia="zh-CN"/>
        </w:rPr>
        <w:t>，因为，一个被修改过的页面直到指针已经完成对队列的两次完全扫描之前，将不会被移出，与未被修改的页面相比，它在被选中替换之前还有额外一次机会被引用。</w:t>
      </w:r>
    </w:p>
    <w:p w14:paraId="7EA631F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lastRenderedPageBreak/>
        <w:t>下面给出一个例子，分别用</w:t>
      </w:r>
      <w:r>
        <w:rPr>
          <w:rFonts w:ascii="Times New Roman" w:hAnsi="Times New Roman"/>
          <w:spacing w:val="10"/>
          <w:sz w:val="21"/>
          <w:szCs w:val="21"/>
          <w:lang w:eastAsia="zh-CN"/>
        </w:rPr>
        <w:t>OPT</w:t>
      </w:r>
      <w:r>
        <w:rPr>
          <w:rFonts w:ascii="Times New Roman" w:hAnsi="Times New Roman"/>
          <w:spacing w:val="10"/>
          <w:sz w:val="21"/>
          <w:szCs w:val="21"/>
          <w:lang w:eastAsia="zh-CN"/>
        </w:rPr>
        <w:t>、</w:t>
      </w:r>
      <w:r>
        <w:rPr>
          <w:rFonts w:ascii="Times New Roman" w:hAnsi="Times New Roman"/>
          <w:spacing w:val="10"/>
          <w:sz w:val="21"/>
          <w:szCs w:val="21"/>
          <w:lang w:eastAsia="zh-CN"/>
        </w:rPr>
        <w:t>FIFO</w:t>
      </w:r>
      <w:r>
        <w:rPr>
          <w:rFonts w:ascii="Times New Roman" w:hAnsi="Times New Roman"/>
          <w:spacing w:val="10"/>
          <w:sz w:val="21"/>
          <w:szCs w:val="21"/>
          <w:lang w:eastAsia="zh-CN"/>
        </w:rPr>
        <w:t>、</w:t>
      </w:r>
      <w:r>
        <w:rPr>
          <w:rFonts w:ascii="Times New Roman" w:hAnsi="Times New Roman"/>
          <w:spacing w:val="10"/>
          <w:sz w:val="21"/>
          <w:szCs w:val="21"/>
          <w:lang w:eastAsia="zh-CN"/>
        </w:rPr>
        <w:t>LRU</w:t>
      </w:r>
      <w:r>
        <w:rPr>
          <w:rFonts w:ascii="Times New Roman" w:hAnsi="Times New Roman"/>
          <w:spacing w:val="10"/>
          <w:sz w:val="21"/>
          <w:szCs w:val="21"/>
          <w:lang w:eastAsia="zh-CN"/>
        </w:rPr>
        <w:t>和</w:t>
      </w:r>
      <w:r>
        <w:rPr>
          <w:rFonts w:ascii="Times New Roman" w:hAnsi="Times New Roman"/>
          <w:spacing w:val="10"/>
          <w:sz w:val="21"/>
          <w:szCs w:val="21"/>
          <w:lang w:eastAsia="zh-CN"/>
        </w:rPr>
        <w:t>Clock</w:t>
      </w:r>
      <w:r>
        <w:rPr>
          <w:rFonts w:ascii="Times New Roman" w:hAnsi="Times New Roman"/>
          <w:spacing w:val="10"/>
          <w:sz w:val="21"/>
          <w:szCs w:val="21"/>
          <w:lang w:eastAsia="zh-CN"/>
        </w:rPr>
        <w:t>页面替换算法来计算缺页次数和被淘汰的页面，并对性能作简单的比较</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。进程分得</w:t>
      </w:r>
      <w:r>
        <w:rPr>
          <w:rFonts w:ascii="Times New Roman" w:hAnsi="Times New Roman"/>
          <w:spacing w:val="10"/>
          <w:sz w:val="21"/>
          <w:szCs w:val="21"/>
          <w:lang w:eastAsia="zh-CN"/>
        </w:rPr>
        <w:t>3</w:t>
      </w:r>
      <w:r>
        <w:rPr>
          <w:rFonts w:ascii="Times New Roman" w:hAnsi="Times New Roman"/>
          <w:spacing w:val="10"/>
          <w:sz w:val="21"/>
          <w:szCs w:val="21"/>
          <w:lang w:eastAsia="zh-CN"/>
        </w:rPr>
        <w:t>个页框，执行过程中按下列次序引用</w:t>
      </w:r>
      <w:r>
        <w:rPr>
          <w:rFonts w:ascii="Times New Roman" w:hAnsi="Times New Roman"/>
          <w:spacing w:val="10"/>
          <w:sz w:val="21"/>
          <w:szCs w:val="21"/>
          <w:lang w:eastAsia="zh-CN"/>
        </w:rPr>
        <w:t>5</w:t>
      </w:r>
      <w:r>
        <w:rPr>
          <w:rFonts w:ascii="Times New Roman" w:hAnsi="Times New Roman"/>
          <w:spacing w:val="10"/>
          <w:sz w:val="21"/>
          <w:szCs w:val="21"/>
          <w:lang w:eastAsia="zh-CN"/>
        </w:rPr>
        <w:t>个独立的页面：</w:t>
      </w:r>
      <w:r>
        <w:rPr>
          <w:rFonts w:ascii="Times New Roman" w:hAnsi="Times New Roman"/>
          <w:spacing w:val="10"/>
          <w:sz w:val="21"/>
          <w:szCs w:val="21"/>
          <w:lang w:eastAsia="zh-CN"/>
        </w:rPr>
        <w:t>2</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。如图</w:t>
      </w:r>
      <w:r>
        <w:rPr>
          <w:rFonts w:ascii="Times New Roman" w:hAnsi="Times New Roman"/>
          <w:spacing w:val="10"/>
          <w:sz w:val="21"/>
          <w:szCs w:val="21"/>
          <w:lang w:eastAsia="zh-CN"/>
        </w:rPr>
        <w:t>4-16</w:t>
      </w:r>
      <w:r>
        <w:rPr>
          <w:rFonts w:ascii="Times New Roman" w:hAnsi="Times New Roman"/>
          <w:spacing w:val="10"/>
          <w:sz w:val="21"/>
          <w:szCs w:val="21"/>
          <w:lang w:eastAsia="zh-CN"/>
        </w:rPr>
        <w:t>所示是</w:t>
      </w:r>
      <w:r>
        <w:rPr>
          <w:rFonts w:ascii="Times New Roman" w:hAnsi="Times New Roman"/>
          <w:spacing w:val="10"/>
          <w:sz w:val="21"/>
          <w:szCs w:val="21"/>
          <w:lang w:eastAsia="zh-CN"/>
        </w:rPr>
        <w:t>4</w:t>
      </w:r>
      <w:r>
        <w:rPr>
          <w:rFonts w:ascii="Times New Roman" w:hAnsi="Times New Roman"/>
          <w:spacing w:val="10"/>
          <w:sz w:val="21"/>
          <w:szCs w:val="21"/>
          <w:lang w:eastAsia="zh-CN"/>
        </w:rPr>
        <w:t>种算法的计算过程和结果。前</w:t>
      </w:r>
      <w:r>
        <w:rPr>
          <w:rFonts w:ascii="Times New Roman" w:hAnsi="Times New Roman"/>
          <w:spacing w:val="10"/>
          <w:sz w:val="21"/>
          <w:szCs w:val="21"/>
          <w:lang w:eastAsia="zh-CN"/>
        </w:rPr>
        <w:t>3</w:t>
      </w:r>
      <w:r>
        <w:rPr>
          <w:rFonts w:ascii="Times New Roman" w:hAnsi="Times New Roman"/>
          <w:spacing w:val="10"/>
          <w:sz w:val="21"/>
          <w:szCs w:val="21"/>
          <w:lang w:eastAsia="zh-CN"/>
        </w:rPr>
        <w:t>个页面</w:t>
      </w:r>
      <w:r>
        <w:rPr>
          <w:rFonts w:ascii="Times New Roman" w:hAnsi="Times New Roman"/>
          <w:spacing w:val="10"/>
          <w:sz w:val="21"/>
          <w:szCs w:val="21"/>
          <w:lang w:eastAsia="zh-CN"/>
        </w:rPr>
        <w:t>2</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必产生缺页，于是，</w:t>
      </w:r>
      <w:r>
        <w:rPr>
          <w:rFonts w:ascii="Times New Roman" w:hAnsi="Times New Roman"/>
          <w:spacing w:val="10"/>
          <w:sz w:val="21"/>
          <w:szCs w:val="21"/>
          <w:lang w:eastAsia="zh-CN"/>
        </w:rPr>
        <w:t>OPT</w:t>
      </w:r>
      <w:r>
        <w:rPr>
          <w:rFonts w:ascii="Times New Roman" w:hAnsi="Times New Roman"/>
          <w:spacing w:val="10"/>
          <w:sz w:val="21"/>
          <w:szCs w:val="21"/>
          <w:lang w:eastAsia="zh-CN"/>
        </w:rPr>
        <w:t>算法共产生</w:t>
      </w:r>
      <w:r>
        <w:rPr>
          <w:rFonts w:ascii="Times New Roman" w:hAnsi="Times New Roman"/>
          <w:spacing w:val="10"/>
          <w:sz w:val="21"/>
          <w:szCs w:val="21"/>
          <w:lang w:eastAsia="zh-CN"/>
        </w:rPr>
        <w:t>6</w:t>
      </w:r>
      <w:r>
        <w:rPr>
          <w:rFonts w:ascii="Times New Roman" w:hAnsi="Times New Roman"/>
          <w:spacing w:val="10"/>
          <w:sz w:val="21"/>
          <w:szCs w:val="21"/>
          <w:lang w:eastAsia="zh-CN"/>
        </w:rPr>
        <w:t>次缺页异常；</w:t>
      </w:r>
      <w:r>
        <w:rPr>
          <w:rFonts w:ascii="Times New Roman" w:hAnsi="Times New Roman"/>
          <w:spacing w:val="10"/>
          <w:sz w:val="21"/>
          <w:szCs w:val="21"/>
          <w:lang w:eastAsia="zh-CN"/>
        </w:rPr>
        <w:t xml:space="preserve">LRU </w:t>
      </w:r>
      <w:r>
        <w:rPr>
          <w:rFonts w:ascii="Times New Roman" w:hAnsi="Times New Roman"/>
          <w:spacing w:val="10"/>
          <w:sz w:val="21"/>
          <w:szCs w:val="21"/>
          <w:lang w:eastAsia="zh-CN"/>
        </w:rPr>
        <w:t>算法产生</w:t>
      </w:r>
      <w:r>
        <w:rPr>
          <w:rFonts w:ascii="Times New Roman" w:hAnsi="Times New Roman"/>
          <w:spacing w:val="10"/>
          <w:sz w:val="21"/>
          <w:szCs w:val="21"/>
          <w:lang w:eastAsia="zh-CN"/>
        </w:rPr>
        <w:t>7</w:t>
      </w:r>
      <w:r>
        <w:rPr>
          <w:rFonts w:ascii="Times New Roman" w:hAnsi="Times New Roman"/>
          <w:spacing w:val="10"/>
          <w:sz w:val="21"/>
          <w:szCs w:val="21"/>
          <w:lang w:eastAsia="zh-CN"/>
        </w:rPr>
        <w:t>次缺页异常；</w:t>
      </w:r>
      <w:r>
        <w:rPr>
          <w:rFonts w:ascii="Times New Roman" w:hAnsi="Times New Roman"/>
          <w:spacing w:val="10"/>
          <w:sz w:val="21"/>
          <w:szCs w:val="21"/>
          <w:lang w:eastAsia="zh-CN"/>
        </w:rPr>
        <w:t>FIFO</w:t>
      </w:r>
      <w:r>
        <w:rPr>
          <w:rFonts w:ascii="Times New Roman" w:hAnsi="Times New Roman"/>
          <w:spacing w:val="10"/>
          <w:sz w:val="21"/>
          <w:szCs w:val="21"/>
          <w:lang w:eastAsia="zh-CN"/>
        </w:rPr>
        <w:t>算法共产生</w:t>
      </w:r>
      <w:r>
        <w:rPr>
          <w:rFonts w:ascii="Times New Roman" w:hAnsi="Times New Roman"/>
          <w:spacing w:val="10"/>
          <w:sz w:val="21"/>
          <w:szCs w:val="21"/>
          <w:lang w:eastAsia="zh-CN"/>
        </w:rPr>
        <w:t>9</w:t>
      </w:r>
      <w:r>
        <w:rPr>
          <w:rFonts w:ascii="Times New Roman" w:hAnsi="Times New Roman"/>
          <w:spacing w:val="10"/>
          <w:sz w:val="21"/>
          <w:szCs w:val="21"/>
          <w:lang w:eastAsia="zh-CN"/>
        </w:rPr>
        <w:t>次缺页异常；</w:t>
      </w:r>
      <w:r>
        <w:rPr>
          <w:rFonts w:ascii="Times New Roman" w:hAnsi="Times New Roman"/>
          <w:spacing w:val="10"/>
          <w:sz w:val="21"/>
          <w:szCs w:val="21"/>
          <w:lang w:eastAsia="zh-CN"/>
        </w:rPr>
        <w:t>Clock</w:t>
      </w:r>
      <w:r>
        <w:rPr>
          <w:rFonts w:ascii="Times New Roman" w:hAnsi="Times New Roman"/>
          <w:spacing w:val="10"/>
          <w:sz w:val="21"/>
          <w:szCs w:val="21"/>
          <w:lang w:eastAsia="zh-CN"/>
        </w:rPr>
        <w:t>算法共产生</w:t>
      </w:r>
      <w:r>
        <w:rPr>
          <w:rFonts w:ascii="Times New Roman" w:hAnsi="Times New Roman"/>
          <w:spacing w:val="10"/>
          <w:sz w:val="21"/>
          <w:szCs w:val="21"/>
          <w:lang w:eastAsia="zh-CN"/>
        </w:rPr>
        <w:t>8</w:t>
      </w:r>
      <w:r>
        <w:rPr>
          <w:rFonts w:ascii="Times New Roman" w:hAnsi="Times New Roman"/>
          <w:spacing w:val="10"/>
          <w:sz w:val="21"/>
          <w:szCs w:val="21"/>
          <w:lang w:eastAsia="zh-CN"/>
        </w:rPr>
        <w:t>次缺页异常，图中</w:t>
      </w:r>
      <w:r>
        <w:rPr>
          <w:rFonts w:ascii="Times New Roman" w:hAnsi="Times New Roman"/>
          <w:spacing w:val="10"/>
          <w:sz w:val="21"/>
          <w:szCs w:val="21"/>
          <w:lang w:eastAsia="zh-CN"/>
        </w:rPr>
        <w:t>*</w:t>
      </w:r>
      <w:r>
        <w:rPr>
          <w:rFonts w:ascii="Times New Roman" w:hAnsi="Times New Roman"/>
          <w:spacing w:val="10"/>
          <w:sz w:val="21"/>
          <w:szCs w:val="21"/>
          <w:lang w:eastAsia="zh-CN"/>
        </w:rPr>
        <w:t>表示相应页面的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为</w:t>
      </w:r>
      <w:r>
        <w:rPr>
          <w:rFonts w:ascii="Times New Roman" w:hAnsi="Times New Roman"/>
          <w:spacing w:val="10"/>
          <w:sz w:val="21"/>
          <w:szCs w:val="21"/>
          <w:lang w:eastAsia="zh-CN"/>
        </w:rPr>
        <w:t>1</w:t>
      </w:r>
      <w:r>
        <w:rPr>
          <w:rFonts w:ascii="Times New Roman" w:hAnsi="Times New Roman"/>
          <w:spacing w:val="10"/>
          <w:sz w:val="21"/>
          <w:szCs w:val="21"/>
          <w:lang w:eastAsia="zh-CN"/>
        </w:rPr>
        <w:t>，箭头</w:t>
      </w:r>
      <w:r>
        <w:rPr>
          <w:rFonts w:ascii="Times New Roman" w:hAnsi="Times New Roman"/>
          <w:spacing w:val="10"/>
          <w:sz w:val="21"/>
          <w:szCs w:val="21"/>
          <w:lang w:eastAsia="zh-CN"/>
        </w:rPr>
        <w:t>“→”</w:t>
      </w:r>
      <w:r>
        <w:rPr>
          <w:rFonts w:ascii="Times New Roman" w:hAnsi="Times New Roman"/>
          <w:spacing w:val="10"/>
          <w:sz w:val="21"/>
          <w:szCs w:val="21"/>
          <w:lang w:eastAsia="zh-CN"/>
        </w:rPr>
        <w:t>表示指针的当前位置，当第一次引用</w:t>
      </w:r>
      <w:r>
        <w:rPr>
          <w:rFonts w:ascii="Times New Roman" w:hAnsi="Times New Roman"/>
          <w:spacing w:val="10"/>
          <w:sz w:val="21"/>
          <w:szCs w:val="21"/>
          <w:lang w:eastAsia="zh-CN"/>
        </w:rPr>
        <w:t>Page5</w:t>
      </w:r>
      <w:r>
        <w:rPr>
          <w:rFonts w:ascii="Times New Roman" w:hAnsi="Times New Roman"/>
          <w:spacing w:val="10"/>
          <w:sz w:val="21"/>
          <w:szCs w:val="21"/>
          <w:lang w:eastAsia="zh-CN"/>
        </w:rPr>
        <w:t>时，由于此时循环队列中所有页面的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均为</w:t>
      </w:r>
      <w:r>
        <w:rPr>
          <w:rFonts w:ascii="Times New Roman" w:hAnsi="Times New Roman"/>
          <w:spacing w:val="10"/>
          <w:sz w:val="21"/>
          <w:szCs w:val="21"/>
          <w:lang w:eastAsia="zh-CN"/>
        </w:rPr>
        <w:t>1</w:t>
      </w:r>
      <w:r>
        <w:rPr>
          <w:rFonts w:ascii="Times New Roman" w:hAnsi="Times New Roman"/>
          <w:spacing w:val="10"/>
          <w:sz w:val="21"/>
          <w:szCs w:val="21"/>
          <w:lang w:eastAsia="zh-CN"/>
        </w:rPr>
        <w:t>，所以指针绕过一圈并指向</w:t>
      </w:r>
      <w:r>
        <w:rPr>
          <w:rFonts w:ascii="Times New Roman" w:hAnsi="Times New Roman"/>
          <w:spacing w:val="10"/>
          <w:sz w:val="21"/>
          <w:szCs w:val="21"/>
          <w:lang w:eastAsia="zh-CN"/>
        </w:rPr>
        <w:t>Page2</w:t>
      </w:r>
      <w:r>
        <w:rPr>
          <w:rFonts w:ascii="Times New Roman" w:hAnsi="Times New Roman"/>
          <w:spacing w:val="10"/>
          <w:sz w:val="21"/>
          <w:szCs w:val="21"/>
          <w:lang w:eastAsia="zh-CN"/>
        </w:rPr>
        <w:t>，故</w:t>
      </w:r>
      <w:r>
        <w:rPr>
          <w:rFonts w:ascii="Times New Roman" w:hAnsi="Times New Roman"/>
          <w:spacing w:val="10"/>
          <w:sz w:val="21"/>
          <w:szCs w:val="21"/>
          <w:lang w:eastAsia="zh-CN"/>
        </w:rPr>
        <w:t>Page5</w:t>
      </w:r>
      <w:r>
        <w:rPr>
          <w:rFonts w:ascii="Times New Roman" w:hAnsi="Times New Roman"/>
          <w:spacing w:val="10"/>
          <w:sz w:val="21"/>
          <w:szCs w:val="21"/>
          <w:lang w:eastAsia="zh-CN"/>
        </w:rPr>
        <w:t>替换</w:t>
      </w:r>
      <w:r>
        <w:rPr>
          <w:rFonts w:ascii="Times New Roman" w:hAnsi="Times New Roman"/>
          <w:spacing w:val="10"/>
          <w:sz w:val="21"/>
          <w:szCs w:val="21"/>
          <w:lang w:eastAsia="zh-CN"/>
        </w:rPr>
        <w:t>Page2</w:t>
      </w:r>
      <w:r>
        <w:rPr>
          <w:rFonts w:ascii="Times New Roman" w:hAnsi="Times New Roman"/>
          <w:spacing w:val="10"/>
          <w:sz w:val="21"/>
          <w:szCs w:val="21"/>
          <w:lang w:eastAsia="zh-CN"/>
        </w:rPr>
        <w:t>，同时</w:t>
      </w:r>
      <w:r>
        <w:rPr>
          <w:rFonts w:ascii="Times New Roman" w:hAnsi="Times New Roman"/>
          <w:spacing w:val="10"/>
          <w:sz w:val="21"/>
          <w:szCs w:val="21"/>
          <w:lang w:eastAsia="zh-CN"/>
        </w:rPr>
        <w:t xml:space="preserve"> Page3</w:t>
      </w:r>
      <w:r>
        <w:rPr>
          <w:rFonts w:ascii="Times New Roman" w:hAnsi="Times New Roman"/>
          <w:spacing w:val="10"/>
          <w:sz w:val="21"/>
          <w:szCs w:val="21"/>
          <w:lang w:eastAsia="zh-CN"/>
        </w:rPr>
        <w:t>和</w:t>
      </w:r>
      <w:r>
        <w:rPr>
          <w:rFonts w:ascii="Times New Roman" w:hAnsi="Times New Roman"/>
          <w:spacing w:val="10"/>
          <w:sz w:val="21"/>
          <w:szCs w:val="21"/>
          <w:lang w:eastAsia="zh-CN"/>
        </w:rPr>
        <w:t xml:space="preserve"> Page1</w:t>
      </w:r>
      <w:r>
        <w:rPr>
          <w:rFonts w:ascii="Times New Roman" w:hAnsi="Times New Roman"/>
          <w:spacing w:val="10"/>
          <w:sz w:val="21"/>
          <w:szCs w:val="21"/>
          <w:lang w:eastAsia="zh-CN"/>
        </w:rPr>
        <w:t>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置</w:t>
      </w:r>
      <w:r>
        <w:rPr>
          <w:rFonts w:ascii="Times New Roman" w:hAnsi="Times New Roman"/>
          <w:spacing w:val="10"/>
          <w:sz w:val="21"/>
          <w:szCs w:val="21"/>
          <w:lang w:eastAsia="zh-CN"/>
        </w:rPr>
        <w:t>0</w:t>
      </w:r>
      <w:r>
        <w:rPr>
          <w:rFonts w:ascii="Times New Roman" w:hAnsi="Times New Roman"/>
          <w:spacing w:val="10"/>
          <w:sz w:val="21"/>
          <w:szCs w:val="21"/>
          <w:lang w:eastAsia="zh-CN"/>
        </w:rPr>
        <w:t>；接着引用</w:t>
      </w:r>
      <w:r>
        <w:rPr>
          <w:rFonts w:ascii="Times New Roman" w:hAnsi="Times New Roman"/>
          <w:spacing w:val="10"/>
          <w:sz w:val="21"/>
          <w:szCs w:val="21"/>
          <w:lang w:eastAsia="zh-CN"/>
        </w:rPr>
        <w:t>Page2</w:t>
      </w:r>
      <w:r>
        <w:rPr>
          <w:rFonts w:ascii="Times New Roman" w:hAnsi="Times New Roman"/>
          <w:spacing w:val="10"/>
          <w:sz w:val="21"/>
          <w:szCs w:val="21"/>
          <w:lang w:eastAsia="zh-CN"/>
        </w:rPr>
        <w:t>时，很容易看出应淘汰</w:t>
      </w:r>
      <w:r>
        <w:rPr>
          <w:rFonts w:ascii="Times New Roman" w:hAnsi="Times New Roman"/>
          <w:spacing w:val="10"/>
          <w:sz w:val="21"/>
          <w:szCs w:val="21"/>
          <w:lang w:eastAsia="zh-CN"/>
        </w:rPr>
        <w:t>Page3</w:t>
      </w:r>
      <w:r>
        <w:rPr>
          <w:rFonts w:ascii="Times New Roman" w:hAnsi="Times New Roman"/>
          <w:spacing w:val="10"/>
          <w:sz w:val="21"/>
          <w:szCs w:val="21"/>
          <w:lang w:eastAsia="zh-CN"/>
        </w:rPr>
        <w:t>，所以</w:t>
      </w:r>
      <w:r>
        <w:rPr>
          <w:rFonts w:ascii="Times New Roman" w:hAnsi="Times New Roman"/>
          <w:spacing w:val="10"/>
          <w:sz w:val="21"/>
          <w:szCs w:val="21"/>
          <w:lang w:eastAsia="zh-CN"/>
        </w:rPr>
        <w:t>Page2</w:t>
      </w:r>
      <w:r>
        <w:rPr>
          <w:rFonts w:ascii="Times New Roman" w:hAnsi="Times New Roman"/>
          <w:spacing w:val="10"/>
          <w:sz w:val="21"/>
          <w:szCs w:val="21"/>
          <w:lang w:eastAsia="zh-CN"/>
        </w:rPr>
        <w:t>替换</w:t>
      </w:r>
      <w:r>
        <w:rPr>
          <w:rFonts w:ascii="Times New Roman" w:hAnsi="Times New Roman"/>
          <w:spacing w:val="10"/>
          <w:sz w:val="21"/>
          <w:szCs w:val="21"/>
          <w:lang w:eastAsia="zh-CN"/>
        </w:rPr>
        <w:t>Page3</w:t>
      </w:r>
      <w:r>
        <w:rPr>
          <w:rFonts w:ascii="Times New Roman" w:hAnsi="Times New Roman"/>
          <w:spacing w:val="10"/>
          <w:sz w:val="21"/>
          <w:szCs w:val="21"/>
          <w:lang w:eastAsia="zh-CN"/>
        </w:rPr>
        <w:t>；同样，当引用</w:t>
      </w:r>
      <w:r>
        <w:rPr>
          <w:rFonts w:ascii="Times New Roman" w:hAnsi="Times New Roman"/>
          <w:spacing w:val="10"/>
          <w:sz w:val="21"/>
          <w:szCs w:val="21"/>
          <w:lang w:eastAsia="zh-CN"/>
        </w:rPr>
        <w:t xml:space="preserve"> Page4</w:t>
      </w:r>
      <w:r>
        <w:rPr>
          <w:rFonts w:ascii="Times New Roman" w:hAnsi="Times New Roman"/>
          <w:spacing w:val="10"/>
          <w:sz w:val="21"/>
          <w:szCs w:val="21"/>
          <w:lang w:eastAsia="zh-CN"/>
        </w:rPr>
        <w:t>时，</w:t>
      </w:r>
      <w:r>
        <w:rPr>
          <w:rFonts w:ascii="Times New Roman" w:hAnsi="Times New Roman"/>
          <w:spacing w:val="10"/>
          <w:sz w:val="21"/>
          <w:szCs w:val="21"/>
          <w:lang w:eastAsia="zh-CN"/>
        </w:rPr>
        <w:t>Page4</w:t>
      </w:r>
      <w:r>
        <w:rPr>
          <w:rFonts w:ascii="Times New Roman" w:hAnsi="Times New Roman"/>
          <w:spacing w:val="10"/>
          <w:sz w:val="21"/>
          <w:szCs w:val="21"/>
          <w:lang w:eastAsia="zh-CN"/>
        </w:rPr>
        <w:t>替换</w:t>
      </w:r>
      <w:r>
        <w:rPr>
          <w:rFonts w:ascii="Times New Roman" w:hAnsi="Times New Roman"/>
          <w:spacing w:val="10"/>
          <w:sz w:val="21"/>
          <w:szCs w:val="21"/>
          <w:lang w:eastAsia="zh-CN"/>
        </w:rPr>
        <w:t>Page1</w:t>
      </w:r>
      <w:r>
        <w:rPr>
          <w:rFonts w:ascii="Times New Roman" w:hAnsi="Times New Roman"/>
          <w:spacing w:val="10"/>
          <w:sz w:val="21"/>
          <w:szCs w:val="21"/>
          <w:lang w:eastAsia="zh-CN"/>
        </w:rPr>
        <w:t>；第</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二次引用</w:t>
      </w:r>
      <w:r>
        <w:rPr>
          <w:rFonts w:ascii="Times New Roman" w:hAnsi="Times New Roman"/>
          <w:spacing w:val="10"/>
          <w:sz w:val="21"/>
          <w:szCs w:val="21"/>
          <w:lang w:eastAsia="zh-CN"/>
        </w:rPr>
        <w:t>Page3</w:t>
      </w:r>
      <w:r>
        <w:rPr>
          <w:rFonts w:ascii="Times New Roman" w:hAnsi="Times New Roman"/>
          <w:spacing w:val="10"/>
          <w:sz w:val="21"/>
          <w:szCs w:val="21"/>
          <w:lang w:eastAsia="zh-CN"/>
        </w:rPr>
        <w:t>时，循环队列中所有页面的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再次为</w:t>
      </w:r>
      <w:r>
        <w:rPr>
          <w:rFonts w:ascii="Times New Roman" w:hAnsi="Times New Roman"/>
          <w:spacing w:val="10"/>
          <w:sz w:val="21"/>
          <w:szCs w:val="21"/>
          <w:lang w:eastAsia="zh-CN"/>
        </w:rPr>
        <w:t>1</w:t>
      </w:r>
      <w:r>
        <w:rPr>
          <w:rFonts w:ascii="Times New Roman" w:hAnsi="Times New Roman"/>
          <w:spacing w:val="10"/>
          <w:sz w:val="21"/>
          <w:szCs w:val="21"/>
          <w:lang w:eastAsia="zh-CN"/>
        </w:rPr>
        <w:t>，因此，指针绕过一圈后</w:t>
      </w:r>
      <w:r>
        <w:rPr>
          <w:rFonts w:ascii="Times New Roman" w:hAnsi="Times New Roman"/>
          <w:spacing w:val="10"/>
          <w:sz w:val="21"/>
          <w:szCs w:val="21"/>
          <w:lang w:eastAsia="zh-CN"/>
        </w:rPr>
        <w:t>Page3</w:t>
      </w:r>
      <w:r>
        <w:rPr>
          <w:rFonts w:ascii="Times New Roman" w:hAnsi="Times New Roman"/>
          <w:spacing w:val="10"/>
          <w:sz w:val="21"/>
          <w:szCs w:val="21"/>
          <w:lang w:eastAsia="zh-CN"/>
        </w:rPr>
        <w:t>替换</w:t>
      </w:r>
      <w:r>
        <w:rPr>
          <w:rFonts w:ascii="Times New Roman" w:hAnsi="Times New Roman"/>
          <w:spacing w:val="10"/>
          <w:sz w:val="21"/>
          <w:szCs w:val="21"/>
          <w:lang w:eastAsia="zh-CN"/>
        </w:rPr>
        <w:t>Page5</w:t>
      </w:r>
      <w:r>
        <w:rPr>
          <w:rFonts w:ascii="Times New Roman" w:hAnsi="Times New Roman"/>
          <w:spacing w:val="10"/>
          <w:sz w:val="21"/>
          <w:szCs w:val="21"/>
          <w:lang w:eastAsia="zh-CN"/>
        </w:rPr>
        <w:t>；当再次引用</w:t>
      </w:r>
      <w:r>
        <w:rPr>
          <w:rFonts w:ascii="Times New Roman" w:hAnsi="Times New Roman"/>
          <w:spacing w:val="10"/>
          <w:sz w:val="21"/>
          <w:szCs w:val="21"/>
          <w:lang w:eastAsia="zh-CN"/>
        </w:rPr>
        <w:t>Page2</w:t>
      </w:r>
      <w:r>
        <w:rPr>
          <w:rFonts w:ascii="Times New Roman" w:hAnsi="Times New Roman"/>
          <w:spacing w:val="10"/>
          <w:sz w:val="21"/>
          <w:szCs w:val="21"/>
          <w:lang w:eastAsia="zh-CN"/>
        </w:rPr>
        <w:t>时，循环队列中</w:t>
      </w:r>
      <w:r>
        <w:rPr>
          <w:rFonts w:ascii="Times New Roman" w:hAnsi="Times New Roman"/>
          <w:spacing w:val="10"/>
          <w:sz w:val="21"/>
          <w:szCs w:val="21"/>
          <w:lang w:eastAsia="zh-CN"/>
        </w:rPr>
        <w:t>3</w:t>
      </w:r>
      <w:r>
        <w:rPr>
          <w:rFonts w:ascii="Times New Roman" w:hAnsi="Times New Roman"/>
          <w:spacing w:val="10"/>
          <w:sz w:val="21"/>
          <w:szCs w:val="21"/>
          <w:lang w:eastAsia="zh-CN"/>
        </w:rPr>
        <w:t>个页面：</w:t>
      </w:r>
      <w:r>
        <w:rPr>
          <w:rFonts w:ascii="Times New Roman" w:hAnsi="Times New Roman"/>
          <w:spacing w:val="10"/>
          <w:sz w:val="21"/>
          <w:szCs w:val="21"/>
          <w:lang w:eastAsia="zh-CN"/>
        </w:rPr>
        <w:t>Page3</w:t>
      </w:r>
      <w:r>
        <w:rPr>
          <w:rFonts w:ascii="Times New Roman" w:hAnsi="Times New Roman"/>
          <w:spacing w:val="10"/>
          <w:sz w:val="21"/>
          <w:szCs w:val="21"/>
          <w:lang w:eastAsia="zh-CN"/>
        </w:rPr>
        <w:t>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为</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Page2</w:t>
      </w:r>
      <w:r>
        <w:rPr>
          <w:rFonts w:ascii="Times New Roman" w:hAnsi="Times New Roman"/>
          <w:spacing w:val="10"/>
          <w:sz w:val="21"/>
          <w:szCs w:val="21"/>
          <w:lang w:eastAsia="zh-CN"/>
        </w:rPr>
        <w:t>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为</w:t>
      </w:r>
      <w:r>
        <w:rPr>
          <w:rFonts w:ascii="Times New Roman" w:hAnsi="Times New Roman"/>
          <w:spacing w:val="10"/>
          <w:sz w:val="21"/>
          <w:szCs w:val="21"/>
          <w:lang w:eastAsia="zh-CN"/>
        </w:rPr>
        <w:t>1</w:t>
      </w:r>
      <w:r>
        <w:rPr>
          <w:rFonts w:ascii="Times New Roman" w:hAnsi="Times New Roman"/>
          <w:spacing w:val="10"/>
          <w:sz w:val="21"/>
          <w:szCs w:val="21"/>
          <w:lang w:eastAsia="zh-CN"/>
        </w:rPr>
        <w:t>和</w:t>
      </w:r>
      <w:r>
        <w:rPr>
          <w:rFonts w:ascii="Times New Roman" w:hAnsi="Times New Roman"/>
          <w:spacing w:val="10"/>
          <w:sz w:val="21"/>
          <w:szCs w:val="21"/>
          <w:lang w:eastAsia="zh-CN"/>
        </w:rPr>
        <w:t>Page4</w:t>
      </w:r>
      <w:r>
        <w:rPr>
          <w:rFonts w:ascii="Times New Roman" w:hAnsi="Times New Roman"/>
          <w:spacing w:val="10"/>
          <w:sz w:val="21"/>
          <w:szCs w:val="21"/>
          <w:lang w:eastAsia="zh-CN"/>
        </w:rPr>
        <w:t>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为</w:t>
      </w:r>
      <w:r>
        <w:rPr>
          <w:rFonts w:ascii="Times New Roman" w:hAnsi="Times New Roman"/>
          <w:spacing w:val="10"/>
          <w:sz w:val="21"/>
          <w:szCs w:val="21"/>
          <w:lang w:eastAsia="zh-CN"/>
        </w:rPr>
        <w:t>0</w:t>
      </w:r>
      <w:r>
        <w:rPr>
          <w:rFonts w:ascii="Times New Roman" w:hAnsi="Times New Roman"/>
          <w:spacing w:val="10"/>
          <w:sz w:val="21"/>
          <w:szCs w:val="21"/>
          <w:lang w:eastAsia="zh-CN"/>
        </w:rPr>
        <w:t>，且指针指向</w:t>
      </w:r>
      <w:r>
        <w:rPr>
          <w:rFonts w:ascii="Times New Roman" w:hAnsi="Times New Roman"/>
          <w:spacing w:val="10"/>
          <w:sz w:val="21"/>
          <w:szCs w:val="21"/>
          <w:lang w:eastAsia="zh-CN"/>
        </w:rPr>
        <w:t>Page2</w:t>
      </w:r>
      <w:r>
        <w:rPr>
          <w:rFonts w:ascii="Times New Roman" w:hAnsi="Times New Roman"/>
          <w:spacing w:val="10"/>
          <w:sz w:val="21"/>
          <w:szCs w:val="21"/>
          <w:lang w:eastAsia="zh-CN"/>
        </w:rPr>
        <w:t>，所以，第三次引用</w:t>
      </w:r>
      <w:r>
        <w:rPr>
          <w:rFonts w:ascii="Times New Roman" w:hAnsi="Times New Roman"/>
          <w:spacing w:val="10"/>
          <w:sz w:val="21"/>
          <w:szCs w:val="21"/>
          <w:lang w:eastAsia="zh-CN"/>
        </w:rPr>
        <w:t>Page5</w:t>
      </w:r>
      <w:r>
        <w:rPr>
          <w:rFonts w:ascii="Times New Roman" w:hAnsi="Times New Roman"/>
          <w:spacing w:val="10"/>
          <w:sz w:val="21"/>
          <w:szCs w:val="21"/>
          <w:lang w:eastAsia="zh-CN"/>
        </w:rPr>
        <w:t>时，显然应替换</w:t>
      </w:r>
      <w:r>
        <w:rPr>
          <w:rFonts w:ascii="Times New Roman" w:hAnsi="Times New Roman"/>
          <w:spacing w:val="10"/>
          <w:sz w:val="21"/>
          <w:szCs w:val="21"/>
          <w:lang w:eastAsia="zh-CN"/>
        </w:rPr>
        <w:t>Page4</w:t>
      </w:r>
      <w:r>
        <w:rPr>
          <w:rFonts w:ascii="Times New Roman" w:hAnsi="Times New Roman"/>
          <w:spacing w:val="10"/>
          <w:sz w:val="21"/>
          <w:szCs w:val="21"/>
          <w:lang w:eastAsia="zh-CN"/>
        </w:rPr>
        <w:t>。可以看出</w:t>
      </w:r>
      <w:r>
        <w:rPr>
          <w:rFonts w:ascii="Times New Roman" w:hAnsi="Times New Roman"/>
          <w:spacing w:val="10"/>
          <w:sz w:val="21"/>
          <w:szCs w:val="21"/>
          <w:lang w:eastAsia="zh-CN"/>
        </w:rPr>
        <w:t>FIFO</w:t>
      </w:r>
      <w:r>
        <w:rPr>
          <w:rFonts w:ascii="Times New Roman" w:hAnsi="Times New Roman"/>
          <w:spacing w:val="10"/>
          <w:sz w:val="21"/>
          <w:szCs w:val="21"/>
          <w:lang w:eastAsia="zh-CN"/>
        </w:rPr>
        <w:t>算法的性能最差，</w:t>
      </w:r>
      <w:r>
        <w:rPr>
          <w:rFonts w:ascii="Times New Roman" w:hAnsi="Times New Roman"/>
          <w:spacing w:val="10"/>
          <w:sz w:val="21"/>
          <w:szCs w:val="21"/>
          <w:lang w:eastAsia="zh-CN"/>
        </w:rPr>
        <w:t>OPT</w:t>
      </w:r>
      <w:r>
        <w:rPr>
          <w:rFonts w:ascii="Times New Roman" w:hAnsi="Times New Roman"/>
          <w:spacing w:val="10"/>
          <w:sz w:val="21"/>
          <w:szCs w:val="21"/>
          <w:lang w:eastAsia="zh-CN"/>
        </w:rPr>
        <w:t>算法性能最好，而</w:t>
      </w:r>
      <w:r>
        <w:rPr>
          <w:rFonts w:ascii="Times New Roman" w:hAnsi="Times New Roman"/>
          <w:spacing w:val="10"/>
          <w:sz w:val="21"/>
          <w:szCs w:val="21"/>
          <w:lang w:eastAsia="zh-CN"/>
        </w:rPr>
        <w:t>Clock</w:t>
      </w:r>
      <w:r>
        <w:rPr>
          <w:rFonts w:ascii="Times New Roman" w:hAnsi="Times New Roman"/>
          <w:spacing w:val="10"/>
          <w:sz w:val="21"/>
          <w:szCs w:val="21"/>
          <w:lang w:eastAsia="zh-CN"/>
        </w:rPr>
        <w:t>算法与</w:t>
      </w:r>
      <w:r>
        <w:rPr>
          <w:rFonts w:ascii="Times New Roman" w:hAnsi="Times New Roman"/>
          <w:spacing w:val="10"/>
          <w:sz w:val="21"/>
          <w:szCs w:val="21"/>
          <w:lang w:eastAsia="zh-CN"/>
        </w:rPr>
        <w:t>LRU</w:t>
      </w:r>
      <w:r>
        <w:rPr>
          <w:rFonts w:ascii="Times New Roman" w:hAnsi="Times New Roman"/>
          <w:spacing w:val="10"/>
          <w:sz w:val="21"/>
          <w:szCs w:val="21"/>
          <w:lang w:eastAsia="zh-CN"/>
        </w:rPr>
        <w:t>算法的性能十分接近。</w:t>
      </w:r>
    </w:p>
    <w:p w14:paraId="48D8C62C" w14:textId="77777777" w:rsidR="007319B1" w:rsidRDefault="007200B1">
      <w:pPr>
        <w:spacing w:after="0" w:line="360" w:lineRule="auto"/>
        <w:ind w:right="88" w:firstLine="415"/>
        <w:jc w:val="both"/>
        <w:rPr>
          <w:rFonts w:ascii="Times New Roman" w:hAnsi="Times New Roman"/>
          <w:spacing w:val="10"/>
          <w:sz w:val="21"/>
          <w:szCs w:val="21"/>
          <w:lang w:eastAsia="zh-CN"/>
        </w:rPr>
      </w:pPr>
      <w:r>
        <w:rPr>
          <w:rFonts w:ascii="Times New Roman" w:hAnsi="Times New Roman"/>
          <w:noProof/>
          <w:spacing w:val="8"/>
          <w:position w:val="-1"/>
          <w:sz w:val="20"/>
          <w:szCs w:val="20"/>
          <w:lang w:eastAsia="zh-CN"/>
        </w:rPr>
        <mc:AlternateContent>
          <mc:Choice Requires="wpg">
            <w:drawing>
              <wp:anchor distT="0" distB="0" distL="114300" distR="114300" simplePos="0" relativeHeight="251636224" behindDoc="1" locked="0" layoutInCell="1" allowOverlap="1" wp14:anchorId="51330B2F" wp14:editId="5B9A934C">
                <wp:simplePos x="0" y="0"/>
                <wp:positionH relativeFrom="page">
                  <wp:posOffset>1356995</wp:posOffset>
                </wp:positionH>
                <wp:positionV relativeFrom="paragraph">
                  <wp:posOffset>62865</wp:posOffset>
                </wp:positionV>
                <wp:extent cx="4923790" cy="4248785"/>
                <wp:effectExtent l="4445" t="0" r="0" b="3175"/>
                <wp:wrapNone/>
                <wp:docPr id="156" name="组合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3790" cy="4248785"/>
                          <a:chOff x="960" y="379"/>
                          <a:chExt cx="7754" cy="6691"/>
                        </a:xfrm>
                      </wpg:grpSpPr>
                      <wpg:grpSp>
                        <wpg:cNvPr id="157" name="组合 64"/>
                        <wpg:cNvGrpSpPr>
                          <a:grpSpLocks/>
                        </wpg:cNvGrpSpPr>
                        <wpg:grpSpPr bwMode="auto">
                          <a:xfrm>
                            <a:off x="962" y="382"/>
                            <a:ext cx="7750" cy="6686"/>
                            <a:chOff x="962" y="382"/>
                            <a:chExt cx="7750" cy="6686"/>
                          </a:xfrm>
                        </wpg:grpSpPr>
                        <wps:wsp>
                          <wps:cNvPr id="158" name="任意多边形 66"/>
                          <wps:cNvSpPr>
                            <a:spLocks/>
                          </wps:cNvSpPr>
                          <wps:spPr bwMode="auto">
                            <a:xfrm>
                              <a:off x="962" y="382"/>
                              <a:ext cx="7750" cy="6686"/>
                            </a:xfrm>
                            <a:custGeom>
                              <a:avLst/>
                              <a:gdLst>
                                <a:gd name="T0" fmla="+- 0 962 962"/>
                                <a:gd name="T1" fmla="*/ T0 w 7750"/>
                                <a:gd name="T2" fmla="+- 0 7068 382"/>
                                <a:gd name="T3" fmla="*/ 7068 h 6686"/>
                                <a:gd name="T4" fmla="+- 0 8712 962"/>
                                <a:gd name="T5" fmla="*/ T4 w 7750"/>
                                <a:gd name="T6" fmla="+- 0 7068 382"/>
                                <a:gd name="T7" fmla="*/ 7068 h 6686"/>
                                <a:gd name="T8" fmla="+- 0 8712 962"/>
                                <a:gd name="T9" fmla="*/ T8 w 7750"/>
                                <a:gd name="T10" fmla="+- 0 382 382"/>
                                <a:gd name="T11" fmla="*/ 382 h 6686"/>
                                <a:gd name="T12" fmla="+- 0 962 962"/>
                                <a:gd name="T13" fmla="*/ T12 w 7750"/>
                                <a:gd name="T14" fmla="+- 0 382 382"/>
                                <a:gd name="T15" fmla="*/ 382 h 6686"/>
                                <a:gd name="T16" fmla="+- 0 962 962"/>
                                <a:gd name="T17" fmla="*/ T16 w 7750"/>
                                <a:gd name="T18" fmla="+- 0 7068 382"/>
                                <a:gd name="T19" fmla="*/ 7068 h 6686"/>
                              </a:gdLst>
                              <a:ahLst/>
                              <a:cxnLst>
                                <a:cxn ang="0">
                                  <a:pos x="T1" y="T3"/>
                                </a:cxn>
                                <a:cxn ang="0">
                                  <a:pos x="T5" y="T7"/>
                                </a:cxn>
                                <a:cxn ang="0">
                                  <a:pos x="T9" y="T11"/>
                                </a:cxn>
                                <a:cxn ang="0">
                                  <a:pos x="T13" y="T15"/>
                                </a:cxn>
                                <a:cxn ang="0">
                                  <a:pos x="T17" y="T19"/>
                                </a:cxn>
                              </a:cxnLst>
                              <a:rect l="0" t="0" r="r" b="b"/>
                              <a:pathLst>
                                <a:path w="7750" h="6686">
                                  <a:moveTo>
                                    <a:pt x="0" y="6686"/>
                                  </a:moveTo>
                                  <a:lnTo>
                                    <a:pt x="7750" y="6686"/>
                                  </a:lnTo>
                                  <a:lnTo>
                                    <a:pt x="7750" y="0"/>
                                  </a:lnTo>
                                  <a:lnTo>
                                    <a:pt x="0" y="0"/>
                                  </a:lnTo>
                                  <a:lnTo>
                                    <a:pt x="0" y="6686"/>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9" name="图片 6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960" y="379"/>
                              <a:ext cx="7754" cy="6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41BD61FF" id="组合 63" o:spid="_x0000_s1026" style="position:absolute;left:0;text-align:left;margin-left:106.85pt;margin-top:4.95pt;width:387.7pt;height:334.55pt;z-index:-251680256;mso-position-horizontal-relative:page" coordorigin="960,379" coordsize="7754,6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">
                <v:group id="组合 64" o:spid="_x0000_s1027" style="position:absolute;left:962;top:382;width:7750;height:6686" coordorigin="962,382" coordsize="7750,6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任意多边形 66" o:spid="_x0000_s1028" style="position:absolute;left:962;top:382;width:7750;height:6686;visibility:visible;mso-wrap-style:square;v-text-anchor:top" coordsize="7750,6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" path="m,6686r7750,l7750,,,,,6686e" fillcolor="black" stroked="f">
                    <v:path arrowok="t" o:connecttype="custom" o:connectlocs="0,7068;7750,7068;7750,382;0,382;0,7068" o:connectangles="0,0,0,0,0"/>
                  </v:shape>
                  <v:shape id="图片 65" o:spid="_x0000_s1029" type="#_x0000_t75" style="position:absolute;left:960;top:379;width:7754;height:6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">
                    <v:imagedata r:id="rId41" o:title=""/>
                  </v:shape>
                </v:group>
                <w10:wrap anchorx="page"/>
              </v:group>
            </w:pict>
          </mc:Fallback>
        </mc:AlternateContent>
      </w:r>
    </w:p>
    <w:p w14:paraId="3F376B36"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4C18DFAB"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71496FEB"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957918B"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1F774F0D"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3F205920"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5707EB54"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65DBD306"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3D3B8165"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EDFCEF8"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5B13BA50"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1EDF6E13"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7C8E8EAA"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0403FFB4"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8755E41"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39ADB07E"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5758932F"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7C1361DD"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0E9E5BCA"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6C341BA3"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6153274"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163D57E5"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4A61B82B"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1E32A81"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2E26B62"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633E643E"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6B988FF6"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56D7D0B8"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306F0287"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DC0CD29"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588B68BF" w14:textId="77777777" w:rsidR="007319B1" w:rsidRDefault="007319B1">
      <w:pPr>
        <w:pStyle w:val="af1"/>
        <w:rPr>
          <w:rFonts w:ascii="Times New Roman" w:hAnsi="Times New Roman" w:cs="Times New Roman"/>
        </w:rPr>
      </w:pPr>
      <w:r>
        <w:rPr>
          <w:rFonts w:ascii="Times New Roman" w:hAnsi="Times New Roman" w:cs="Times New Roman"/>
        </w:rPr>
        <w:t>图</w:t>
      </w:r>
      <w:r>
        <w:rPr>
          <w:rFonts w:ascii="Times New Roman" w:hAnsi="Times New Roman" w:cs="Times New Roman"/>
        </w:rPr>
        <w:t>4-16</w:t>
      </w:r>
      <w:r>
        <w:rPr>
          <w:rFonts w:ascii="Times New Roman" w:hAnsi="Times New Roman" w:cs="Times New Roman"/>
        </w:rPr>
        <w:t xml:space="preserve">　</w:t>
      </w:r>
      <w:r>
        <w:rPr>
          <w:rFonts w:ascii="Times New Roman" w:hAnsi="Times New Roman" w:cs="Times New Roman"/>
        </w:rPr>
        <w:t>4</w:t>
      </w:r>
      <w:r>
        <w:rPr>
          <w:rFonts w:ascii="Times New Roman" w:hAnsi="Times New Roman" w:cs="Times New Roman"/>
        </w:rPr>
        <w:t>种算法的计算过程和结果</w:t>
      </w:r>
    </w:p>
    <w:p w14:paraId="773E52D5" w14:textId="77777777" w:rsidR="007319B1" w:rsidRDefault="007319B1">
      <w:pPr>
        <w:pStyle w:val="af1"/>
        <w:rPr>
          <w:rFonts w:ascii="Times New Roman" w:hAnsi="Times New Roman" w:cs="Times New Roman"/>
        </w:rPr>
      </w:pPr>
    </w:p>
    <w:p w14:paraId="2CFCA15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8. </w:t>
      </w:r>
      <w:r>
        <w:rPr>
          <w:rFonts w:ascii="Times New Roman" w:hAnsi="Times New Roman"/>
          <w:spacing w:val="10"/>
          <w:sz w:val="21"/>
          <w:szCs w:val="21"/>
          <w:lang w:eastAsia="zh-CN"/>
        </w:rPr>
        <w:t>局部页面替换算法</w:t>
      </w:r>
    </w:p>
    <w:p w14:paraId="72C6C9C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请求分页虚存管理的目标是：找出满足当前进程访问的局部性所需要的页面，然</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后，将这些页面加载到内存中，随着程序执行阶段的变化，从一个局部集转到另一个局部集，原来局部集的页面将从内存中卸载，包含新的局部集的页面会被加载到空出来的页框中。类似情况会出现在程序访问数据的不同部分，当某个给定的进程引起缺页时，不允许通过缩小其他进程的驻留页面集来解决问</w:t>
      </w:r>
      <w:r>
        <w:rPr>
          <w:rFonts w:ascii="Times New Roman" w:hAnsi="Times New Roman"/>
          <w:spacing w:val="10"/>
          <w:sz w:val="21"/>
          <w:szCs w:val="21"/>
          <w:lang w:eastAsia="zh-CN"/>
        </w:rPr>
        <w:lastRenderedPageBreak/>
        <w:t>题。下面所讨论的替换算法能用来解决这个难点。</w:t>
      </w:r>
    </w:p>
    <w:p w14:paraId="4F38514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）局部最佳页面替换算法</w:t>
      </w:r>
    </w:p>
    <w:p w14:paraId="3E9202A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1976</w:t>
      </w:r>
      <w:r>
        <w:rPr>
          <w:rFonts w:ascii="Times New Roman" w:hAnsi="Times New Roman"/>
          <w:spacing w:val="10"/>
          <w:sz w:val="21"/>
          <w:szCs w:val="21"/>
          <w:lang w:eastAsia="zh-CN"/>
        </w:rPr>
        <w:t>年，</w:t>
      </w:r>
      <w:r>
        <w:rPr>
          <w:rFonts w:ascii="Times New Roman" w:hAnsi="Times New Roman"/>
          <w:spacing w:val="10"/>
          <w:sz w:val="21"/>
          <w:szCs w:val="21"/>
          <w:lang w:eastAsia="zh-CN"/>
        </w:rPr>
        <w:t>Prieve</w:t>
      </w:r>
      <w:r>
        <w:rPr>
          <w:rFonts w:ascii="Times New Roman" w:hAnsi="Times New Roman"/>
          <w:spacing w:val="10"/>
          <w:sz w:val="21"/>
          <w:szCs w:val="21"/>
          <w:lang w:eastAsia="zh-CN"/>
        </w:rPr>
        <w:t>提出局部最佳页面替换算法（</w:t>
      </w:r>
      <w:r>
        <w:rPr>
          <w:rFonts w:ascii="Times New Roman" w:hAnsi="Times New Roman"/>
          <w:spacing w:val="10"/>
          <w:sz w:val="21"/>
          <w:szCs w:val="21"/>
          <w:lang w:eastAsia="zh-CN"/>
        </w:rPr>
        <w:t>local Minimum replacement</w:t>
      </w:r>
      <w:r>
        <w:rPr>
          <w:rFonts w:ascii="Times New Roman" w:hAnsi="Times New Roman"/>
          <w:spacing w:val="10"/>
          <w:sz w:val="21"/>
          <w:szCs w:val="21"/>
          <w:lang w:eastAsia="zh-CN"/>
        </w:rPr>
        <w:t>，</w:t>
      </w:r>
      <w:r>
        <w:rPr>
          <w:rFonts w:ascii="Times New Roman" w:hAnsi="Times New Roman"/>
          <w:spacing w:val="10"/>
          <w:sz w:val="21"/>
          <w:szCs w:val="21"/>
          <w:lang w:eastAsia="zh-CN"/>
        </w:rPr>
        <w:t>MIN</w:t>
      </w:r>
      <w:r>
        <w:rPr>
          <w:rFonts w:ascii="Times New Roman" w:hAnsi="Times New Roman"/>
          <w:spacing w:val="10"/>
          <w:sz w:val="21"/>
          <w:szCs w:val="21"/>
          <w:lang w:eastAsia="zh-CN"/>
        </w:rPr>
        <w:t>），与全局最佳替换算法类似，需要预知程序的页面引用串，再根据进程行为改变驻留页面数量，实现思想如下：进程在时刻</w:t>
      </w:r>
      <w:r>
        <w:rPr>
          <w:rFonts w:ascii="Times New Roman" w:hAnsi="Times New Roman"/>
          <w:spacing w:val="10"/>
          <w:sz w:val="21"/>
          <w:szCs w:val="21"/>
          <w:lang w:eastAsia="zh-CN"/>
        </w:rPr>
        <w:t>t</w:t>
      </w:r>
      <w:r>
        <w:rPr>
          <w:rFonts w:ascii="Times New Roman" w:hAnsi="Times New Roman"/>
          <w:spacing w:val="10"/>
          <w:sz w:val="21"/>
          <w:szCs w:val="21"/>
          <w:lang w:eastAsia="zh-CN"/>
        </w:rPr>
        <w:t>访问某页面，如果此页面不在内存中，将导致一次缺页，把此页面装入一个空闲页框。无论发生缺页与否，算法在每一步都要考虑引用串，如果此页面在时间间隔（</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τ</w:t>
      </w:r>
      <w:r>
        <w:rPr>
          <w:rFonts w:ascii="Times New Roman" w:hAnsi="Times New Roman"/>
          <w:spacing w:val="10"/>
          <w:sz w:val="21"/>
          <w:szCs w:val="21"/>
          <w:lang w:eastAsia="zh-CN"/>
        </w:rPr>
        <w:t>）内未被再次引用，那么就移出；否则，此页面被保留在进程的驻留集中，直到再次被引用。</w:t>
      </w:r>
      <w:r>
        <w:rPr>
          <w:rFonts w:ascii="Times New Roman" w:hAnsi="Times New Roman"/>
          <w:spacing w:val="10"/>
          <w:sz w:val="21"/>
          <w:szCs w:val="21"/>
          <w:lang w:eastAsia="zh-CN"/>
        </w:rPr>
        <w:t>τ</w:t>
      </w:r>
      <w:r>
        <w:rPr>
          <w:rFonts w:ascii="Times New Roman" w:hAnsi="Times New Roman"/>
          <w:spacing w:val="10"/>
          <w:sz w:val="21"/>
          <w:szCs w:val="21"/>
          <w:lang w:eastAsia="zh-CN"/>
        </w:rPr>
        <w:t>是一个系统常量，间隔（</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τ)</w:t>
      </w:r>
      <w:r>
        <w:rPr>
          <w:rFonts w:ascii="Times New Roman" w:hAnsi="Times New Roman"/>
          <w:spacing w:val="10"/>
          <w:sz w:val="21"/>
          <w:szCs w:val="21"/>
          <w:lang w:eastAsia="zh-CN"/>
        </w:rPr>
        <w:t>）称作滑动窗口，因为，在任意给定时刻，驻留集包含这个窗口中可见的那些页面（当前引用的页面、未来的</w:t>
      </w:r>
      <w:r>
        <w:rPr>
          <w:rFonts w:ascii="Times New Roman" w:hAnsi="Times New Roman"/>
          <w:spacing w:val="10"/>
          <w:sz w:val="21"/>
          <w:szCs w:val="21"/>
          <w:lang w:eastAsia="zh-CN"/>
        </w:rPr>
        <w:t xml:space="preserve"> τ</w:t>
      </w:r>
      <w:r>
        <w:rPr>
          <w:rFonts w:ascii="Times New Roman" w:hAnsi="Times New Roman"/>
          <w:spacing w:val="10"/>
          <w:sz w:val="21"/>
          <w:szCs w:val="21"/>
          <w:lang w:eastAsia="zh-CN"/>
        </w:rPr>
        <w:t>次内存访问引用的页面），因此，窗口的实际大小为</w:t>
      </w:r>
      <w:r>
        <w:rPr>
          <w:rFonts w:ascii="Times New Roman" w:hAnsi="Times New Roman"/>
          <w:spacing w:val="10"/>
          <w:sz w:val="21"/>
          <w:szCs w:val="21"/>
          <w:lang w:eastAsia="zh-CN"/>
        </w:rPr>
        <w:t>τ</w:t>
      </w:r>
      <w:r>
        <w:rPr>
          <w:rFonts w:ascii="Times New Roman" w:hAnsi="Times New Roman"/>
          <w:spacing w:val="10"/>
          <w:sz w:val="21"/>
          <w:szCs w:val="21"/>
          <w:lang w:eastAsia="zh-CN"/>
        </w:rPr>
        <w:t>＋１。</w:t>
      </w:r>
    </w:p>
    <w:p w14:paraId="027CAAE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通过例子说明此算法，假如进程页面引用串为</w:t>
      </w:r>
      <w:r>
        <w:rPr>
          <w:rFonts w:ascii="Times New Roman" w:hAnsi="Times New Roman"/>
          <w:spacing w:val="10"/>
          <w:sz w:val="21"/>
          <w:szCs w:val="21"/>
          <w:lang w:eastAsia="zh-CN"/>
        </w:rPr>
        <w:t>P3</w:t>
      </w:r>
      <w:r>
        <w:rPr>
          <w:rFonts w:ascii="Times New Roman" w:hAnsi="Times New Roman"/>
          <w:spacing w:val="10"/>
          <w:sz w:val="21"/>
          <w:szCs w:val="21"/>
          <w:lang w:eastAsia="zh-CN"/>
        </w:rPr>
        <w:t>，</w:t>
      </w:r>
      <w:r>
        <w:rPr>
          <w:rFonts w:ascii="Times New Roman" w:hAnsi="Times New Roman"/>
          <w:spacing w:val="10"/>
          <w:sz w:val="21"/>
          <w:szCs w:val="21"/>
          <w:lang w:eastAsia="zh-CN"/>
        </w:rPr>
        <w:t>P3</w:t>
      </w:r>
      <w:r>
        <w:rPr>
          <w:rFonts w:ascii="Times New Roman" w:hAnsi="Times New Roman"/>
          <w:spacing w:val="10"/>
          <w:sz w:val="21"/>
          <w:szCs w:val="21"/>
          <w:lang w:eastAsia="zh-CN"/>
        </w:rPr>
        <w:t>，</w:t>
      </w:r>
      <w:r>
        <w:rPr>
          <w:rFonts w:ascii="Times New Roman" w:hAnsi="Times New Roman"/>
          <w:spacing w:val="10"/>
          <w:sz w:val="21"/>
          <w:szCs w:val="21"/>
          <w:lang w:eastAsia="zh-CN"/>
        </w:rPr>
        <w:t>P4</w:t>
      </w:r>
      <w:r>
        <w:rPr>
          <w:rFonts w:ascii="Times New Roman" w:hAnsi="Times New Roman"/>
          <w:spacing w:val="10"/>
          <w:sz w:val="21"/>
          <w:szCs w:val="21"/>
          <w:lang w:eastAsia="zh-CN"/>
        </w:rPr>
        <w:t>，</w:t>
      </w:r>
      <w:r>
        <w:rPr>
          <w:rFonts w:ascii="Times New Roman" w:hAnsi="Times New Roman"/>
          <w:spacing w:val="10"/>
          <w:sz w:val="21"/>
          <w:szCs w:val="21"/>
          <w:lang w:eastAsia="zh-CN"/>
        </w:rPr>
        <w:t>P2</w:t>
      </w:r>
      <w:r>
        <w:rPr>
          <w:rFonts w:ascii="Times New Roman" w:hAnsi="Times New Roman"/>
          <w:spacing w:val="10"/>
          <w:sz w:val="21"/>
          <w:szCs w:val="21"/>
          <w:lang w:eastAsia="zh-CN"/>
        </w:rPr>
        <w:t>，</w:t>
      </w:r>
      <w:r>
        <w:rPr>
          <w:rFonts w:ascii="Times New Roman" w:hAnsi="Times New Roman"/>
          <w:spacing w:val="10"/>
          <w:sz w:val="21"/>
          <w:szCs w:val="21"/>
          <w:lang w:eastAsia="zh-CN"/>
        </w:rPr>
        <w:t>P3</w:t>
      </w:r>
      <w:r>
        <w:rPr>
          <w:rFonts w:ascii="Times New Roman" w:hAnsi="Times New Roman"/>
          <w:spacing w:val="10"/>
          <w:sz w:val="21"/>
          <w:szCs w:val="21"/>
          <w:lang w:eastAsia="zh-CN"/>
        </w:rPr>
        <w:t>，</w:t>
      </w:r>
      <w:r>
        <w:rPr>
          <w:rFonts w:ascii="Times New Roman" w:hAnsi="Times New Roman"/>
          <w:spacing w:val="10"/>
          <w:sz w:val="21"/>
          <w:szCs w:val="21"/>
          <w:lang w:eastAsia="zh-CN"/>
        </w:rPr>
        <w:t>P5</w:t>
      </w:r>
      <w:r>
        <w:rPr>
          <w:rFonts w:ascii="Times New Roman" w:hAnsi="Times New Roman"/>
          <w:spacing w:val="10"/>
          <w:sz w:val="21"/>
          <w:szCs w:val="21"/>
          <w:lang w:eastAsia="zh-CN"/>
        </w:rPr>
        <w:t>，</w:t>
      </w:r>
      <w:r>
        <w:rPr>
          <w:rFonts w:ascii="Times New Roman" w:hAnsi="Times New Roman"/>
          <w:spacing w:val="10"/>
          <w:sz w:val="21"/>
          <w:szCs w:val="21"/>
          <w:lang w:eastAsia="zh-CN"/>
        </w:rPr>
        <w:t>P3</w:t>
      </w:r>
      <w:r>
        <w:rPr>
          <w:rFonts w:ascii="Times New Roman" w:hAnsi="Times New Roman"/>
          <w:spacing w:val="10"/>
          <w:sz w:val="21"/>
          <w:szCs w:val="21"/>
          <w:lang w:eastAsia="zh-CN"/>
        </w:rPr>
        <w:t>，</w:t>
      </w:r>
      <w:r>
        <w:rPr>
          <w:rFonts w:ascii="Times New Roman" w:hAnsi="Times New Roman"/>
          <w:spacing w:val="10"/>
          <w:sz w:val="21"/>
          <w:szCs w:val="21"/>
          <w:lang w:eastAsia="zh-CN"/>
        </w:rPr>
        <w:t>P5</w:t>
      </w:r>
      <w:r>
        <w:rPr>
          <w:rFonts w:ascii="Times New Roman" w:hAnsi="Times New Roman"/>
          <w:spacing w:val="10"/>
          <w:sz w:val="21"/>
          <w:szCs w:val="21"/>
          <w:lang w:eastAsia="zh-CN"/>
        </w:rPr>
        <w:t>，</w:t>
      </w:r>
      <w:r>
        <w:rPr>
          <w:rFonts w:ascii="Times New Roman" w:hAnsi="Times New Roman"/>
          <w:spacing w:val="10"/>
          <w:sz w:val="21"/>
          <w:szCs w:val="21"/>
          <w:lang w:eastAsia="zh-CN"/>
        </w:rPr>
        <w:t>P1</w:t>
      </w:r>
      <w:r>
        <w:rPr>
          <w:rFonts w:ascii="Times New Roman" w:hAnsi="Times New Roman"/>
          <w:spacing w:val="10"/>
          <w:sz w:val="21"/>
          <w:szCs w:val="21"/>
          <w:lang w:eastAsia="zh-CN"/>
        </w:rPr>
        <w:t>，</w:t>
      </w:r>
      <w:r>
        <w:rPr>
          <w:rFonts w:ascii="Times New Roman" w:hAnsi="Times New Roman"/>
          <w:spacing w:val="10"/>
          <w:sz w:val="21"/>
          <w:szCs w:val="21"/>
          <w:lang w:eastAsia="zh-CN"/>
        </w:rPr>
        <w:t>P4</w:t>
      </w:r>
      <w:r>
        <w:rPr>
          <w:rFonts w:ascii="Times New Roman" w:hAnsi="Times New Roman"/>
          <w:spacing w:val="10"/>
          <w:sz w:val="21"/>
          <w:szCs w:val="21"/>
          <w:lang w:eastAsia="zh-CN"/>
        </w:rPr>
        <w:t>；滑动窗口</w:t>
      </w:r>
      <w:r>
        <w:rPr>
          <w:rFonts w:ascii="Times New Roman" w:hAnsi="Times New Roman"/>
          <w:spacing w:val="10"/>
          <w:sz w:val="21"/>
          <w:szCs w:val="21"/>
          <w:lang w:eastAsia="zh-CN"/>
        </w:rPr>
        <w:t>τ</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；初始时页面</w:t>
      </w:r>
      <w:r>
        <w:rPr>
          <w:rFonts w:ascii="Times New Roman" w:hAnsi="Times New Roman"/>
          <w:spacing w:val="10"/>
          <w:sz w:val="21"/>
          <w:szCs w:val="21"/>
          <w:lang w:eastAsia="zh-CN"/>
        </w:rPr>
        <w:t>P4</w:t>
      </w:r>
      <w:r>
        <w:rPr>
          <w:rFonts w:ascii="Times New Roman" w:hAnsi="Times New Roman"/>
          <w:spacing w:val="10"/>
          <w:sz w:val="21"/>
          <w:szCs w:val="21"/>
          <w:lang w:eastAsia="zh-CN"/>
        </w:rPr>
        <w:t>已被装入。若采用局部替换算法，通过图４</w:t>
      </w:r>
      <w:r>
        <w:rPr>
          <w:rFonts w:ascii="Times New Roman" w:hAnsi="Times New Roman"/>
          <w:spacing w:val="10"/>
          <w:sz w:val="21"/>
          <w:szCs w:val="21"/>
          <w:lang w:eastAsia="zh-CN"/>
        </w:rPr>
        <w:t>-17</w:t>
      </w:r>
      <w:r>
        <w:rPr>
          <w:rFonts w:ascii="Times New Roman" w:hAnsi="Times New Roman"/>
          <w:spacing w:val="10"/>
          <w:sz w:val="21"/>
          <w:szCs w:val="21"/>
          <w:lang w:eastAsia="zh-CN"/>
        </w:rPr>
        <w:t>来了解驻留集变化情况。在时刻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P4</w:t>
      </w:r>
      <w:r>
        <w:rPr>
          <w:rFonts w:ascii="Times New Roman" w:hAnsi="Times New Roman"/>
          <w:spacing w:val="10"/>
          <w:sz w:val="21"/>
          <w:szCs w:val="21"/>
          <w:lang w:eastAsia="zh-CN"/>
        </w:rPr>
        <w:t>被引用，因为它在时刻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再次被引用，即在时间间隔（</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）之内，故</w:t>
      </w:r>
      <w:r>
        <w:rPr>
          <w:rFonts w:ascii="Times New Roman" w:hAnsi="Times New Roman"/>
          <w:spacing w:val="10"/>
          <w:sz w:val="21"/>
          <w:szCs w:val="21"/>
          <w:lang w:eastAsia="zh-CN"/>
        </w:rPr>
        <w:t>P4</w:t>
      </w:r>
      <w:r>
        <w:rPr>
          <w:rFonts w:ascii="Times New Roman" w:hAnsi="Times New Roman"/>
          <w:spacing w:val="10"/>
          <w:sz w:val="21"/>
          <w:szCs w:val="21"/>
          <w:lang w:eastAsia="zh-CN"/>
        </w:rPr>
        <w:t>留在驻留集；在时刻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P3</w:t>
      </w:r>
      <w:r>
        <w:rPr>
          <w:rFonts w:ascii="Times New Roman" w:hAnsi="Times New Roman"/>
          <w:spacing w:val="10"/>
          <w:sz w:val="21"/>
          <w:szCs w:val="21"/>
          <w:lang w:eastAsia="zh-CN"/>
        </w:rPr>
        <w:t>被引用，它被装入空闲页框中，这时驻留集中包含</w:t>
      </w:r>
      <w:r>
        <w:rPr>
          <w:rFonts w:ascii="Times New Roman" w:hAnsi="Times New Roman"/>
          <w:spacing w:val="10"/>
          <w:sz w:val="21"/>
          <w:szCs w:val="21"/>
          <w:lang w:eastAsia="zh-CN"/>
        </w:rPr>
        <w:t>P3</w:t>
      </w:r>
      <w:r>
        <w:rPr>
          <w:rFonts w:ascii="Times New Roman" w:hAnsi="Times New Roman"/>
          <w:spacing w:val="10"/>
          <w:sz w:val="21"/>
          <w:szCs w:val="21"/>
          <w:lang w:eastAsia="zh-CN"/>
        </w:rPr>
        <w:t>与</w:t>
      </w:r>
      <w:r>
        <w:rPr>
          <w:rFonts w:ascii="Times New Roman" w:hAnsi="Times New Roman"/>
          <w:spacing w:val="10"/>
          <w:sz w:val="21"/>
          <w:szCs w:val="21"/>
          <w:lang w:eastAsia="zh-CN"/>
        </w:rPr>
        <w:t>P4</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和</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，显然，页面</w:t>
      </w:r>
      <w:r>
        <w:rPr>
          <w:rFonts w:ascii="Times New Roman" w:hAnsi="Times New Roman"/>
          <w:spacing w:val="10"/>
          <w:sz w:val="21"/>
          <w:szCs w:val="21"/>
          <w:lang w:eastAsia="zh-CN"/>
        </w:rPr>
        <w:t>P3</w:t>
      </w:r>
      <w:r>
        <w:rPr>
          <w:rFonts w:ascii="Times New Roman" w:hAnsi="Times New Roman"/>
          <w:spacing w:val="10"/>
          <w:sz w:val="21"/>
          <w:szCs w:val="21"/>
          <w:lang w:eastAsia="zh-CN"/>
        </w:rPr>
        <w:t>与</w:t>
      </w:r>
      <w:r>
        <w:rPr>
          <w:rFonts w:ascii="Times New Roman" w:hAnsi="Times New Roman"/>
          <w:spacing w:val="10"/>
          <w:sz w:val="21"/>
          <w:szCs w:val="21"/>
          <w:lang w:eastAsia="zh-CN"/>
        </w:rPr>
        <w:t>P4</w:t>
      </w:r>
      <w:r>
        <w:rPr>
          <w:rFonts w:ascii="Times New Roman" w:hAnsi="Times New Roman"/>
          <w:spacing w:val="10"/>
          <w:sz w:val="21"/>
          <w:szCs w:val="21"/>
          <w:lang w:eastAsia="zh-CN"/>
        </w:rPr>
        <w:t>被保留；页面</w:t>
      </w:r>
      <w:r>
        <w:rPr>
          <w:rFonts w:ascii="Times New Roman" w:hAnsi="Times New Roman"/>
          <w:spacing w:val="10"/>
          <w:sz w:val="21"/>
          <w:szCs w:val="21"/>
          <w:lang w:eastAsia="zh-CN"/>
        </w:rPr>
        <w:t>P4</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被移出驻留集，因为在时间间隔（</w:t>
      </w:r>
      <w:r>
        <w:rPr>
          <w:rFonts w:ascii="Times New Roman" w:hAnsi="Times New Roman"/>
          <w:spacing w:val="10"/>
          <w:sz w:val="21"/>
          <w:szCs w:val="21"/>
          <w:lang w:eastAsia="zh-CN"/>
        </w:rPr>
        <w:t>4</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）之内不再被引用；同时，</w:t>
      </w:r>
      <w:r>
        <w:rPr>
          <w:rFonts w:ascii="Times New Roman" w:hAnsi="Times New Roman"/>
          <w:spacing w:val="10"/>
          <w:sz w:val="21"/>
          <w:szCs w:val="21"/>
          <w:lang w:eastAsia="zh-CN"/>
        </w:rPr>
        <w:t>P2</w:t>
      </w:r>
      <w:r>
        <w:rPr>
          <w:rFonts w:ascii="Times New Roman" w:hAnsi="Times New Roman"/>
          <w:spacing w:val="10"/>
          <w:sz w:val="21"/>
          <w:szCs w:val="21"/>
          <w:lang w:eastAsia="zh-CN"/>
        </w:rPr>
        <w:t>被装入空闲页框，但</w:t>
      </w:r>
      <w:r>
        <w:rPr>
          <w:rFonts w:ascii="Times New Roman" w:hAnsi="Times New Roman"/>
          <w:spacing w:val="10"/>
          <w:sz w:val="21"/>
          <w:szCs w:val="21"/>
          <w:lang w:eastAsia="zh-CN"/>
        </w:rPr>
        <w:t>P2</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就脱离滑动窗口并移出驻留集，而</w:t>
      </w:r>
      <w:r>
        <w:rPr>
          <w:rFonts w:ascii="Times New Roman" w:hAnsi="Times New Roman"/>
          <w:spacing w:val="10"/>
          <w:sz w:val="21"/>
          <w:szCs w:val="21"/>
          <w:lang w:eastAsia="zh-CN"/>
        </w:rPr>
        <w:t>P3</w:t>
      </w:r>
      <w:r>
        <w:rPr>
          <w:rFonts w:ascii="Times New Roman" w:hAnsi="Times New Roman"/>
          <w:spacing w:val="10"/>
          <w:sz w:val="21"/>
          <w:szCs w:val="21"/>
          <w:lang w:eastAsia="zh-CN"/>
        </w:rPr>
        <w:t>依然驻留，直到时刻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7</w:t>
      </w:r>
      <w:r>
        <w:rPr>
          <w:rFonts w:ascii="Times New Roman" w:hAnsi="Times New Roman"/>
          <w:spacing w:val="10"/>
          <w:sz w:val="21"/>
          <w:szCs w:val="21"/>
          <w:lang w:eastAsia="zh-CN"/>
        </w:rPr>
        <w:t>再次被引用；发生在时刻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6</w:t>
      </w:r>
      <w:r>
        <w:rPr>
          <w:rFonts w:ascii="Times New Roman" w:hAnsi="Times New Roman"/>
          <w:spacing w:val="10"/>
          <w:sz w:val="21"/>
          <w:szCs w:val="21"/>
          <w:lang w:eastAsia="zh-CN"/>
        </w:rPr>
        <w:t>的下次缺页把</w:t>
      </w:r>
      <w:r>
        <w:rPr>
          <w:rFonts w:ascii="Times New Roman" w:hAnsi="Times New Roman"/>
          <w:spacing w:val="10"/>
          <w:sz w:val="21"/>
          <w:szCs w:val="21"/>
          <w:lang w:eastAsia="zh-CN"/>
        </w:rPr>
        <w:t xml:space="preserve"> P5</w:t>
      </w:r>
      <w:r>
        <w:rPr>
          <w:rFonts w:ascii="Times New Roman" w:hAnsi="Times New Roman"/>
          <w:spacing w:val="10"/>
          <w:sz w:val="21"/>
          <w:szCs w:val="21"/>
          <w:lang w:eastAsia="zh-CN"/>
        </w:rPr>
        <w:t>装入页框，它被保持驻留，直到时刻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8</w:t>
      </w:r>
      <w:r>
        <w:rPr>
          <w:rFonts w:ascii="Times New Roman" w:hAnsi="Times New Roman"/>
          <w:spacing w:val="10"/>
          <w:sz w:val="21"/>
          <w:szCs w:val="21"/>
          <w:lang w:eastAsia="zh-CN"/>
        </w:rPr>
        <w:t>再次被引用；最后两次引用装入页面</w:t>
      </w:r>
      <w:r>
        <w:rPr>
          <w:rFonts w:ascii="Times New Roman" w:hAnsi="Times New Roman"/>
          <w:spacing w:val="10"/>
          <w:sz w:val="21"/>
          <w:szCs w:val="21"/>
          <w:lang w:eastAsia="zh-CN"/>
        </w:rPr>
        <w:t>P1</w:t>
      </w:r>
      <w:r>
        <w:rPr>
          <w:rFonts w:ascii="Times New Roman" w:hAnsi="Times New Roman"/>
          <w:spacing w:val="10"/>
          <w:sz w:val="21"/>
          <w:szCs w:val="21"/>
          <w:lang w:eastAsia="zh-CN"/>
        </w:rPr>
        <w:t>和</w:t>
      </w:r>
      <w:r>
        <w:rPr>
          <w:rFonts w:ascii="Times New Roman" w:hAnsi="Times New Roman"/>
          <w:spacing w:val="10"/>
          <w:sz w:val="21"/>
          <w:szCs w:val="21"/>
          <w:lang w:eastAsia="zh-CN"/>
        </w:rPr>
        <w:t>P4</w:t>
      </w:r>
      <w:r>
        <w:rPr>
          <w:rFonts w:ascii="Times New Roman" w:hAnsi="Times New Roman"/>
          <w:spacing w:val="10"/>
          <w:sz w:val="21"/>
          <w:szCs w:val="21"/>
          <w:lang w:eastAsia="zh-CN"/>
        </w:rPr>
        <w:t>。本例中，缺页总数为</w:t>
      </w:r>
      <w:r>
        <w:rPr>
          <w:rFonts w:ascii="Times New Roman" w:hAnsi="Times New Roman"/>
          <w:spacing w:val="10"/>
          <w:sz w:val="21"/>
          <w:szCs w:val="21"/>
          <w:lang w:eastAsia="zh-CN"/>
        </w:rPr>
        <w:t>5</w:t>
      </w:r>
      <w:r>
        <w:rPr>
          <w:rFonts w:ascii="Times New Roman" w:hAnsi="Times New Roman"/>
          <w:spacing w:val="10"/>
          <w:sz w:val="21"/>
          <w:szCs w:val="21"/>
          <w:lang w:eastAsia="zh-CN"/>
        </w:rPr>
        <w:t>次，驻留集大小在</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之间变化，任何时刻至多有两个页框被占用，通过增加</w:t>
      </w:r>
      <w:r>
        <w:rPr>
          <w:rFonts w:ascii="Times New Roman" w:hAnsi="Times New Roman"/>
          <w:spacing w:val="10"/>
          <w:sz w:val="21"/>
          <w:szCs w:val="21"/>
          <w:lang w:eastAsia="zh-CN"/>
        </w:rPr>
        <w:t>τ</w:t>
      </w:r>
      <w:r>
        <w:rPr>
          <w:rFonts w:ascii="Times New Roman" w:hAnsi="Times New Roman"/>
          <w:spacing w:val="10"/>
          <w:sz w:val="21"/>
          <w:szCs w:val="21"/>
          <w:lang w:eastAsia="zh-CN"/>
        </w:rPr>
        <w:t>值，可减少缺页数目，但其代价是花费更多页框。</w:t>
      </w:r>
    </w:p>
    <w:p w14:paraId="03B5C29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）工作集模型和工作集置换算法</w:t>
      </w:r>
    </w:p>
    <w:p w14:paraId="6EF66D0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p.j.denning </w:t>
      </w:r>
      <w:r>
        <w:rPr>
          <w:rFonts w:ascii="Times New Roman" w:hAnsi="Times New Roman"/>
          <w:spacing w:val="10"/>
          <w:sz w:val="21"/>
          <w:szCs w:val="21"/>
          <w:lang w:eastAsia="zh-CN"/>
        </w:rPr>
        <w:t>提出工作集（</w:t>
      </w:r>
      <w:r>
        <w:rPr>
          <w:rFonts w:ascii="Times New Roman" w:hAnsi="Times New Roman"/>
          <w:spacing w:val="10"/>
          <w:sz w:val="21"/>
          <w:szCs w:val="21"/>
          <w:lang w:eastAsia="zh-CN"/>
        </w:rPr>
        <w:t>Working Set replacement</w:t>
      </w:r>
      <w:r>
        <w:rPr>
          <w:rFonts w:ascii="Times New Roman" w:hAnsi="Times New Roman"/>
          <w:spacing w:val="10"/>
          <w:sz w:val="21"/>
          <w:szCs w:val="21"/>
          <w:lang w:eastAsia="zh-CN"/>
        </w:rPr>
        <w:t>，</w:t>
      </w:r>
      <w:r>
        <w:rPr>
          <w:rFonts w:ascii="Times New Roman" w:hAnsi="Times New Roman"/>
          <w:spacing w:val="10"/>
          <w:sz w:val="21"/>
          <w:szCs w:val="21"/>
          <w:lang w:eastAsia="zh-CN"/>
        </w:rPr>
        <w:t>WS</w:t>
      </w:r>
      <w:r>
        <w:rPr>
          <w:rFonts w:ascii="Times New Roman" w:hAnsi="Times New Roman"/>
          <w:spacing w:val="10"/>
          <w:sz w:val="21"/>
          <w:szCs w:val="21"/>
          <w:lang w:eastAsia="zh-CN"/>
        </w:rPr>
        <w:t>）模型，用来对局部最佳页面替换算法进行模拟实现，也使用滑动窗口概念，但并不向前查看页面引用串，而是基于程序局部性原理向后看，在任何给定时刻，一个进程不久的将来所需内存页框数可通过考查其最近时间内的内存需求做出估计。</w:t>
      </w:r>
    </w:p>
    <w:p w14:paraId="7EC0838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进程工作集指</w:t>
      </w:r>
      <w:r>
        <w:rPr>
          <w:rFonts w:ascii="Times New Roman" w:hAnsi="Times New Roman"/>
          <w:spacing w:val="10"/>
          <w:sz w:val="21"/>
          <w:szCs w:val="21"/>
          <w:lang w:eastAsia="zh-CN"/>
        </w:rPr>
        <w:t>“</w:t>
      </w:r>
      <w:r>
        <w:rPr>
          <w:rFonts w:ascii="Times New Roman" w:hAnsi="Times New Roman"/>
          <w:spacing w:val="10"/>
          <w:sz w:val="21"/>
          <w:szCs w:val="21"/>
          <w:lang w:eastAsia="zh-CN"/>
        </w:rPr>
        <w:t>在某一段时间间隔内进程运行所需访问的页面集合</w:t>
      </w:r>
      <w:r>
        <w:rPr>
          <w:rFonts w:ascii="Times New Roman" w:hAnsi="Times New Roman"/>
          <w:spacing w:val="10"/>
          <w:sz w:val="21"/>
          <w:szCs w:val="21"/>
          <w:lang w:eastAsia="zh-CN"/>
        </w:rPr>
        <w:t>”</w:t>
      </w:r>
      <w:r>
        <w:rPr>
          <w:rFonts w:ascii="Times New Roman" w:hAnsi="Times New Roman"/>
          <w:spacing w:val="10"/>
          <w:sz w:val="21"/>
          <w:szCs w:val="21"/>
          <w:lang w:eastAsia="zh-CN"/>
        </w:rPr>
        <w:t>，用</w:t>
      </w:r>
      <w:r>
        <w:rPr>
          <w:rFonts w:ascii="Times New Roman" w:hAnsi="Times New Roman"/>
          <w:spacing w:val="10"/>
          <w:sz w:val="21"/>
          <w:szCs w:val="21"/>
          <w:lang w:eastAsia="zh-CN"/>
        </w:rPr>
        <w:t>W(t</w:t>
      </w:r>
      <w:r>
        <w:rPr>
          <w:rFonts w:ascii="Times New Roman" w:hAnsi="Times New Roman"/>
          <w:spacing w:val="10"/>
          <w:sz w:val="21"/>
          <w:szCs w:val="21"/>
          <w:lang w:eastAsia="zh-CN"/>
        </w:rPr>
        <w:t>，</w:t>
      </w:r>
      <w:r>
        <w:rPr>
          <w:rFonts w:ascii="Times New Roman" w:hAnsi="Times New Roman"/>
          <w:spacing w:val="10"/>
          <w:sz w:val="21"/>
          <w:szCs w:val="21"/>
          <w:lang w:eastAsia="zh-CN"/>
        </w:rPr>
        <w:t>Δ)</w:t>
      </w:r>
      <w:r>
        <w:rPr>
          <w:rFonts w:ascii="Times New Roman" w:hAnsi="Times New Roman"/>
          <w:spacing w:val="10"/>
          <w:sz w:val="21"/>
          <w:szCs w:val="21"/>
          <w:lang w:eastAsia="zh-CN"/>
        </w:rPr>
        <w:t>表示在时刻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Δ</w:t>
      </w:r>
      <w:r>
        <w:rPr>
          <w:rFonts w:ascii="Times New Roman" w:hAnsi="Times New Roman"/>
          <w:spacing w:val="10"/>
          <w:sz w:val="21"/>
          <w:szCs w:val="21"/>
          <w:lang w:eastAsia="zh-CN"/>
        </w:rPr>
        <w:t>到时刻</w:t>
      </w:r>
      <w:r>
        <w:rPr>
          <w:rFonts w:ascii="Times New Roman" w:hAnsi="Times New Roman"/>
          <w:spacing w:val="10"/>
          <w:sz w:val="21"/>
          <w:szCs w:val="21"/>
          <w:lang w:eastAsia="zh-CN"/>
        </w:rPr>
        <w:t>t</w:t>
      </w:r>
      <w:r>
        <w:rPr>
          <w:rFonts w:ascii="Times New Roman" w:hAnsi="Times New Roman"/>
          <w:spacing w:val="10"/>
          <w:sz w:val="21"/>
          <w:szCs w:val="21"/>
          <w:lang w:eastAsia="zh-CN"/>
        </w:rPr>
        <w:t>（下例中表示为（</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Δ</w:t>
      </w:r>
      <w:r>
        <w:rPr>
          <w:rFonts w:ascii="Times New Roman" w:hAnsi="Times New Roman"/>
          <w:spacing w:val="10"/>
          <w:sz w:val="21"/>
          <w:szCs w:val="21"/>
          <w:lang w:eastAsia="zh-CN"/>
        </w:rPr>
        <w:t>，</w:t>
      </w:r>
      <w:r>
        <w:rPr>
          <w:rFonts w:ascii="Times New Roman" w:hAnsi="Times New Roman"/>
          <w:spacing w:val="10"/>
          <w:sz w:val="21"/>
          <w:szCs w:val="21"/>
          <w:lang w:eastAsia="zh-CN"/>
        </w:rPr>
        <w:t>t</w:t>
      </w:r>
      <w:r>
        <w:rPr>
          <w:rFonts w:ascii="Times New Roman" w:hAnsi="Times New Roman"/>
          <w:spacing w:val="10"/>
          <w:sz w:val="21"/>
          <w:szCs w:val="21"/>
          <w:lang w:eastAsia="zh-CN"/>
        </w:rPr>
        <w:t>））之间所访问的页面集合，它就是进程在时刻</w:t>
      </w:r>
      <w:r>
        <w:rPr>
          <w:rFonts w:ascii="Times New Roman" w:hAnsi="Times New Roman"/>
          <w:spacing w:val="10"/>
          <w:sz w:val="21"/>
          <w:szCs w:val="21"/>
          <w:lang w:eastAsia="zh-CN"/>
        </w:rPr>
        <w:t>t</w:t>
      </w:r>
      <w:r>
        <w:rPr>
          <w:rFonts w:ascii="Times New Roman" w:hAnsi="Times New Roman"/>
          <w:spacing w:val="10"/>
          <w:sz w:val="21"/>
          <w:szCs w:val="21"/>
          <w:lang w:eastAsia="zh-CN"/>
        </w:rPr>
        <w:t>的工作集。变量</w:t>
      </w:r>
      <w:r>
        <w:rPr>
          <w:rFonts w:ascii="Times New Roman" w:hAnsi="Times New Roman"/>
          <w:spacing w:val="10"/>
          <w:sz w:val="21"/>
          <w:szCs w:val="21"/>
          <w:lang w:eastAsia="zh-CN"/>
        </w:rPr>
        <w:t>Δ</w:t>
      </w:r>
      <w:r>
        <w:rPr>
          <w:rFonts w:ascii="Times New Roman" w:hAnsi="Times New Roman"/>
          <w:spacing w:val="10"/>
          <w:sz w:val="21"/>
          <w:szCs w:val="21"/>
          <w:lang w:eastAsia="zh-CN"/>
        </w:rPr>
        <w:t>称为</w:t>
      </w:r>
      <w:r>
        <w:rPr>
          <w:rFonts w:ascii="Times New Roman" w:hAnsi="Times New Roman"/>
          <w:spacing w:val="10"/>
          <w:sz w:val="21"/>
          <w:szCs w:val="21"/>
          <w:lang w:eastAsia="zh-CN"/>
        </w:rPr>
        <w:t>“</w:t>
      </w:r>
      <w:r>
        <w:rPr>
          <w:rFonts w:ascii="Times New Roman" w:hAnsi="Times New Roman"/>
          <w:spacing w:val="10"/>
          <w:sz w:val="21"/>
          <w:szCs w:val="21"/>
          <w:lang w:eastAsia="zh-CN"/>
        </w:rPr>
        <w:t>工作集窗口尺寸</w:t>
      </w:r>
      <w:r>
        <w:rPr>
          <w:rFonts w:ascii="Times New Roman" w:hAnsi="Times New Roman"/>
          <w:spacing w:val="10"/>
          <w:sz w:val="21"/>
          <w:szCs w:val="21"/>
          <w:lang w:eastAsia="zh-CN"/>
        </w:rPr>
        <w:t>”</w:t>
      </w:r>
      <w:r>
        <w:rPr>
          <w:rFonts w:ascii="Times New Roman" w:hAnsi="Times New Roman"/>
          <w:spacing w:val="10"/>
          <w:sz w:val="21"/>
          <w:szCs w:val="21"/>
          <w:lang w:eastAsia="zh-CN"/>
        </w:rPr>
        <w:t>，可通过窗口来观察进程的行为，工作集中所包含的页面数目称为</w:t>
      </w:r>
      <w:r>
        <w:rPr>
          <w:rFonts w:ascii="Times New Roman" w:hAnsi="Times New Roman"/>
          <w:spacing w:val="10"/>
          <w:sz w:val="21"/>
          <w:szCs w:val="21"/>
          <w:lang w:eastAsia="zh-CN"/>
        </w:rPr>
        <w:t>“</w:t>
      </w:r>
      <w:r>
        <w:rPr>
          <w:rFonts w:ascii="Times New Roman" w:hAnsi="Times New Roman"/>
          <w:spacing w:val="10"/>
          <w:sz w:val="21"/>
          <w:szCs w:val="21"/>
          <w:lang w:eastAsia="zh-CN"/>
        </w:rPr>
        <w:t>工作集尺寸</w:t>
      </w:r>
      <w:r>
        <w:rPr>
          <w:rFonts w:ascii="Times New Roman" w:hAnsi="Times New Roman"/>
          <w:spacing w:val="10"/>
          <w:sz w:val="21"/>
          <w:szCs w:val="21"/>
          <w:lang w:eastAsia="zh-CN"/>
        </w:rPr>
        <w:t>”</w:t>
      </w:r>
      <w:r>
        <w:rPr>
          <w:rFonts w:ascii="Times New Roman" w:hAnsi="Times New Roman"/>
          <w:spacing w:val="10"/>
          <w:sz w:val="21"/>
          <w:szCs w:val="21"/>
          <w:lang w:eastAsia="zh-CN"/>
        </w:rPr>
        <w:t>。</w:t>
      </w:r>
    </w:p>
    <w:p w14:paraId="3A831B14" w14:textId="77777777" w:rsidR="007319B1" w:rsidRDefault="007200B1">
      <w:pPr>
        <w:spacing w:after="0" w:line="240" w:lineRule="auto"/>
        <w:ind w:left="2276" w:right="-20"/>
        <w:rPr>
          <w:rFonts w:ascii="Times New Roman" w:hAnsi="Times New Roman"/>
          <w:sz w:val="20"/>
          <w:szCs w:val="20"/>
        </w:rPr>
      </w:pPr>
      <w:r>
        <w:rPr>
          <w:rFonts w:ascii="Times New Roman" w:hAnsi="Times New Roman"/>
          <w:noProof/>
        </w:rPr>
        <w:lastRenderedPageBreak/>
        <w:drawing>
          <wp:inline distT="0" distB="0" distL="0" distR="0" wp14:anchorId="097A44EF" wp14:editId="54119F51">
            <wp:extent cx="2688590" cy="206756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88590" cy="2067560"/>
                    </a:xfrm>
                    <a:prstGeom prst="rect">
                      <a:avLst/>
                    </a:prstGeom>
                    <a:noFill/>
                    <a:ln>
                      <a:noFill/>
                    </a:ln>
                  </pic:spPr>
                </pic:pic>
              </a:graphicData>
            </a:graphic>
          </wp:inline>
        </w:drawing>
      </w:r>
    </w:p>
    <w:p w14:paraId="52B28EEE" w14:textId="77777777" w:rsidR="007319B1" w:rsidRDefault="007319B1">
      <w:pPr>
        <w:spacing w:before="5" w:after="0" w:line="170" w:lineRule="exact"/>
        <w:rPr>
          <w:rFonts w:ascii="Times New Roman" w:hAnsi="Times New Roman"/>
          <w:sz w:val="17"/>
          <w:szCs w:val="17"/>
        </w:rPr>
      </w:pPr>
    </w:p>
    <w:p w14:paraId="272210F0" w14:textId="77777777" w:rsidR="007319B1" w:rsidRDefault="007319B1">
      <w:pPr>
        <w:pStyle w:val="af1"/>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图</w:t>
      </w:r>
      <w:r>
        <w:rPr>
          <w:rFonts w:ascii="Times New Roman" w:hAnsi="Times New Roman" w:cs="Times New Roman"/>
        </w:rPr>
        <w:t>4-17</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局部最佳页面替换算法示例</w:t>
      </w:r>
    </w:p>
    <w:p w14:paraId="60F07DCF"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0517580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在图</w:t>
      </w:r>
      <w:r>
        <w:rPr>
          <w:rFonts w:ascii="Times New Roman" w:hAnsi="Times New Roman"/>
          <w:spacing w:val="10"/>
          <w:sz w:val="21"/>
          <w:szCs w:val="21"/>
          <w:lang w:eastAsia="zh-CN"/>
        </w:rPr>
        <w:t>4-18</w:t>
      </w:r>
      <w:r>
        <w:rPr>
          <w:rFonts w:ascii="Times New Roman" w:hAnsi="Times New Roman"/>
          <w:spacing w:val="10"/>
          <w:sz w:val="21"/>
          <w:szCs w:val="21"/>
          <w:lang w:eastAsia="zh-CN"/>
        </w:rPr>
        <w:t>的例子中，页面引用串与上例相同，工作集窗口尺寸</w:t>
      </w:r>
      <w:r>
        <w:rPr>
          <w:rFonts w:ascii="Times New Roman" w:hAnsi="Times New Roman"/>
          <w:spacing w:val="10"/>
          <w:sz w:val="21"/>
          <w:szCs w:val="21"/>
          <w:lang w:eastAsia="zh-CN"/>
        </w:rPr>
        <w:t>Δ</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。如果系统有空</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闲页框供分配，并且在时刻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时，初始工作集为（</w:t>
      </w:r>
      <w:r>
        <w:rPr>
          <w:rFonts w:ascii="Times New Roman" w:hAnsi="Times New Roman"/>
          <w:spacing w:val="10"/>
          <w:sz w:val="21"/>
          <w:szCs w:val="21"/>
          <w:lang w:eastAsia="zh-CN"/>
        </w:rPr>
        <w:t>P1</w:t>
      </w:r>
      <w:r>
        <w:rPr>
          <w:rFonts w:ascii="Times New Roman" w:hAnsi="Times New Roman"/>
          <w:spacing w:val="10"/>
          <w:sz w:val="21"/>
          <w:szCs w:val="21"/>
          <w:lang w:eastAsia="zh-CN"/>
        </w:rPr>
        <w:t>，</w:t>
      </w:r>
      <w:r>
        <w:rPr>
          <w:rFonts w:ascii="Times New Roman" w:hAnsi="Times New Roman"/>
          <w:spacing w:val="10"/>
          <w:sz w:val="21"/>
          <w:szCs w:val="21"/>
          <w:lang w:eastAsia="zh-CN"/>
        </w:rPr>
        <w:t>P4</w:t>
      </w:r>
      <w:r>
        <w:rPr>
          <w:rFonts w:ascii="Times New Roman" w:hAnsi="Times New Roman"/>
          <w:spacing w:val="10"/>
          <w:sz w:val="21"/>
          <w:szCs w:val="21"/>
          <w:lang w:eastAsia="zh-CN"/>
        </w:rPr>
        <w:t>，</w:t>
      </w:r>
      <w:r>
        <w:rPr>
          <w:rFonts w:ascii="Times New Roman" w:hAnsi="Times New Roman"/>
          <w:spacing w:val="10"/>
          <w:sz w:val="21"/>
          <w:szCs w:val="21"/>
          <w:lang w:eastAsia="zh-CN"/>
        </w:rPr>
        <w:t>P5</w:t>
      </w:r>
      <w:r>
        <w:rPr>
          <w:rFonts w:ascii="Times New Roman" w:hAnsi="Times New Roman"/>
          <w:spacing w:val="10"/>
          <w:sz w:val="21"/>
          <w:szCs w:val="21"/>
          <w:lang w:eastAsia="zh-CN"/>
        </w:rPr>
        <w:t>），其中，</w:t>
      </w:r>
      <w:r>
        <w:rPr>
          <w:rFonts w:ascii="Times New Roman" w:hAnsi="Times New Roman"/>
          <w:spacing w:val="10"/>
          <w:sz w:val="21"/>
          <w:szCs w:val="21"/>
          <w:lang w:eastAsia="zh-CN"/>
        </w:rPr>
        <w:t>P1</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被引用，</w:t>
      </w:r>
      <w:r>
        <w:rPr>
          <w:rFonts w:ascii="Times New Roman" w:hAnsi="Times New Roman"/>
          <w:spacing w:val="10"/>
          <w:sz w:val="21"/>
          <w:szCs w:val="21"/>
          <w:lang w:eastAsia="zh-CN"/>
        </w:rPr>
        <w:t>P4</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被引用，而</w:t>
      </w:r>
      <w:r>
        <w:rPr>
          <w:rFonts w:ascii="Times New Roman" w:hAnsi="Times New Roman"/>
          <w:spacing w:val="10"/>
          <w:sz w:val="21"/>
          <w:szCs w:val="21"/>
          <w:lang w:eastAsia="zh-CN"/>
        </w:rPr>
        <w:t>P5</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被引用。第一次缺页异常发生在时刻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，页面</w:t>
      </w:r>
      <w:r>
        <w:rPr>
          <w:rFonts w:ascii="Times New Roman" w:hAnsi="Times New Roman"/>
          <w:spacing w:val="10"/>
          <w:sz w:val="21"/>
          <w:szCs w:val="21"/>
          <w:lang w:eastAsia="zh-CN"/>
        </w:rPr>
        <w:t>P3</w:t>
      </w:r>
      <w:r>
        <w:rPr>
          <w:rFonts w:ascii="Times New Roman" w:hAnsi="Times New Roman"/>
          <w:spacing w:val="10"/>
          <w:sz w:val="21"/>
          <w:szCs w:val="21"/>
          <w:lang w:eastAsia="zh-CN"/>
        </w:rPr>
        <w:t>被装入一个空闲页框，另外</w:t>
      </w:r>
      <w:r>
        <w:rPr>
          <w:rFonts w:ascii="Times New Roman" w:hAnsi="Times New Roman"/>
          <w:spacing w:val="10"/>
          <w:sz w:val="21"/>
          <w:szCs w:val="21"/>
          <w:lang w:eastAsia="zh-CN"/>
        </w:rPr>
        <w:t>3</w:t>
      </w:r>
      <w:r>
        <w:rPr>
          <w:rFonts w:ascii="Times New Roman" w:hAnsi="Times New Roman"/>
          <w:spacing w:val="10"/>
          <w:sz w:val="21"/>
          <w:szCs w:val="21"/>
          <w:lang w:eastAsia="zh-CN"/>
        </w:rPr>
        <w:t>个当前驻留页面</w:t>
      </w:r>
      <w:r>
        <w:rPr>
          <w:rFonts w:ascii="Times New Roman" w:hAnsi="Times New Roman"/>
          <w:spacing w:val="10"/>
          <w:sz w:val="21"/>
          <w:szCs w:val="21"/>
          <w:lang w:eastAsia="zh-CN"/>
        </w:rPr>
        <w:t>P1</w:t>
      </w:r>
      <w:r>
        <w:rPr>
          <w:rFonts w:ascii="Times New Roman" w:hAnsi="Times New Roman"/>
          <w:spacing w:val="10"/>
          <w:sz w:val="21"/>
          <w:szCs w:val="21"/>
          <w:lang w:eastAsia="zh-CN"/>
        </w:rPr>
        <w:t>、</w:t>
      </w:r>
      <w:r>
        <w:rPr>
          <w:rFonts w:ascii="Times New Roman" w:hAnsi="Times New Roman"/>
          <w:spacing w:val="10"/>
          <w:sz w:val="21"/>
          <w:szCs w:val="21"/>
          <w:lang w:eastAsia="zh-CN"/>
        </w:rPr>
        <w:t>P4</w:t>
      </w:r>
      <w:r>
        <w:rPr>
          <w:rFonts w:ascii="Times New Roman" w:hAnsi="Times New Roman"/>
          <w:spacing w:val="10"/>
          <w:sz w:val="21"/>
          <w:szCs w:val="21"/>
          <w:lang w:eastAsia="zh-CN"/>
        </w:rPr>
        <w:t>和</w:t>
      </w:r>
      <w:r>
        <w:rPr>
          <w:rFonts w:ascii="Times New Roman" w:hAnsi="Times New Roman"/>
          <w:spacing w:val="10"/>
          <w:sz w:val="21"/>
          <w:szCs w:val="21"/>
          <w:lang w:eastAsia="zh-CN"/>
        </w:rPr>
        <w:t>P5</w:t>
      </w:r>
      <w:r>
        <w:rPr>
          <w:rFonts w:ascii="Times New Roman" w:hAnsi="Times New Roman"/>
          <w:spacing w:val="10"/>
          <w:sz w:val="21"/>
          <w:szCs w:val="21"/>
          <w:lang w:eastAsia="zh-CN"/>
        </w:rPr>
        <w:t>在窗口（</w:t>
      </w:r>
      <w:r>
        <w:rPr>
          <w:rFonts w:ascii="Times New Roman" w:hAnsi="Times New Roman"/>
          <w:spacing w:val="10"/>
          <w:sz w:val="21"/>
          <w:szCs w:val="21"/>
          <w:lang w:eastAsia="zh-CN"/>
        </w:rPr>
        <w:t>1-3</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）中仍然可见，并被保留；在时刻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，页面</w:t>
      </w:r>
      <w:r>
        <w:rPr>
          <w:rFonts w:ascii="Times New Roman" w:hAnsi="Times New Roman"/>
          <w:spacing w:val="10"/>
          <w:sz w:val="21"/>
          <w:szCs w:val="21"/>
          <w:lang w:eastAsia="zh-CN"/>
        </w:rPr>
        <w:t>P5</w:t>
      </w:r>
      <w:r>
        <w:rPr>
          <w:rFonts w:ascii="Times New Roman" w:hAnsi="Times New Roman"/>
          <w:spacing w:val="10"/>
          <w:sz w:val="21"/>
          <w:szCs w:val="21"/>
          <w:lang w:eastAsia="zh-CN"/>
        </w:rPr>
        <w:t>离开当前窗口（</w:t>
      </w:r>
      <w:r>
        <w:rPr>
          <w:rFonts w:ascii="Times New Roman" w:hAnsi="Times New Roman"/>
          <w:spacing w:val="10"/>
          <w:sz w:val="21"/>
          <w:szCs w:val="21"/>
          <w:lang w:eastAsia="zh-CN"/>
        </w:rPr>
        <w:t>2-3</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），它被移出工作集；在时刻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，缺页异常会把</w:t>
      </w:r>
      <w:r>
        <w:rPr>
          <w:rFonts w:ascii="Times New Roman" w:hAnsi="Times New Roman"/>
          <w:spacing w:val="10"/>
          <w:sz w:val="21"/>
          <w:szCs w:val="21"/>
          <w:lang w:eastAsia="zh-CN"/>
        </w:rPr>
        <w:t>P2</w:t>
      </w:r>
      <w:r>
        <w:rPr>
          <w:rFonts w:ascii="Times New Roman" w:hAnsi="Times New Roman"/>
          <w:spacing w:val="10"/>
          <w:sz w:val="21"/>
          <w:szCs w:val="21"/>
          <w:lang w:eastAsia="zh-CN"/>
        </w:rPr>
        <w:t>装入，它占用移出的页面</w:t>
      </w:r>
      <w:r>
        <w:rPr>
          <w:rFonts w:ascii="Times New Roman" w:hAnsi="Times New Roman"/>
          <w:spacing w:val="10"/>
          <w:sz w:val="21"/>
          <w:szCs w:val="21"/>
          <w:lang w:eastAsia="zh-CN"/>
        </w:rPr>
        <w:t>P1</w:t>
      </w:r>
      <w:r>
        <w:rPr>
          <w:rFonts w:ascii="Times New Roman" w:hAnsi="Times New Roman"/>
          <w:spacing w:val="10"/>
          <w:sz w:val="21"/>
          <w:szCs w:val="21"/>
          <w:lang w:eastAsia="zh-CN"/>
        </w:rPr>
        <w:t>的位置，因为</w:t>
      </w:r>
      <w:r>
        <w:rPr>
          <w:rFonts w:ascii="Times New Roman" w:hAnsi="Times New Roman"/>
          <w:spacing w:val="10"/>
          <w:sz w:val="21"/>
          <w:szCs w:val="21"/>
          <w:lang w:eastAsia="zh-CN"/>
        </w:rPr>
        <w:t>P1</w:t>
      </w:r>
      <w:r>
        <w:rPr>
          <w:rFonts w:ascii="Times New Roman" w:hAnsi="Times New Roman"/>
          <w:spacing w:val="10"/>
          <w:sz w:val="21"/>
          <w:szCs w:val="21"/>
          <w:lang w:eastAsia="zh-CN"/>
        </w:rPr>
        <w:t>已离开当前窗口（</w:t>
      </w:r>
      <w:r>
        <w:rPr>
          <w:rFonts w:ascii="Times New Roman" w:hAnsi="Times New Roman"/>
          <w:spacing w:val="10"/>
          <w:sz w:val="21"/>
          <w:szCs w:val="21"/>
          <w:lang w:eastAsia="zh-CN"/>
        </w:rPr>
        <w:t>4-3</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6</w:t>
      </w:r>
      <w:r>
        <w:rPr>
          <w:rFonts w:ascii="Times New Roman" w:hAnsi="Times New Roman"/>
          <w:spacing w:val="10"/>
          <w:sz w:val="21"/>
          <w:szCs w:val="21"/>
          <w:lang w:eastAsia="zh-CN"/>
        </w:rPr>
        <w:t>，发生缺页异常并装入</w:t>
      </w:r>
      <w:r>
        <w:rPr>
          <w:rFonts w:ascii="Times New Roman" w:hAnsi="Times New Roman"/>
          <w:spacing w:val="10"/>
          <w:sz w:val="21"/>
          <w:szCs w:val="21"/>
          <w:lang w:eastAsia="zh-CN"/>
        </w:rPr>
        <w:t>P5</w:t>
      </w:r>
      <w:r>
        <w:rPr>
          <w:rFonts w:ascii="Times New Roman" w:hAnsi="Times New Roman"/>
          <w:spacing w:val="10"/>
          <w:sz w:val="21"/>
          <w:szCs w:val="21"/>
          <w:lang w:eastAsia="zh-CN"/>
        </w:rPr>
        <w:t>，并且当前驻留页面</w:t>
      </w:r>
      <w:r>
        <w:rPr>
          <w:rFonts w:ascii="Times New Roman" w:hAnsi="Times New Roman"/>
          <w:spacing w:val="10"/>
          <w:sz w:val="21"/>
          <w:szCs w:val="21"/>
          <w:lang w:eastAsia="zh-CN"/>
        </w:rPr>
        <w:t>P2</w:t>
      </w:r>
      <w:r>
        <w:rPr>
          <w:rFonts w:ascii="Times New Roman" w:hAnsi="Times New Roman"/>
          <w:spacing w:val="10"/>
          <w:sz w:val="21"/>
          <w:szCs w:val="21"/>
          <w:lang w:eastAsia="zh-CN"/>
        </w:rPr>
        <w:t>、</w:t>
      </w:r>
      <w:r>
        <w:rPr>
          <w:rFonts w:ascii="Times New Roman" w:hAnsi="Times New Roman"/>
          <w:spacing w:val="10"/>
          <w:sz w:val="21"/>
          <w:szCs w:val="21"/>
          <w:lang w:eastAsia="zh-CN"/>
        </w:rPr>
        <w:t>P3</w:t>
      </w:r>
      <w:r>
        <w:rPr>
          <w:rFonts w:ascii="Times New Roman" w:hAnsi="Times New Roman"/>
          <w:spacing w:val="10"/>
          <w:sz w:val="21"/>
          <w:szCs w:val="21"/>
          <w:lang w:eastAsia="zh-CN"/>
        </w:rPr>
        <w:t>和</w:t>
      </w:r>
      <w:r>
        <w:rPr>
          <w:rFonts w:ascii="Times New Roman" w:hAnsi="Times New Roman"/>
          <w:spacing w:val="10"/>
          <w:sz w:val="21"/>
          <w:szCs w:val="21"/>
          <w:lang w:eastAsia="zh-CN"/>
        </w:rPr>
        <w:t>P4</w:t>
      </w:r>
      <w:r>
        <w:rPr>
          <w:rFonts w:ascii="Times New Roman" w:hAnsi="Times New Roman"/>
          <w:spacing w:val="10"/>
          <w:sz w:val="21"/>
          <w:szCs w:val="21"/>
          <w:lang w:eastAsia="zh-CN"/>
        </w:rPr>
        <w:t>作为由当前窗口（</w:t>
      </w:r>
      <w:r>
        <w:rPr>
          <w:rFonts w:ascii="Times New Roman" w:hAnsi="Times New Roman"/>
          <w:spacing w:val="10"/>
          <w:sz w:val="21"/>
          <w:szCs w:val="21"/>
          <w:lang w:eastAsia="zh-CN"/>
        </w:rPr>
        <w:t>6-3</w:t>
      </w:r>
      <w:r>
        <w:rPr>
          <w:rFonts w:ascii="Times New Roman" w:hAnsi="Times New Roman"/>
          <w:spacing w:val="10"/>
          <w:sz w:val="21"/>
          <w:szCs w:val="21"/>
          <w:lang w:eastAsia="zh-CN"/>
        </w:rPr>
        <w:t>，</w:t>
      </w:r>
      <w:r>
        <w:rPr>
          <w:rFonts w:ascii="Times New Roman" w:hAnsi="Times New Roman"/>
          <w:spacing w:val="10"/>
          <w:sz w:val="21"/>
          <w:szCs w:val="21"/>
          <w:lang w:eastAsia="zh-CN"/>
        </w:rPr>
        <w:t>6</w:t>
      </w:r>
      <w:r>
        <w:rPr>
          <w:rFonts w:ascii="Times New Roman" w:hAnsi="Times New Roman"/>
          <w:spacing w:val="10"/>
          <w:sz w:val="21"/>
          <w:szCs w:val="21"/>
          <w:lang w:eastAsia="zh-CN"/>
        </w:rPr>
        <w:t>）定义的当前工作集的一部分被保；在下面两次引用中，工作集会缩小到仅两个页面</w:t>
      </w:r>
      <w:r>
        <w:rPr>
          <w:rFonts w:ascii="Times New Roman" w:hAnsi="Times New Roman"/>
          <w:spacing w:val="10"/>
          <w:sz w:val="21"/>
          <w:szCs w:val="21"/>
          <w:lang w:eastAsia="zh-CN"/>
        </w:rPr>
        <w:t>P3</w:t>
      </w:r>
      <w:r>
        <w:rPr>
          <w:rFonts w:ascii="Times New Roman" w:hAnsi="Times New Roman"/>
          <w:spacing w:val="10"/>
          <w:sz w:val="21"/>
          <w:szCs w:val="21"/>
          <w:lang w:eastAsia="zh-CN"/>
        </w:rPr>
        <w:t>和</w:t>
      </w:r>
      <w:r>
        <w:rPr>
          <w:rFonts w:ascii="Times New Roman" w:hAnsi="Times New Roman"/>
          <w:spacing w:val="10"/>
          <w:sz w:val="21"/>
          <w:szCs w:val="21"/>
          <w:lang w:eastAsia="zh-CN"/>
        </w:rPr>
        <w:t>P5</w:t>
      </w:r>
      <w:r>
        <w:rPr>
          <w:rFonts w:ascii="Times New Roman" w:hAnsi="Times New Roman"/>
          <w:spacing w:val="10"/>
          <w:sz w:val="21"/>
          <w:szCs w:val="21"/>
          <w:lang w:eastAsia="zh-CN"/>
        </w:rPr>
        <w:t>，并因为在时刻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9</w:t>
      </w:r>
      <w:r>
        <w:rPr>
          <w:rFonts w:ascii="Times New Roman" w:hAnsi="Times New Roman"/>
          <w:spacing w:val="10"/>
          <w:sz w:val="21"/>
          <w:szCs w:val="21"/>
          <w:lang w:eastAsia="zh-CN"/>
        </w:rPr>
        <w:t>和</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10</w:t>
      </w:r>
      <w:r>
        <w:rPr>
          <w:rFonts w:ascii="Times New Roman" w:hAnsi="Times New Roman"/>
          <w:spacing w:val="10"/>
          <w:sz w:val="21"/>
          <w:szCs w:val="21"/>
          <w:lang w:eastAsia="zh-CN"/>
        </w:rPr>
        <w:t>发生两次缺页异常，使工作集再次增长到</w:t>
      </w:r>
      <w:r>
        <w:rPr>
          <w:rFonts w:ascii="Times New Roman" w:hAnsi="Times New Roman"/>
          <w:spacing w:val="10"/>
          <w:sz w:val="21"/>
          <w:szCs w:val="21"/>
          <w:lang w:eastAsia="zh-CN"/>
        </w:rPr>
        <w:t>4</w:t>
      </w:r>
      <w:r>
        <w:rPr>
          <w:rFonts w:ascii="Times New Roman" w:hAnsi="Times New Roman"/>
          <w:spacing w:val="10"/>
          <w:sz w:val="21"/>
          <w:szCs w:val="21"/>
          <w:lang w:eastAsia="zh-CN"/>
        </w:rPr>
        <w:t>个页面。此算法总的缺页数为</w:t>
      </w:r>
      <w:r>
        <w:rPr>
          <w:rFonts w:ascii="Times New Roman" w:hAnsi="Times New Roman"/>
          <w:spacing w:val="10"/>
          <w:sz w:val="21"/>
          <w:szCs w:val="21"/>
          <w:lang w:eastAsia="zh-CN"/>
        </w:rPr>
        <w:t>5</w:t>
      </w:r>
      <w:r>
        <w:rPr>
          <w:rFonts w:ascii="Times New Roman" w:hAnsi="Times New Roman"/>
          <w:spacing w:val="10"/>
          <w:sz w:val="21"/>
          <w:szCs w:val="21"/>
          <w:lang w:eastAsia="zh-CN"/>
        </w:rPr>
        <w:t>次，工作集尺寸在</w:t>
      </w:r>
      <w:r>
        <w:rPr>
          <w:rFonts w:ascii="Times New Roman" w:hAnsi="Times New Roman"/>
          <w:spacing w:val="10"/>
          <w:sz w:val="21"/>
          <w:szCs w:val="21"/>
          <w:lang w:eastAsia="zh-CN"/>
        </w:rPr>
        <w:t>2</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个页框间波动。</w:t>
      </w:r>
    </w:p>
    <w:p w14:paraId="6B97BDC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工作集是程序局部性的近似表示，可通过它来确定驻留集大小。</w:t>
      </w:r>
    </w:p>
    <w:p w14:paraId="3757997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① </w:t>
      </w:r>
      <w:r>
        <w:rPr>
          <w:rFonts w:ascii="Times New Roman" w:hAnsi="Times New Roman"/>
          <w:spacing w:val="10"/>
          <w:sz w:val="21"/>
          <w:szCs w:val="21"/>
          <w:lang w:eastAsia="zh-CN"/>
        </w:rPr>
        <w:t>监视每个进程工作集，只有属于工作集的页面才能驻留在内存；</w:t>
      </w:r>
    </w:p>
    <w:p w14:paraId="36A62F2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② </w:t>
      </w:r>
      <w:r>
        <w:rPr>
          <w:rFonts w:ascii="Times New Roman" w:hAnsi="Times New Roman"/>
          <w:spacing w:val="10"/>
          <w:sz w:val="21"/>
          <w:szCs w:val="21"/>
          <w:lang w:eastAsia="zh-CN"/>
        </w:rPr>
        <w:t>定期地从进程驻留集中删去那些不在工作集中的页面</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206B163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③ </w:t>
      </w:r>
      <w:r>
        <w:rPr>
          <w:rFonts w:ascii="Times New Roman" w:hAnsi="Times New Roman"/>
          <w:spacing w:val="10"/>
          <w:sz w:val="21"/>
          <w:szCs w:val="21"/>
          <w:lang w:eastAsia="zh-CN"/>
        </w:rPr>
        <w:t>仅当一个进程的工作集在内存时，进程才能执行。</w:t>
      </w:r>
    </w:p>
    <w:p w14:paraId="473F7D1E" w14:textId="77777777" w:rsidR="007319B1" w:rsidRDefault="007200B1">
      <w:pPr>
        <w:spacing w:after="0" w:line="240" w:lineRule="auto"/>
        <w:ind w:left="2235" w:right="-20"/>
        <w:rPr>
          <w:rFonts w:ascii="Times New Roman" w:hAnsi="Times New Roman"/>
          <w:sz w:val="20"/>
          <w:szCs w:val="20"/>
        </w:rPr>
      </w:pPr>
      <w:r>
        <w:rPr>
          <w:rFonts w:ascii="Times New Roman" w:hAnsi="Times New Roman"/>
          <w:noProof/>
        </w:rPr>
        <w:drawing>
          <wp:inline distT="0" distB="0" distL="0" distR="0" wp14:anchorId="226F3D88" wp14:editId="4319BA58">
            <wp:extent cx="2736215" cy="208153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36215" cy="2081530"/>
                    </a:xfrm>
                    <a:prstGeom prst="rect">
                      <a:avLst/>
                    </a:prstGeom>
                    <a:noFill/>
                    <a:ln>
                      <a:noFill/>
                    </a:ln>
                  </pic:spPr>
                </pic:pic>
              </a:graphicData>
            </a:graphic>
          </wp:inline>
        </w:drawing>
      </w:r>
    </w:p>
    <w:p w14:paraId="69AFB286" w14:textId="77777777" w:rsidR="007319B1" w:rsidRDefault="007319B1">
      <w:pPr>
        <w:spacing w:before="5" w:after="0" w:line="110" w:lineRule="exact"/>
        <w:rPr>
          <w:rFonts w:ascii="Times New Roman" w:hAnsi="Times New Roman"/>
          <w:sz w:val="11"/>
          <w:szCs w:val="11"/>
        </w:rPr>
      </w:pPr>
    </w:p>
    <w:p w14:paraId="1460BB97" w14:textId="77777777" w:rsidR="007319B1" w:rsidRDefault="007319B1">
      <w:pPr>
        <w:spacing w:after="0" w:line="240" w:lineRule="auto"/>
        <w:ind w:left="3345" w:right="2268"/>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4-18</w:t>
      </w:r>
      <w:r>
        <w:rPr>
          <w:rFonts w:ascii="Times New Roman" w:hAnsi="Times New Roman"/>
          <w:sz w:val="18"/>
          <w:szCs w:val="18"/>
          <w:lang w:eastAsia="zh-CN"/>
        </w:rPr>
        <w:t xml:space="preserve">　</w:t>
      </w:r>
      <w:r>
        <w:rPr>
          <w:rFonts w:ascii="Times New Roman" w:hAnsi="Times New Roman"/>
          <w:sz w:val="18"/>
          <w:szCs w:val="18"/>
          <w:lang w:eastAsia="zh-CN"/>
        </w:rPr>
        <w:t xml:space="preserve"> </w:t>
      </w:r>
      <w:r>
        <w:rPr>
          <w:rFonts w:ascii="Times New Roman" w:hAnsi="Times New Roman"/>
          <w:sz w:val="18"/>
          <w:szCs w:val="18"/>
          <w:lang w:eastAsia="zh-CN"/>
        </w:rPr>
        <w:t>工作集替换示例</w:t>
      </w:r>
    </w:p>
    <w:p w14:paraId="5E093B76" w14:textId="77777777" w:rsidR="007319B1" w:rsidRDefault="007319B1">
      <w:pPr>
        <w:spacing w:before="1" w:after="0" w:line="160" w:lineRule="exact"/>
        <w:rPr>
          <w:rFonts w:ascii="Times New Roman" w:hAnsi="Times New Roman"/>
          <w:sz w:val="16"/>
          <w:szCs w:val="16"/>
          <w:lang w:eastAsia="zh-CN"/>
        </w:rPr>
      </w:pPr>
    </w:p>
    <w:p w14:paraId="233B132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）模拟工作集替换算法</w:t>
      </w:r>
    </w:p>
    <w:p w14:paraId="2C59BD1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工作集策略在概念上很有吸引力，但实现中监督驻留页面变化的开销却很大，估算合适的窗口</w:t>
      </w:r>
      <w:r>
        <w:rPr>
          <w:rFonts w:ascii="Times New Roman" w:hAnsi="Times New Roman"/>
          <w:spacing w:val="10"/>
          <w:sz w:val="21"/>
          <w:szCs w:val="21"/>
          <w:lang w:eastAsia="zh-CN"/>
        </w:rPr>
        <w:t>Δ</w:t>
      </w:r>
      <w:r>
        <w:rPr>
          <w:rFonts w:ascii="Times New Roman" w:hAnsi="Times New Roman"/>
          <w:spacing w:val="10"/>
          <w:sz w:val="21"/>
          <w:szCs w:val="21"/>
          <w:lang w:eastAsia="zh-CN"/>
        </w:rPr>
        <w:t>的大小也是一个难题，为此，已经设计出各种模拟工作集替换算法，下面介绍一种。为每个页面</w:t>
      </w:r>
      <w:r>
        <w:rPr>
          <w:rFonts w:ascii="Times New Roman" w:hAnsi="Times New Roman"/>
          <w:spacing w:val="10"/>
          <w:sz w:val="21"/>
          <w:szCs w:val="21"/>
          <w:lang w:eastAsia="zh-CN"/>
        </w:rPr>
        <w:lastRenderedPageBreak/>
        <w:t>设置引用位及关联的时间戳，通过超时中断，至少每隔若干条指令就周期性地检查引用位及时间戳，当发现引用位为</w:t>
      </w:r>
      <w:r>
        <w:rPr>
          <w:rFonts w:ascii="Times New Roman" w:hAnsi="Times New Roman"/>
          <w:spacing w:val="10"/>
          <w:sz w:val="21"/>
          <w:szCs w:val="21"/>
          <w:lang w:eastAsia="zh-CN"/>
        </w:rPr>
        <w:t>1</w:t>
      </w:r>
      <w:r>
        <w:rPr>
          <w:rFonts w:ascii="Times New Roman" w:hAnsi="Times New Roman"/>
          <w:spacing w:val="10"/>
          <w:sz w:val="21"/>
          <w:szCs w:val="21"/>
          <w:lang w:eastAsia="zh-CN"/>
        </w:rPr>
        <w:t>时，就将其置</w:t>
      </w:r>
      <w:r>
        <w:rPr>
          <w:rFonts w:ascii="Times New Roman" w:hAnsi="Times New Roman"/>
          <w:spacing w:val="10"/>
          <w:sz w:val="21"/>
          <w:szCs w:val="21"/>
          <w:lang w:eastAsia="zh-CN"/>
        </w:rPr>
        <w:t>0</w:t>
      </w:r>
      <w:r>
        <w:rPr>
          <w:rFonts w:ascii="Times New Roman" w:hAnsi="Times New Roman"/>
          <w:spacing w:val="10"/>
          <w:sz w:val="21"/>
          <w:szCs w:val="21"/>
          <w:lang w:eastAsia="zh-CN"/>
        </w:rPr>
        <w:t>并把这次改变的时间作为时间戳记录下来。每当发现引用位为</w:t>
      </w:r>
      <w:r>
        <w:rPr>
          <w:rFonts w:ascii="Times New Roman" w:hAnsi="Times New Roman"/>
          <w:spacing w:val="10"/>
          <w:sz w:val="21"/>
          <w:szCs w:val="21"/>
          <w:lang w:eastAsia="zh-CN"/>
        </w:rPr>
        <w:t>0</w:t>
      </w:r>
      <w:r>
        <w:rPr>
          <w:rFonts w:ascii="Times New Roman" w:hAnsi="Times New Roman"/>
          <w:spacing w:val="10"/>
          <w:sz w:val="21"/>
          <w:szCs w:val="21"/>
          <w:lang w:eastAsia="zh-CN"/>
        </w:rPr>
        <w:t>时，通过系统当前时间减去时间戳的时间，计算出从上次使用以来未被再次访问的时间量，记作</w:t>
      </w:r>
      <w:r>
        <w:rPr>
          <w:rFonts w:ascii="Times New Roman" w:hAnsi="Times New Roman"/>
          <w:spacing w:val="10"/>
          <w:sz w:val="21"/>
          <w:szCs w:val="21"/>
          <w:lang w:eastAsia="zh-CN"/>
        </w:rPr>
        <w:t>t_off</w:t>
      </w:r>
      <w:r>
        <w:rPr>
          <w:rFonts w:ascii="Times New Roman" w:hAnsi="Times New Roman"/>
          <w:spacing w:val="10"/>
          <w:sz w:val="21"/>
          <w:szCs w:val="21"/>
          <w:lang w:eastAsia="zh-CN"/>
        </w:rPr>
        <w:t>。</w:t>
      </w:r>
      <w:r>
        <w:rPr>
          <w:rFonts w:ascii="Times New Roman" w:hAnsi="Times New Roman"/>
          <w:spacing w:val="10"/>
          <w:sz w:val="21"/>
          <w:szCs w:val="21"/>
          <w:lang w:eastAsia="zh-CN"/>
        </w:rPr>
        <w:t>t_off</w:t>
      </w:r>
      <w:r>
        <w:rPr>
          <w:rFonts w:ascii="Times New Roman" w:hAnsi="Times New Roman"/>
          <w:spacing w:val="10"/>
          <w:sz w:val="21"/>
          <w:szCs w:val="21"/>
          <w:lang w:eastAsia="zh-CN"/>
        </w:rPr>
        <w:t>值会随着每次超时中断的</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处理而不断增加，除非页面在此期间被再次引用，导致其引用位为</w:t>
      </w:r>
      <w:r>
        <w:rPr>
          <w:rFonts w:ascii="Times New Roman" w:hAnsi="Times New Roman"/>
          <w:spacing w:val="10"/>
          <w:sz w:val="21"/>
          <w:szCs w:val="21"/>
          <w:lang w:eastAsia="zh-CN"/>
        </w:rPr>
        <w:t>1</w:t>
      </w:r>
      <w:r>
        <w:rPr>
          <w:rFonts w:ascii="Times New Roman" w:hAnsi="Times New Roman"/>
          <w:spacing w:val="10"/>
          <w:sz w:val="21"/>
          <w:szCs w:val="21"/>
          <w:lang w:eastAsia="zh-CN"/>
        </w:rPr>
        <w:t>。把</w:t>
      </w:r>
      <w:r>
        <w:rPr>
          <w:rFonts w:ascii="Times New Roman" w:hAnsi="Times New Roman"/>
          <w:spacing w:val="10"/>
          <w:sz w:val="21"/>
          <w:szCs w:val="21"/>
          <w:lang w:eastAsia="zh-CN"/>
        </w:rPr>
        <w:t>t_off</w:t>
      </w:r>
      <w:r>
        <w:rPr>
          <w:rFonts w:ascii="Times New Roman" w:hAnsi="Times New Roman"/>
          <w:spacing w:val="10"/>
          <w:sz w:val="21"/>
          <w:szCs w:val="21"/>
          <w:lang w:eastAsia="zh-CN"/>
        </w:rPr>
        <w:t>与系统时间参数</w:t>
      </w:r>
      <w:r>
        <w:rPr>
          <w:rFonts w:ascii="Times New Roman" w:hAnsi="Times New Roman"/>
          <w:spacing w:val="10"/>
          <w:sz w:val="21"/>
          <w:szCs w:val="21"/>
          <w:lang w:eastAsia="zh-CN"/>
        </w:rPr>
        <w:t>t_max</w:t>
      </w:r>
      <w:r>
        <w:rPr>
          <w:rFonts w:ascii="Times New Roman" w:hAnsi="Times New Roman"/>
          <w:spacing w:val="10"/>
          <w:sz w:val="21"/>
          <w:szCs w:val="21"/>
          <w:lang w:eastAsia="zh-CN"/>
        </w:rPr>
        <w:t>相比，若</w:t>
      </w:r>
      <w:r>
        <w:rPr>
          <w:rFonts w:ascii="Times New Roman" w:hAnsi="Times New Roman"/>
          <w:spacing w:val="10"/>
          <w:sz w:val="21"/>
          <w:szCs w:val="21"/>
          <w:lang w:eastAsia="zh-CN"/>
        </w:rPr>
        <w:t>t_off</w:t>
      </w:r>
      <w:r>
        <w:rPr>
          <w:rFonts w:ascii="Times New Roman" w:hAnsi="Times New Roman"/>
          <w:spacing w:val="10"/>
          <w:sz w:val="21"/>
          <w:szCs w:val="21"/>
          <w:lang w:eastAsia="zh-CN"/>
        </w:rPr>
        <w:t>＞</w:t>
      </w:r>
      <w:r>
        <w:rPr>
          <w:rFonts w:ascii="Times New Roman" w:hAnsi="Times New Roman"/>
          <w:spacing w:val="10"/>
          <w:sz w:val="21"/>
          <w:szCs w:val="21"/>
          <w:lang w:eastAsia="zh-CN"/>
        </w:rPr>
        <w:t>t_max</w:t>
      </w:r>
      <w:r>
        <w:rPr>
          <w:rFonts w:ascii="Times New Roman" w:hAnsi="Times New Roman"/>
          <w:spacing w:val="10"/>
          <w:sz w:val="21"/>
          <w:szCs w:val="21"/>
          <w:lang w:eastAsia="zh-CN"/>
        </w:rPr>
        <w:t>，就把页面从工作集中移出，释放相应页面并回收此页框</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09B80EF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）缺页频率替换算法</w:t>
      </w:r>
    </w:p>
    <w:p w14:paraId="7523245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在工作集算法中，保证最少缺页次数是通过调整工作集大小来间接实现的，一种直接改善系统性能的方法是使用缺页频率替换算法（</w:t>
      </w:r>
      <w:r>
        <w:rPr>
          <w:rFonts w:ascii="Times New Roman" w:hAnsi="Times New Roman"/>
          <w:spacing w:val="10"/>
          <w:sz w:val="21"/>
          <w:szCs w:val="21"/>
          <w:lang w:eastAsia="zh-CN"/>
        </w:rPr>
        <w:t>Page Fault Frequency replacement</w:t>
      </w:r>
      <w:r>
        <w:rPr>
          <w:rFonts w:ascii="Times New Roman" w:hAnsi="Times New Roman"/>
          <w:spacing w:val="10"/>
          <w:sz w:val="21"/>
          <w:szCs w:val="21"/>
          <w:lang w:eastAsia="zh-CN"/>
        </w:rPr>
        <w:t>，</w:t>
      </w:r>
      <w:r>
        <w:rPr>
          <w:rFonts w:ascii="Times New Roman" w:hAnsi="Times New Roman"/>
          <w:spacing w:val="10"/>
          <w:sz w:val="21"/>
          <w:szCs w:val="21"/>
          <w:lang w:eastAsia="zh-CN"/>
        </w:rPr>
        <w:t>PFF</w:t>
      </w:r>
      <w:r>
        <w:rPr>
          <w:rFonts w:ascii="Times New Roman" w:hAnsi="Times New Roman"/>
          <w:spacing w:val="10"/>
          <w:sz w:val="21"/>
          <w:szCs w:val="21"/>
          <w:lang w:eastAsia="zh-CN"/>
        </w:rPr>
        <w:t>）。这种算法根据连续的缺页之间的时间间隔来对缺页频率进行测量，每次缺页时，利用测量时间调整进程工作集尺寸。其规则是：如果本次缺页与前次缺页之间的时间间隔超过临界值</w:t>
      </w:r>
      <w:r>
        <w:rPr>
          <w:rFonts w:ascii="Times New Roman" w:hAnsi="Times New Roman"/>
          <w:spacing w:val="10"/>
          <w:sz w:val="21"/>
          <w:szCs w:val="21"/>
          <w:lang w:eastAsia="zh-CN"/>
        </w:rPr>
        <w:t>τ</w:t>
      </w:r>
      <w:r>
        <w:rPr>
          <w:rFonts w:ascii="Times New Roman" w:hAnsi="Times New Roman"/>
          <w:spacing w:val="10"/>
          <w:sz w:val="21"/>
          <w:szCs w:val="21"/>
          <w:lang w:eastAsia="zh-CN"/>
        </w:rPr>
        <w:t>，那么，在这个时间间隔内未引用的所有页面都被移出工作集。这就能保证进程工作集不会过分地扩大，与工作集模型相比，实现效率高，只在发生缺页异常时才调整页面，而不是每次引用时都需要调整</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6036458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如图</w:t>
      </w:r>
      <w:r>
        <w:rPr>
          <w:rFonts w:ascii="Times New Roman" w:hAnsi="Times New Roman"/>
          <w:spacing w:val="10"/>
          <w:sz w:val="21"/>
          <w:szCs w:val="21"/>
          <w:lang w:eastAsia="zh-CN"/>
        </w:rPr>
        <w:t>4-19</w:t>
      </w:r>
      <w:r>
        <w:rPr>
          <w:rFonts w:ascii="Times New Roman" w:hAnsi="Times New Roman"/>
          <w:spacing w:val="10"/>
          <w:sz w:val="21"/>
          <w:szCs w:val="21"/>
          <w:lang w:eastAsia="zh-CN"/>
        </w:rPr>
        <w:t>所示的例子再次使用上述引用串，并设临界值</w:t>
      </w:r>
      <w:r>
        <w:rPr>
          <w:rFonts w:ascii="Times New Roman" w:hAnsi="Times New Roman"/>
          <w:spacing w:val="10"/>
          <w:sz w:val="21"/>
          <w:szCs w:val="21"/>
          <w:lang w:eastAsia="zh-CN"/>
        </w:rPr>
        <w:t>τ</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，驻留集合中包含页面</w:t>
      </w:r>
      <w:r>
        <w:rPr>
          <w:rFonts w:ascii="Times New Roman" w:hAnsi="Times New Roman"/>
          <w:spacing w:val="10"/>
          <w:sz w:val="21"/>
          <w:szCs w:val="21"/>
          <w:lang w:eastAsia="zh-CN"/>
        </w:rPr>
        <w:t>P1</w:t>
      </w:r>
      <w:r>
        <w:rPr>
          <w:rFonts w:ascii="Times New Roman" w:hAnsi="Times New Roman"/>
          <w:spacing w:val="10"/>
          <w:sz w:val="21"/>
          <w:szCs w:val="21"/>
          <w:lang w:eastAsia="zh-CN"/>
        </w:rPr>
        <w:t>、</w:t>
      </w:r>
      <w:r>
        <w:rPr>
          <w:rFonts w:ascii="Times New Roman" w:hAnsi="Times New Roman"/>
          <w:spacing w:val="10"/>
          <w:sz w:val="21"/>
          <w:szCs w:val="21"/>
          <w:lang w:eastAsia="zh-CN"/>
        </w:rPr>
        <w:t>P4</w:t>
      </w:r>
      <w:r>
        <w:rPr>
          <w:rFonts w:ascii="Times New Roman" w:hAnsi="Times New Roman"/>
          <w:spacing w:val="10"/>
          <w:sz w:val="21"/>
          <w:szCs w:val="21"/>
          <w:lang w:eastAsia="zh-CN"/>
        </w:rPr>
        <w:t>和</w:t>
      </w:r>
      <w:r>
        <w:rPr>
          <w:rFonts w:ascii="Times New Roman" w:hAnsi="Times New Roman"/>
          <w:spacing w:val="10"/>
          <w:sz w:val="21"/>
          <w:szCs w:val="21"/>
          <w:lang w:eastAsia="zh-CN"/>
        </w:rPr>
        <w:t>P5</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发生第一次缺页，假设前一次缺页刚刚发生，故本次无页面被移出；下次缺页发生在时刻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，因为本次缺页时刻（</w:t>
      </w:r>
      <w:r>
        <w:rPr>
          <w:rFonts w:ascii="Times New Roman" w:hAnsi="Times New Roman"/>
          <w:spacing w:val="10"/>
          <w:sz w:val="21"/>
          <w:szCs w:val="21"/>
          <w:lang w:eastAsia="zh-CN"/>
        </w:rPr>
        <w:t>4</w:t>
      </w:r>
      <w:r>
        <w:rPr>
          <w:rFonts w:ascii="Times New Roman" w:hAnsi="Times New Roman"/>
          <w:spacing w:val="10"/>
          <w:sz w:val="21"/>
          <w:szCs w:val="21"/>
          <w:lang w:eastAsia="zh-CN"/>
        </w:rPr>
        <w:t>）－上次缺页时刻（</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τ</w:t>
      </w:r>
      <w:r>
        <w:rPr>
          <w:rFonts w:ascii="Times New Roman" w:hAnsi="Times New Roman"/>
          <w:spacing w:val="10"/>
          <w:sz w:val="21"/>
          <w:szCs w:val="21"/>
          <w:lang w:eastAsia="zh-CN"/>
        </w:rPr>
        <w:t>成立，所以，在时间间隔（</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）内未被引用的页面</w:t>
      </w:r>
      <w:r>
        <w:rPr>
          <w:rFonts w:ascii="Times New Roman" w:hAnsi="Times New Roman"/>
          <w:spacing w:val="10"/>
          <w:sz w:val="21"/>
          <w:szCs w:val="21"/>
          <w:lang w:eastAsia="zh-CN"/>
        </w:rPr>
        <w:t>P1</w:t>
      </w:r>
      <w:r>
        <w:rPr>
          <w:rFonts w:ascii="Times New Roman" w:hAnsi="Times New Roman"/>
          <w:spacing w:val="10"/>
          <w:sz w:val="21"/>
          <w:szCs w:val="21"/>
          <w:lang w:eastAsia="zh-CN"/>
        </w:rPr>
        <w:t>和</w:t>
      </w:r>
      <w:r>
        <w:rPr>
          <w:rFonts w:ascii="Times New Roman" w:hAnsi="Times New Roman"/>
          <w:spacing w:val="10"/>
          <w:sz w:val="21"/>
          <w:szCs w:val="21"/>
          <w:lang w:eastAsia="zh-CN"/>
        </w:rPr>
        <w:t>P5</w:t>
      </w:r>
      <w:r>
        <w:rPr>
          <w:rFonts w:ascii="Times New Roman" w:hAnsi="Times New Roman"/>
          <w:spacing w:val="10"/>
          <w:sz w:val="21"/>
          <w:szCs w:val="21"/>
          <w:lang w:eastAsia="zh-CN"/>
        </w:rPr>
        <w:t>应当移出；继而缺页发生在时刻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6</w:t>
      </w:r>
      <w:r>
        <w:rPr>
          <w:rFonts w:ascii="Times New Roman" w:hAnsi="Times New Roman"/>
          <w:spacing w:val="10"/>
          <w:sz w:val="21"/>
          <w:szCs w:val="21"/>
          <w:lang w:eastAsia="zh-CN"/>
        </w:rPr>
        <w:t>，但由于本次缺页时刻（</w:t>
      </w:r>
      <w:r>
        <w:rPr>
          <w:rFonts w:ascii="Times New Roman" w:hAnsi="Times New Roman"/>
          <w:spacing w:val="10"/>
          <w:sz w:val="21"/>
          <w:szCs w:val="21"/>
          <w:lang w:eastAsia="zh-CN"/>
        </w:rPr>
        <w:t>6</w:t>
      </w:r>
      <w:r>
        <w:rPr>
          <w:rFonts w:ascii="Times New Roman" w:hAnsi="Times New Roman"/>
          <w:spacing w:val="10"/>
          <w:sz w:val="21"/>
          <w:szCs w:val="21"/>
          <w:lang w:eastAsia="zh-CN"/>
        </w:rPr>
        <w:t>）－上次缺页时刻（</w:t>
      </w:r>
      <w:r>
        <w:rPr>
          <w:rFonts w:ascii="Times New Roman" w:hAnsi="Times New Roman"/>
          <w:spacing w:val="10"/>
          <w:sz w:val="21"/>
          <w:szCs w:val="21"/>
          <w:lang w:eastAsia="zh-CN"/>
        </w:rPr>
        <w:t>4</w:t>
      </w:r>
      <w:r>
        <w:rPr>
          <w:rFonts w:ascii="Times New Roman" w:hAnsi="Times New Roman"/>
          <w:spacing w:val="10"/>
          <w:sz w:val="21"/>
          <w:szCs w:val="21"/>
          <w:lang w:eastAsia="zh-CN"/>
        </w:rPr>
        <w:t>）</w:t>
      </w:r>
      <w:r>
        <w:rPr>
          <w:rFonts w:ascii="Times New Roman" w:hAnsi="Times New Roman"/>
          <w:spacing w:val="10"/>
          <w:sz w:val="21"/>
          <w:szCs w:val="21"/>
          <w:lang w:eastAsia="zh-CN"/>
        </w:rPr>
        <w:t>≯τ</w:t>
      </w:r>
      <w:r>
        <w:rPr>
          <w:rFonts w:ascii="Times New Roman" w:hAnsi="Times New Roman"/>
          <w:spacing w:val="10"/>
          <w:sz w:val="21"/>
          <w:szCs w:val="21"/>
          <w:lang w:eastAsia="zh-CN"/>
        </w:rPr>
        <w:t>，所以，这次无页面被移出；在时刻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9</w:t>
      </w:r>
      <w:r>
        <w:rPr>
          <w:rFonts w:ascii="Times New Roman" w:hAnsi="Times New Roman"/>
          <w:spacing w:val="10"/>
          <w:sz w:val="21"/>
          <w:szCs w:val="21"/>
          <w:lang w:eastAsia="zh-CN"/>
        </w:rPr>
        <w:t>发生下次缺页时，因移出条件为</w:t>
      </w:r>
      <w:r>
        <w:rPr>
          <w:rFonts w:ascii="Times New Roman" w:hAnsi="Times New Roman"/>
          <w:spacing w:val="10"/>
          <w:sz w:val="21"/>
          <w:szCs w:val="21"/>
          <w:lang w:eastAsia="zh-CN"/>
        </w:rPr>
        <w:t>“</w:t>
      </w:r>
      <w:r>
        <w:rPr>
          <w:rFonts w:ascii="Times New Roman" w:hAnsi="Times New Roman"/>
          <w:spacing w:val="10"/>
          <w:sz w:val="21"/>
          <w:szCs w:val="21"/>
          <w:lang w:eastAsia="zh-CN"/>
        </w:rPr>
        <w:t>真</w:t>
      </w:r>
      <w:r>
        <w:rPr>
          <w:rFonts w:ascii="Times New Roman" w:hAnsi="Times New Roman"/>
          <w:spacing w:val="10"/>
          <w:sz w:val="21"/>
          <w:szCs w:val="21"/>
          <w:lang w:eastAsia="zh-CN"/>
        </w:rPr>
        <w:t>”</w:t>
      </w:r>
      <w:r>
        <w:rPr>
          <w:rFonts w:ascii="Times New Roman" w:hAnsi="Times New Roman"/>
          <w:spacing w:val="10"/>
          <w:sz w:val="21"/>
          <w:szCs w:val="21"/>
          <w:lang w:eastAsia="zh-CN"/>
        </w:rPr>
        <w:t>，故页面</w:t>
      </w:r>
      <w:r>
        <w:rPr>
          <w:rFonts w:ascii="Times New Roman" w:hAnsi="Times New Roman"/>
          <w:spacing w:val="10"/>
          <w:sz w:val="21"/>
          <w:szCs w:val="21"/>
          <w:lang w:eastAsia="zh-CN"/>
        </w:rPr>
        <w:t>P2</w:t>
      </w:r>
      <w:r>
        <w:rPr>
          <w:rFonts w:ascii="Times New Roman" w:hAnsi="Times New Roman"/>
          <w:spacing w:val="10"/>
          <w:sz w:val="21"/>
          <w:szCs w:val="21"/>
          <w:lang w:eastAsia="zh-CN"/>
        </w:rPr>
        <w:t>和</w:t>
      </w:r>
      <w:r>
        <w:rPr>
          <w:rFonts w:ascii="Times New Roman" w:hAnsi="Times New Roman"/>
          <w:spacing w:val="10"/>
          <w:sz w:val="21"/>
          <w:szCs w:val="21"/>
          <w:lang w:eastAsia="zh-CN"/>
        </w:rPr>
        <w:t>P4</w:t>
      </w:r>
      <w:r>
        <w:rPr>
          <w:rFonts w:ascii="Times New Roman" w:hAnsi="Times New Roman"/>
          <w:spacing w:val="10"/>
          <w:sz w:val="21"/>
          <w:szCs w:val="21"/>
          <w:lang w:eastAsia="zh-CN"/>
        </w:rPr>
        <w:t>被移出；在时刻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10</w:t>
      </w:r>
      <w:r>
        <w:rPr>
          <w:rFonts w:ascii="Times New Roman" w:hAnsi="Times New Roman"/>
          <w:spacing w:val="10"/>
          <w:sz w:val="21"/>
          <w:szCs w:val="21"/>
          <w:lang w:eastAsia="zh-CN"/>
        </w:rPr>
        <w:t>发生最后一次缺页时，无页面需要移出。缺页频率替换算法对此引用串共产生</w:t>
      </w:r>
      <w:r>
        <w:rPr>
          <w:rFonts w:ascii="Times New Roman" w:hAnsi="Times New Roman"/>
          <w:spacing w:val="10"/>
          <w:sz w:val="21"/>
          <w:szCs w:val="21"/>
          <w:lang w:eastAsia="zh-CN"/>
        </w:rPr>
        <w:t>5</w:t>
      </w:r>
      <w:r>
        <w:rPr>
          <w:rFonts w:ascii="Times New Roman" w:hAnsi="Times New Roman"/>
          <w:spacing w:val="10"/>
          <w:sz w:val="21"/>
          <w:szCs w:val="21"/>
          <w:lang w:eastAsia="zh-CN"/>
        </w:rPr>
        <w:t>次缺页，工作集页面数在</w:t>
      </w:r>
      <w:r>
        <w:rPr>
          <w:rFonts w:ascii="Times New Roman" w:hAnsi="Times New Roman"/>
          <w:spacing w:val="10"/>
          <w:sz w:val="21"/>
          <w:szCs w:val="21"/>
          <w:lang w:eastAsia="zh-CN"/>
        </w:rPr>
        <w:t>3</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之间波动。</w:t>
      </w:r>
    </w:p>
    <w:p w14:paraId="1D15DB68" w14:textId="77777777" w:rsidR="007319B1" w:rsidRDefault="007200B1">
      <w:pPr>
        <w:spacing w:after="0" w:line="240" w:lineRule="auto"/>
        <w:ind w:left="2216" w:right="-20"/>
        <w:rPr>
          <w:rFonts w:ascii="Times New Roman" w:hAnsi="Times New Roman"/>
          <w:sz w:val="11"/>
          <w:szCs w:val="11"/>
        </w:rPr>
      </w:pPr>
      <w:r>
        <w:rPr>
          <w:rFonts w:ascii="Times New Roman" w:hAnsi="Times New Roman"/>
          <w:noProof/>
        </w:rPr>
        <w:drawing>
          <wp:inline distT="0" distB="0" distL="0" distR="0" wp14:anchorId="0F1A0FC8" wp14:editId="4D0EAC97">
            <wp:extent cx="2756535" cy="2094865"/>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56535" cy="2094865"/>
                    </a:xfrm>
                    <a:prstGeom prst="rect">
                      <a:avLst/>
                    </a:prstGeom>
                    <a:noFill/>
                    <a:ln>
                      <a:noFill/>
                    </a:ln>
                  </pic:spPr>
                </pic:pic>
              </a:graphicData>
            </a:graphic>
          </wp:inline>
        </w:drawing>
      </w:r>
    </w:p>
    <w:p w14:paraId="6A8EE152" w14:textId="5ACAF597" w:rsidR="007319B1" w:rsidRDefault="007319B1">
      <w:pPr>
        <w:spacing w:after="0" w:line="240" w:lineRule="auto"/>
        <w:ind w:left="3345" w:right="2268"/>
        <w:rPr>
          <w:ins w:id="546" w:author="simeng zhao" w:date="2018-01-30T15:07:00Z"/>
          <w:rFonts w:ascii="Times New Roman" w:hAnsi="Times New Roman"/>
          <w:sz w:val="18"/>
          <w:szCs w:val="18"/>
          <w:lang w:eastAsia="zh-CN"/>
        </w:rPr>
      </w:pPr>
      <w:r>
        <w:rPr>
          <w:rFonts w:ascii="Times New Roman" w:hAnsi="Times New Roman"/>
          <w:sz w:val="18"/>
          <w:szCs w:val="18"/>
          <w:lang w:eastAsia="zh-CN"/>
        </w:rPr>
        <w:t>图４</w:t>
      </w:r>
      <w:r>
        <w:rPr>
          <w:rFonts w:ascii="Times New Roman" w:hAnsi="Times New Roman"/>
          <w:sz w:val="18"/>
          <w:szCs w:val="18"/>
          <w:lang w:eastAsia="zh-CN"/>
        </w:rPr>
        <w:t xml:space="preserve">-19  </w:t>
      </w:r>
      <w:r>
        <w:rPr>
          <w:rFonts w:ascii="Times New Roman" w:hAnsi="Times New Roman"/>
          <w:sz w:val="18"/>
          <w:szCs w:val="18"/>
          <w:lang w:eastAsia="zh-CN"/>
        </w:rPr>
        <w:t>缺页频率替换示例</w:t>
      </w:r>
    </w:p>
    <w:p w14:paraId="5A61D7E5" w14:textId="77777777" w:rsidR="001F0D3E" w:rsidRDefault="001F0D3E" w:rsidP="001F0D3E">
      <w:pPr>
        <w:spacing w:after="0" w:line="360" w:lineRule="auto"/>
        <w:ind w:right="88" w:firstLine="415"/>
        <w:jc w:val="both"/>
        <w:rPr>
          <w:ins w:id="547" w:author="simeng zhao" w:date="2018-02-02T15:32:00Z"/>
          <w:rFonts w:ascii="Times New Roman" w:hAnsi="Times New Roman"/>
          <w:color w:val="00B45A"/>
          <w:spacing w:val="10"/>
          <w:sz w:val="21"/>
          <w:szCs w:val="21"/>
          <w:lang w:eastAsia="zh-CN"/>
        </w:rPr>
      </w:pPr>
      <w:ins w:id="548" w:author="simeng zhao" w:date="2018-02-02T15:32:00Z">
        <w:r>
          <w:rPr>
            <w:rFonts w:ascii="Times New Roman" w:hAnsi="Times New Roman" w:hint="eastAsia"/>
            <w:color w:val="00B45A"/>
            <w:spacing w:val="10"/>
            <w:sz w:val="21"/>
            <w:szCs w:val="21"/>
            <w:lang w:eastAsia="zh-CN"/>
          </w:rPr>
          <w:t>现在来考察二元函数</w:t>
        </w:r>
        <w:r>
          <w:rPr>
            <w:rFonts w:ascii="Times New Roman" w:hAnsi="Times New Roman" w:hint="eastAsia"/>
            <w:color w:val="00B45A"/>
            <w:spacing w:val="10"/>
            <w:sz w:val="21"/>
            <w:szCs w:val="21"/>
            <w:lang w:eastAsia="zh-CN"/>
          </w:rPr>
          <w:t>W</w:t>
        </w:r>
        <w:r>
          <w:rPr>
            <w:rFonts w:ascii="Times New Roman" w:hAnsi="Times New Roman" w:hint="eastAsia"/>
            <w:color w:val="00B45A"/>
            <w:spacing w:val="10"/>
            <w:sz w:val="21"/>
            <w:szCs w:val="21"/>
            <w:lang w:eastAsia="zh-CN"/>
          </w:rPr>
          <w:t>的两个变量，首先，工作集</w:t>
        </w:r>
        <w:r>
          <w:rPr>
            <w:rFonts w:ascii="Times New Roman" w:hAnsi="Times New Roman" w:hint="eastAsia"/>
            <w:color w:val="00B45A"/>
            <w:spacing w:val="10"/>
            <w:sz w:val="21"/>
            <w:szCs w:val="21"/>
            <w:lang w:eastAsia="zh-CN"/>
          </w:rPr>
          <w:t>W</w:t>
        </w:r>
        <w:r>
          <w:rPr>
            <w:rFonts w:ascii="Times New Roman" w:hAnsi="Times New Roman" w:hint="eastAsia"/>
            <w:color w:val="00B45A"/>
            <w:spacing w:val="10"/>
            <w:sz w:val="21"/>
            <w:szCs w:val="21"/>
            <w:lang w:eastAsia="zh-CN"/>
          </w:rPr>
          <w:t>是</w:t>
        </w:r>
        <w:r>
          <w:rPr>
            <w:rFonts w:ascii="Times New Roman" w:hAnsi="Times New Roman" w:hint="eastAsia"/>
            <w:color w:val="00B45A"/>
            <w:spacing w:val="10"/>
            <w:sz w:val="21"/>
            <w:szCs w:val="21"/>
            <w:lang w:eastAsia="zh-CN"/>
          </w:rPr>
          <w:t>t</w:t>
        </w:r>
        <w:r>
          <w:rPr>
            <w:rFonts w:ascii="Times New Roman" w:hAnsi="Times New Roman" w:hint="eastAsia"/>
            <w:color w:val="00B45A"/>
            <w:spacing w:val="10"/>
            <w:sz w:val="21"/>
            <w:szCs w:val="21"/>
            <w:lang w:eastAsia="zh-CN"/>
          </w:rPr>
          <w:t>的函数，即随时间不同，工作集也不同。其一是不同时间的工作集所包含的页面数可能不同（工作集尺寸不同）；其二是不同时间的工作集所包含的页面可能不同（不同内容的页面）。其次，工作集</w:t>
        </w:r>
        <w:r>
          <w:rPr>
            <w:rFonts w:ascii="Times New Roman" w:hAnsi="Times New Roman" w:hint="eastAsia"/>
            <w:color w:val="00B45A"/>
            <w:spacing w:val="10"/>
            <w:sz w:val="21"/>
            <w:szCs w:val="21"/>
            <w:lang w:eastAsia="zh-CN"/>
          </w:rPr>
          <w:t>W</w:t>
        </w:r>
        <w:r>
          <w:rPr>
            <w:rFonts w:ascii="Times New Roman" w:hAnsi="Times New Roman" w:hint="eastAsia"/>
            <w:color w:val="00B45A"/>
            <w:spacing w:val="10"/>
            <w:sz w:val="21"/>
            <w:szCs w:val="21"/>
            <w:lang w:eastAsia="zh-CN"/>
          </w:rPr>
          <w:t>又是工作集窗口尺寸△的函数，而且工作集尺寸∣</w:t>
        </w:r>
        <w:r>
          <w:rPr>
            <w:rFonts w:ascii="Times New Roman" w:hAnsi="Times New Roman" w:hint="eastAsia"/>
            <w:color w:val="00B45A"/>
            <w:spacing w:val="10"/>
            <w:sz w:val="21"/>
            <w:szCs w:val="21"/>
            <w:lang w:eastAsia="zh-CN"/>
          </w:rPr>
          <w:t>W</w:t>
        </w:r>
        <w:r>
          <w:rPr>
            <w:rFonts w:ascii="Times New Roman" w:hAnsi="Times New Roman" w:hint="eastAsia"/>
            <w:color w:val="00B45A"/>
            <w:spacing w:val="10"/>
            <w:sz w:val="21"/>
            <w:szCs w:val="21"/>
            <w:lang w:eastAsia="zh-CN"/>
          </w:rPr>
          <w:t>（</w:t>
        </w:r>
        <w:r>
          <w:rPr>
            <w:rFonts w:ascii="Times New Roman" w:hAnsi="Times New Roman" w:hint="eastAsia"/>
            <w:color w:val="00B45A"/>
            <w:spacing w:val="10"/>
            <w:sz w:val="21"/>
            <w:szCs w:val="21"/>
            <w:lang w:eastAsia="zh-CN"/>
          </w:rPr>
          <w:t>t</w:t>
        </w:r>
        <w:r>
          <w:rPr>
            <w:rFonts w:ascii="Times New Roman" w:hAnsi="Times New Roman" w:hint="eastAsia"/>
            <w:color w:val="00B45A"/>
            <w:spacing w:val="10"/>
            <w:sz w:val="21"/>
            <w:szCs w:val="21"/>
            <w:lang w:eastAsia="zh-CN"/>
          </w:rPr>
          <w:t>，△）∣是工作集窗口尺寸△的非递减函数。如图</w:t>
        </w:r>
        <w:r>
          <w:rPr>
            <w:rFonts w:ascii="Times New Roman" w:hAnsi="Times New Roman" w:hint="eastAsia"/>
            <w:color w:val="00B45A"/>
            <w:spacing w:val="10"/>
            <w:sz w:val="21"/>
            <w:szCs w:val="21"/>
            <w:lang w:eastAsia="zh-CN"/>
          </w:rPr>
          <w:t>4-29</w:t>
        </w:r>
        <w:r>
          <w:rPr>
            <w:rFonts w:ascii="Times New Roman" w:hAnsi="Times New Roman" w:hint="eastAsia"/>
            <w:color w:val="00B45A"/>
            <w:spacing w:val="10"/>
            <w:sz w:val="21"/>
            <w:szCs w:val="21"/>
            <w:lang w:eastAsia="zh-CN"/>
          </w:rPr>
          <w:t>所示，其中列出了进程的引用序列，</w:t>
        </w:r>
        <w:r>
          <w:rPr>
            <w:rFonts w:ascii="Times New Roman" w:hAnsi="Times New Roman" w:hint="eastAsia"/>
            <w:color w:val="00B45A"/>
            <w:spacing w:val="10"/>
            <w:sz w:val="21"/>
            <w:szCs w:val="21"/>
            <w:lang w:eastAsia="zh-CN"/>
          </w:rPr>
          <w:t>*</w:t>
        </w:r>
        <w:r>
          <w:rPr>
            <w:rFonts w:ascii="Times New Roman" w:hAnsi="Times New Roman" w:hint="eastAsia"/>
            <w:color w:val="00B45A"/>
            <w:spacing w:val="10"/>
            <w:sz w:val="21"/>
            <w:szCs w:val="21"/>
            <w:lang w:eastAsia="zh-CN"/>
          </w:rPr>
          <w:t>表示这个时间单位里工作集没有发生改变。从图中可以看出，工作集窗口尺寸越大，工作集就越大，产生缺页中断的频率越低。</w:t>
        </w:r>
      </w:ins>
    </w:p>
    <w:p w14:paraId="76A4420F" w14:textId="77777777" w:rsidR="001F0D3E" w:rsidRDefault="001F0D3E" w:rsidP="001F0D3E">
      <w:pPr>
        <w:spacing w:after="0" w:line="360" w:lineRule="auto"/>
        <w:ind w:right="88" w:firstLine="415"/>
        <w:jc w:val="both"/>
        <w:rPr>
          <w:ins w:id="549" w:author="simeng zhao" w:date="2018-02-02T15:32:00Z"/>
          <w:rFonts w:ascii="Times New Roman" w:hAnsi="Times New Roman"/>
          <w:color w:val="00B45A"/>
          <w:spacing w:val="10"/>
          <w:sz w:val="21"/>
          <w:szCs w:val="21"/>
          <w:lang w:eastAsia="zh-CN"/>
        </w:rPr>
      </w:pPr>
      <w:ins w:id="550" w:author="simeng zhao" w:date="2018-02-02T15:32:00Z">
        <w:r>
          <w:rPr>
            <w:rFonts w:ascii="Times New Roman" w:hAnsi="Times New Roman" w:hint="eastAsia"/>
            <w:color w:val="00B45A"/>
            <w:spacing w:val="10"/>
            <w:sz w:val="21"/>
            <w:szCs w:val="21"/>
            <w:lang w:eastAsia="zh-CN"/>
          </w:rPr>
          <w:t>由于无法预知一个程序在最近的将来会访问哪些页面，所以，只好用最近的过去在△时间间隔</w:t>
        </w:r>
        <w:r>
          <w:rPr>
            <w:rFonts w:ascii="Times New Roman" w:hAnsi="Times New Roman" w:hint="eastAsia"/>
            <w:color w:val="00B45A"/>
            <w:spacing w:val="10"/>
            <w:sz w:val="21"/>
            <w:szCs w:val="21"/>
            <w:lang w:eastAsia="zh-CN"/>
          </w:rPr>
          <w:lastRenderedPageBreak/>
          <w:t>内访问过的页面作为实际工作集的近似。正确选择工作集窗口尺寸的大小对系统性能有很大影响，如果△过大，甚至把作业地址空间全包括在内，就成了实存管理；如果△过小，则会引起频繁缺页，降低了系统的效率。对许多程序来说，工作集大小相对稳定的时期和工作集大小快速改变的时期是交替存在的。当一个进程刚开始执行时，随着进程访问新页面，逐渐构造工作集。根据局部性原理，进程最终会稳定在页面的某个集合上，这就是稳定期，而随后的过渡期表明进程向一个新的局部转移。在过渡期中，仍然会有一些上一个稳定期中的页保留在窗口中，这些页在新页面访问时，会使工作集大小产生波动，但经过新页面被访问后，工作集大小会减少直到又包括这个新的局部中的页面。</w:t>
        </w:r>
      </w:ins>
    </w:p>
    <w:p w14:paraId="168724E6" w14:textId="77777777" w:rsidR="001F0D3E" w:rsidRDefault="001F0D3E" w:rsidP="001F0D3E">
      <w:pPr>
        <w:spacing w:after="0" w:line="360" w:lineRule="auto"/>
        <w:ind w:right="88" w:firstLine="415"/>
        <w:jc w:val="both"/>
        <w:rPr>
          <w:ins w:id="551" w:author="simeng zhao" w:date="2018-02-02T15:32:00Z"/>
          <w:rFonts w:ascii="Times New Roman" w:hAnsi="Times New Roman"/>
          <w:color w:val="00B45A"/>
          <w:spacing w:val="10"/>
          <w:sz w:val="21"/>
          <w:szCs w:val="21"/>
          <w:lang w:eastAsia="zh-CN"/>
        </w:rPr>
      </w:pPr>
      <w:ins w:id="552" w:author="simeng zhao" w:date="2018-02-02T15:32:00Z">
        <w:r>
          <w:rPr>
            <w:rFonts w:ascii="Times New Roman" w:hAnsi="Times New Roman" w:hint="eastAsia"/>
            <w:color w:val="00B45A"/>
            <w:spacing w:val="10"/>
            <w:sz w:val="21"/>
            <w:szCs w:val="21"/>
            <w:lang w:eastAsia="zh-CN"/>
          </w:rPr>
          <w:t>可以通过工作集概念来指导确定常驻集的大小：①监视每个进程的工作集。②定期地从一个进程常驻集中删去那些不在工作集中的页。③仅当一个进程的工作集在主存时，进程才能执行。</w:t>
        </w:r>
      </w:ins>
    </w:p>
    <w:p w14:paraId="599F5150" w14:textId="77777777" w:rsidR="001F0D3E" w:rsidRDefault="001F0D3E" w:rsidP="001F0D3E">
      <w:pPr>
        <w:pStyle w:val="af1"/>
        <w:ind w:firstLine="440"/>
        <w:rPr>
          <w:ins w:id="553" w:author="simeng zhao" w:date="2018-02-02T15:32:00Z"/>
        </w:rPr>
      </w:pPr>
      <w:ins w:id="554" w:author="simeng zhao" w:date="2018-02-02T15:32:00Z">
        <w:r>
          <w:rPr>
            <w:noProof/>
          </w:rPr>
          <w:drawing>
            <wp:anchor distT="0" distB="0" distL="114300" distR="114300" simplePos="0" relativeHeight="251688448" behindDoc="0" locked="0" layoutInCell="0" allowOverlap="1" wp14:anchorId="2237CF43" wp14:editId="521700C6">
              <wp:simplePos x="0" y="0"/>
              <wp:positionH relativeFrom="column">
                <wp:posOffset>685800</wp:posOffset>
              </wp:positionH>
              <wp:positionV relativeFrom="paragraph">
                <wp:posOffset>41910</wp:posOffset>
              </wp:positionV>
              <wp:extent cx="4114800" cy="1645285"/>
              <wp:effectExtent l="0" t="0" r="0" b="5715"/>
              <wp:wrapNone/>
              <wp:docPr id="461"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2" descr="2"/>
                      <pic:cNvPicPr>
                        <a:picLocks noChangeAspect="1"/>
                      </pic:cNvPicPr>
                    </pic:nvPicPr>
                    <pic:blipFill>
                      <a:blip r:embed="rId45">
                        <a:biLevel thresh="50000"/>
                        <a:grayscl/>
                      </a:blip>
                      <a:srcRect t="9822" b="15044"/>
                      <a:stretch>
                        <a:fillRect/>
                      </a:stretch>
                    </pic:blipFill>
                    <pic:spPr>
                      <a:xfrm>
                        <a:off x="0" y="0"/>
                        <a:ext cx="4114800" cy="1645285"/>
                      </a:xfrm>
                      <a:prstGeom prst="rect">
                        <a:avLst/>
                      </a:prstGeom>
                      <a:noFill/>
                      <a:ln w="9525">
                        <a:noFill/>
                      </a:ln>
                    </pic:spPr>
                  </pic:pic>
                </a:graphicData>
              </a:graphic>
            </wp:anchor>
          </w:drawing>
        </w:r>
      </w:ins>
    </w:p>
    <w:p w14:paraId="4FFF4806" w14:textId="77777777" w:rsidR="001F0D3E" w:rsidRDefault="001F0D3E" w:rsidP="001F0D3E">
      <w:pPr>
        <w:pStyle w:val="af1"/>
        <w:rPr>
          <w:ins w:id="555" w:author="simeng zhao" w:date="2018-02-02T15:32:00Z"/>
        </w:rPr>
      </w:pPr>
    </w:p>
    <w:p w14:paraId="0F7ADF7B" w14:textId="77777777" w:rsidR="001F0D3E" w:rsidRDefault="001F0D3E" w:rsidP="001F0D3E">
      <w:pPr>
        <w:pStyle w:val="af1"/>
        <w:rPr>
          <w:ins w:id="556" w:author="simeng zhao" w:date="2018-02-02T15:32:00Z"/>
        </w:rPr>
      </w:pPr>
    </w:p>
    <w:p w14:paraId="77DC283A" w14:textId="77777777" w:rsidR="001F0D3E" w:rsidRDefault="001F0D3E" w:rsidP="001F0D3E">
      <w:pPr>
        <w:pStyle w:val="af1"/>
        <w:rPr>
          <w:ins w:id="557" w:author="simeng zhao" w:date="2018-02-02T15:32:00Z"/>
        </w:rPr>
      </w:pPr>
    </w:p>
    <w:p w14:paraId="54004243" w14:textId="77777777" w:rsidR="001F0D3E" w:rsidRDefault="001F0D3E" w:rsidP="001F0D3E">
      <w:pPr>
        <w:pStyle w:val="af1"/>
        <w:rPr>
          <w:ins w:id="558" w:author="simeng zhao" w:date="2018-02-02T15:32:00Z"/>
        </w:rPr>
      </w:pPr>
    </w:p>
    <w:p w14:paraId="28FAF4A9" w14:textId="77777777" w:rsidR="001F0D3E" w:rsidRDefault="001F0D3E" w:rsidP="001F0D3E">
      <w:pPr>
        <w:pStyle w:val="af1"/>
        <w:rPr>
          <w:ins w:id="559" w:author="simeng zhao" w:date="2018-02-02T15:32:00Z"/>
        </w:rPr>
      </w:pPr>
    </w:p>
    <w:p w14:paraId="3E88B596" w14:textId="77777777" w:rsidR="001F0D3E" w:rsidRDefault="001F0D3E" w:rsidP="001F0D3E">
      <w:pPr>
        <w:pStyle w:val="af1"/>
        <w:rPr>
          <w:ins w:id="560" w:author="simeng zhao" w:date="2018-02-02T15:32:00Z"/>
        </w:rPr>
      </w:pPr>
    </w:p>
    <w:p w14:paraId="1DAB0C31" w14:textId="77777777" w:rsidR="001F0D3E" w:rsidRDefault="001F0D3E" w:rsidP="001F0D3E">
      <w:pPr>
        <w:pStyle w:val="af1"/>
        <w:rPr>
          <w:ins w:id="561" w:author="simeng zhao" w:date="2018-02-02T15:32:00Z"/>
        </w:rPr>
      </w:pPr>
    </w:p>
    <w:p w14:paraId="45FF7F54" w14:textId="77777777" w:rsidR="001F0D3E" w:rsidRDefault="001F0D3E" w:rsidP="001F0D3E">
      <w:pPr>
        <w:pStyle w:val="af1"/>
        <w:rPr>
          <w:ins w:id="562" w:author="simeng zhao" w:date="2018-02-02T15:32:00Z"/>
        </w:rPr>
      </w:pPr>
    </w:p>
    <w:p w14:paraId="75C496F3" w14:textId="77777777" w:rsidR="001F0D3E" w:rsidRDefault="001F0D3E" w:rsidP="001F0D3E">
      <w:pPr>
        <w:pStyle w:val="af1"/>
        <w:rPr>
          <w:ins w:id="563" w:author="simeng zhao" w:date="2018-02-02T15:32:00Z"/>
        </w:rPr>
      </w:pPr>
    </w:p>
    <w:p w14:paraId="11DFD587" w14:textId="77777777" w:rsidR="001F0D3E" w:rsidRDefault="001F0D3E" w:rsidP="001F0D3E">
      <w:pPr>
        <w:pStyle w:val="af1"/>
        <w:rPr>
          <w:ins w:id="564" w:author="simeng zhao" w:date="2018-02-02T15:32:00Z"/>
        </w:rPr>
      </w:pPr>
    </w:p>
    <w:p w14:paraId="530F4939" w14:textId="77777777" w:rsidR="001F0D3E" w:rsidRDefault="001F0D3E" w:rsidP="001F0D3E">
      <w:pPr>
        <w:pStyle w:val="af1"/>
        <w:rPr>
          <w:ins w:id="565" w:author="simeng zhao" w:date="2018-02-02T15:32:00Z"/>
        </w:rPr>
      </w:pPr>
    </w:p>
    <w:p w14:paraId="0C78FDDB" w14:textId="77777777" w:rsidR="001F0D3E" w:rsidRDefault="001F0D3E" w:rsidP="001F0D3E">
      <w:pPr>
        <w:pStyle w:val="af1"/>
        <w:rPr>
          <w:ins w:id="566" w:author="simeng zhao" w:date="2018-02-02T15:32:00Z"/>
        </w:rPr>
      </w:pPr>
    </w:p>
    <w:p w14:paraId="18AF6E7D" w14:textId="77777777" w:rsidR="001F0D3E" w:rsidRDefault="001F0D3E" w:rsidP="001F0D3E">
      <w:pPr>
        <w:pStyle w:val="af1"/>
        <w:rPr>
          <w:ins w:id="567" w:author="simeng zhao" w:date="2018-02-02T15:32:00Z"/>
          <w:color w:val="00B45A"/>
        </w:rPr>
      </w:pPr>
      <w:ins w:id="568" w:author="simeng zhao" w:date="2018-02-02T15:32:00Z">
        <w:r>
          <w:rPr>
            <w:rFonts w:hint="eastAsia"/>
            <w:color w:val="00B45A"/>
          </w:rPr>
          <w:t>图4-30页面故障率是分配的页框数的函数</w:t>
        </w:r>
      </w:ins>
    </w:p>
    <w:p w14:paraId="1D2E602B" w14:textId="77777777" w:rsidR="001F0D3E" w:rsidRDefault="001F0D3E" w:rsidP="001F0D3E">
      <w:pPr>
        <w:spacing w:after="0" w:line="360" w:lineRule="auto"/>
        <w:ind w:right="88" w:firstLine="415"/>
        <w:jc w:val="both"/>
        <w:rPr>
          <w:ins w:id="569" w:author="simeng zhao" w:date="2018-02-02T15:32:00Z"/>
          <w:rFonts w:ascii="Times New Roman" w:hAnsi="Times New Roman"/>
          <w:color w:val="00B45A"/>
          <w:spacing w:val="10"/>
          <w:sz w:val="21"/>
          <w:szCs w:val="21"/>
          <w:lang w:eastAsia="zh-CN"/>
        </w:rPr>
      </w:pPr>
      <w:ins w:id="570" w:author="simeng zhao" w:date="2018-02-02T15:32:00Z">
        <w:r>
          <w:rPr>
            <w:rFonts w:ascii="Times New Roman" w:hAnsi="Times New Roman" w:hint="eastAsia"/>
            <w:color w:val="00B45A"/>
            <w:spacing w:val="10"/>
            <w:sz w:val="21"/>
            <w:szCs w:val="21"/>
            <w:lang w:eastAsia="zh-CN"/>
          </w:rPr>
          <w:t>正确的策略并不是消除缺页现象，而应使缺页间隔时间保持在合理水平，当此间隔过小时，应增加其页框数，过大则应减少分给进程的页框数，一个更直接的改善系统性能的方法是使用页面故障率（</w:t>
        </w:r>
        <w:r>
          <w:rPr>
            <w:rFonts w:ascii="Times New Roman" w:hAnsi="Times New Roman" w:hint="eastAsia"/>
            <w:color w:val="00B45A"/>
            <w:spacing w:val="10"/>
            <w:sz w:val="21"/>
            <w:szCs w:val="21"/>
            <w:lang w:eastAsia="zh-CN"/>
          </w:rPr>
          <w:t>Page Fault Frequency</w:t>
        </w:r>
        <w:r>
          <w:rPr>
            <w:rFonts w:ascii="Times New Roman" w:hAnsi="Times New Roman" w:hint="eastAsia"/>
            <w:color w:val="00B45A"/>
            <w:spacing w:val="10"/>
            <w:sz w:val="21"/>
            <w:szCs w:val="21"/>
            <w:lang w:eastAsia="zh-CN"/>
          </w:rPr>
          <w:t>），或者叫做</w:t>
        </w:r>
        <w:r>
          <w:rPr>
            <w:rFonts w:ascii="Times New Roman" w:hAnsi="Times New Roman" w:hint="eastAsia"/>
            <w:color w:val="00B45A"/>
            <w:spacing w:val="10"/>
            <w:sz w:val="21"/>
            <w:szCs w:val="21"/>
            <w:lang w:eastAsia="zh-CN"/>
          </w:rPr>
          <w:t>PFF</w:t>
        </w:r>
        <w:r>
          <w:rPr>
            <w:rFonts w:ascii="Times New Roman" w:hAnsi="Times New Roman" w:hint="eastAsia"/>
            <w:color w:val="00B45A"/>
            <w:spacing w:val="10"/>
            <w:sz w:val="21"/>
            <w:szCs w:val="21"/>
            <w:lang w:eastAsia="zh-CN"/>
          </w:rPr>
          <w:t>分配算法。</w:t>
        </w:r>
      </w:ins>
    </w:p>
    <w:p w14:paraId="172C1249" w14:textId="77777777" w:rsidR="001F0D3E" w:rsidRDefault="001F0D3E" w:rsidP="001F0D3E">
      <w:pPr>
        <w:spacing w:after="0" w:line="360" w:lineRule="auto"/>
        <w:ind w:right="88" w:firstLine="415"/>
        <w:jc w:val="both"/>
        <w:rPr>
          <w:ins w:id="571" w:author="simeng zhao" w:date="2018-02-02T15:32:00Z"/>
          <w:rFonts w:ascii="Times New Roman" w:hAnsi="Times New Roman"/>
          <w:color w:val="00B45A"/>
          <w:spacing w:val="10"/>
          <w:sz w:val="21"/>
          <w:szCs w:val="21"/>
          <w:lang w:eastAsia="zh-CN"/>
        </w:rPr>
      </w:pPr>
      <w:ins w:id="572" w:author="simeng zhao" w:date="2018-02-02T15:32:00Z">
        <w:r>
          <w:rPr>
            <w:rFonts w:ascii="Times New Roman" w:hAnsi="Times New Roman" w:hint="eastAsia"/>
            <w:color w:val="00B45A"/>
            <w:spacing w:val="10"/>
            <w:sz w:val="21"/>
            <w:szCs w:val="21"/>
            <w:lang w:eastAsia="zh-CN"/>
          </w:rPr>
          <w:t>前面曾经讨论过，包括</w:t>
        </w:r>
        <w:r>
          <w:rPr>
            <w:rFonts w:ascii="Times New Roman" w:hAnsi="Times New Roman" w:hint="eastAsia"/>
            <w:color w:val="00B45A"/>
            <w:spacing w:val="10"/>
            <w:sz w:val="21"/>
            <w:szCs w:val="21"/>
            <w:lang w:eastAsia="zh-CN"/>
          </w:rPr>
          <w:t>LRU</w:t>
        </w:r>
        <w:r>
          <w:rPr>
            <w:rFonts w:ascii="Times New Roman" w:hAnsi="Times New Roman" w:hint="eastAsia"/>
            <w:color w:val="00B45A"/>
            <w:spacing w:val="10"/>
            <w:sz w:val="21"/>
            <w:szCs w:val="21"/>
            <w:lang w:eastAsia="zh-CN"/>
          </w:rPr>
          <w:t>在内的一大类页面替换算法的故障率随着分配的页框数的增加而减少，如图</w:t>
        </w:r>
        <w:r>
          <w:rPr>
            <w:rFonts w:ascii="Times New Roman" w:hAnsi="Times New Roman" w:hint="eastAsia"/>
            <w:color w:val="00B45A"/>
            <w:spacing w:val="10"/>
            <w:sz w:val="21"/>
            <w:szCs w:val="21"/>
            <w:lang w:eastAsia="zh-CN"/>
          </w:rPr>
          <w:t>4-30</w:t>
        </w:r>
        <w:r>
          <w:rPr>
            <w:rFonts w:ascii="Times New Roman" w:hAnsi="Times New Roman" w:hint="eastAsia"/>
            <w:color w:val="00B45A"/>
            <w:spacing w:val="10"/>
            <w:sz w:val="21"/>
            <w:szCs w:val="21"/>
            <w:lang w:eastAsia="zh-CN"/>
          </w:rPr>
          <w:t>所示。虚线</w:t>
        </w:r>
        <w:r>
          <w:rPr>
            <w:rFonts w:ascii="Times New Roman" w:hAnsi="Times New Roman" w:hint="eastAsia"/>
            <w:color w:val="00B45A"/>
            <w:spacing w:val="10"/>
            <w:sz w:val="21"/>
            <w:szCs w:val="21"/>
            <w:lang w:eastAsia="zh-CN"/>
          </w:rPr>
          <w:t>A</w:t>
        </w:r>
        <w:r>
          <w:rPr>
            <w:rFonts w:ascii="Times New Roman" w:hAnsi="Times New Roman" w:hint="eastAsia"/>
            <w:color w:val="00B45A"/>
            <w:spacing w:val="10"/>
            <w:sz w:val="21"/>
            <w:szCs w:val="21"/>
            <w:lang w:eastAsia="zh-CN"/>
          </w:rPr>
          <w:t>对应的是一个过高的故障率，发生故障的进程将被分配更多的页框以减少故障率；虚线</w:t>
        </w:r>
        <w:r>
          <w:rPr>
            <w:rFonts w:ascii="Times New Roman" w:hAnsi="Times New Roman" w:hint="eastAsia"/>
            <w:color w:val="00B45A"/>
            <w:spacing w:val="10"/>
            <w:sz w:val="21"/>
            <w:szCs w:val="21"/>
            <w:lang w:eastAsia="zh-CN"/>
          </w:rPr>
          <w:t>B</w:t>
        </w:r>
        <w:r>
          <w:rPr>
            <w:rFonts w:ascii="Times New Roman" w:hAnsi="Times New Roman" w:hint="eastAsia"/>
            <w:color w:val="00B45A"/>
            <w:spacing w:val="10"/>
            <w:sz w:val="21"/>
            <w:szCs w:val="21"/>
            <w:lang w:eastAsia="zh-CN"/>
          </w:rPr>
          <w:t>对应的是一个过低的故障率，可以得出结论分配给这个进程的主存太多了，可以收回一些页框。可以看出，</w:t>
        </w:r>
        <w:r>
          <w:rPr>
            <w:rFonts w:ascii="Times New Roman" w:hAnsi="Times New Roman" w:hint="eastAsia"/>
            <w:color w:val="00B45A"/>
            <w:spacing w:val="10"/>
            <w:sz w:val="21"/>
            <w:szCs w:val="21"/>
            <w:lang w:eastAsia="zh-CN"/>
          </w:rPr>
          <w:t>PFF</w:t>
        </w:r>
        <w:r>
          <w:rPr>
            <w:rFonts w:ascii="Times New Roman" w:hAnsi="Times New Roman" w:hint="eastAsia"/>
            <w:color w:val="00B45A"/>
            <w:spacing w:val="10"/>
            <w:sz w:val="21"/>
            <w:szCs w:val="21"/>
            <w:lang w:eastAsia="zh-CN"/>
          </w:rPr>
          <w:t>试图把页面故障率保持在一个可以接受的范围内。如果发现主存中进程太多以至于不可能使所有进程的故障率都低于</w:t>
        </w:r>
        <w:r>
          <w:rPr>
            <w:rFonts w:ascii="Times New Roman" w:hAnsi="Times New Roman" w:hint="eastAsia"/>
            <w:color w:val="00B45A"/>
            <w:spacing w:val="10"/>
            <w:sz w:val="21"/>
            <w:szCs w:val="21"/>
            <w:lang w:eastAsia="zh-CN"/>
          </w:rPr>
          <w:t>A</w:t>
        </w:r>
        <w:r>
          <w:rPr>
            <w:rFonts w:ascii="Times New Roman" w:hAnsi="Times New Roman" w:hint="eastAsia"/>
            <w:color w:val="00B45A"/>
            <w:spacing w:val="10"/>
            <w:sz w:val="21"/>
            <w:szCs w:val="21"/>
            <w:lang w:eastAsia="zh-CN"/>
          </w:rPr>
          <w:t>，那么，就必须从主存中交换出去某些进程，把它们的页框分给余下的进程或放进一个空闲页框池中供后面发生页面故障时使用。从主存中移去一个进程的决定实际上是一种负载控制，它表明即使在分页系统中，交换仍然是需要的，不同的只是现在交换是为了降低潜在的对主存的需求，而不是为了立刻使用收回的主存页框。</w:t>
        </w:r>
      </w:ins>
    </w:p>
    <w:p w14:paraId="10C64AFF" w14:textId="77777777" w:rsidR="001F0D3E" w:rsidRDefault="001F0D3E" w:rsidP="001F0D3E">
      <w:pPr>
        <w:spacing w:after="0" w:line="200" w:lineRule="exact"/>
        <w:rPr>
          <w:ins w:id="573" w:author="simeng zhao" w:date="2018-02-02T15:32:00Z"/>
          <w:rFonts w:ascii="Times New Roman" w:hAnsi="Times New Roman"/>
          <w:sz w:val="20"/>
          <w:szCs w:val="20"/>
          <w:lang w:eastAsia="zh-CN"/>
        </w:rPr>
      </w:pPr>
    </w:p>
    <w:p w14:paraId="373C8849" w14:textId="05927D42" w:rsidR="007319B1" w:rsidRPr="001F0D3E" w:rsidRDefault="007319B1">
      <w:pPr>
        <w:spacing w:after="0" w:line="240" w:lineRule="auto"/>
        <w:ind w:right="2268"/>
        <w:rPr>
          <w:ins w:id="574" w:author="simeng zhao" w:date="2018-02-02T15:32:00Z"/>
          <w:rFonts w:ascii="Times New Roman" w:hAnsi="Times New Roman"/>
          <w:sz w:val="18"/>
          <w:szCs w:val="18"/>
          <w:lang w:eastAsia="zh-CN"/>
        </w:rPr>
      </w:pPr>
    </w:p>
    <w:p w14:paraId="5FDBEDCB" w14:textId="77777777" w:rsidR="001F0D3E" w:rsidRDefault="001F0D3E">
      <w:pPr>
        <w:spacing w:after="0" w:line="240" w:lineRule="auto"/>
        <w:ind w:right="2268"/>
        <w:rPr>
          <w:rFonts w:ascii="Times New Roman" w:hAnsi="Times New Roman" w:hint="eastAsia"/>
          <w:sz w:val="18"/>
          <w:szCs w:val="18"/>
          <w:lang w:eastAsia="zh-CN"/>
        </w:rPr>
        <w:pPrChange w:id="575" w:author="simeng zhao" w:date="2018-01-30T15:07:00Z">
          <w:pPr>
            <w:spacing w:after="0" w:line="240" w:lineRule="auto"/>
            <w:ind w:left="3345" w:right="2268"/>
          </w:pPr>
        </w:pPrChange>
      </w:pPr>
    </w:p>
    <w:p w14:paraId="2BF2B1C9" w14:textId="066B3E9E" w:rsidR="007319B1" w:rsidRPr="00DB6AA5" w:rsidRDefault="007319B1">
      <w:pPr>
        <w:spacing w:after="0" w:line="360" w:lineRule="auto"/>
        <w:ind w:right="88" w:firstLine="415"/>
        <w:jc w:val="both"/>
        <w:rPr>
          <w:ins w:id="576" w:author="simeng zhao" w:date="2018-01-30T15:07:00Z"/>
          <w:rFonts w:ascii="Times New Roman" w:hAnsi="Times New Roman"/>
          <w:spacing w:val="10"/>
          <w:sz w:val="21"/>
          <w:szCs w:val="21"/>
          <w:lang w:eastAsia="zh-CN"/>
          <w:rPrChange w:id="577" w:author="simeng zhao" w:date="2018-01-30T15:08:00Z">
            <w:rPr>
              <w:ins w:id="578" w:author="simeng zhao" w:date="2018-01-30T15:07:00Z"/>
              <w:color w:val="538135" w:themeColor="accent6" w:themeShade="BF"/>
              <w:lang w:eastAsia="zh-CN"/>
            </w:rPr>
          </w:rPrChange>
        </w:rPr>
        <w:pPrChange w:id="579" w:author="simeng zhao" w:date="2018-01-30T15:08:00Z">
          <w:pPr>
            <w:spacing w:after="0" w:line="240" w:lineRule="auto"/>
          </w:pPr>
        </w:pPrChange>
      </w:pPr>
      <w:ins w:id="580" w:author="simeng zhao" w:date="2018-01-30T15:07:00Z">
        <w:r w:rsidRPr="00DB6AA5">
          <w:rPr>
            <w:rFonts w:ascii="Times New Roman" w:hAnsi="Times New Roman"/>
            <w:spacing w:val="10"/>
            <w:sz w:val="21"/>
            <w:szCs w:val="21"/>
            <w:lang w:eastAsia="zh-CN"/>
            <w:rPrChange w:id="581" w:author="simeng zhao" w:date="2018-01-30T15:08:00Z">
              <w:rPr>
                <w:color w:val="538135" w:themeColor="accent6" w:themeShade="BF"/>
                <w:lang w:eastAsia="zh-CN"/>
              </w:rPr>
            </w:rPrChange>
          </w:rPr>
          <w:t>4.5.3</w:t>
        </w:r>
      </w:ins>
      <w:ins w:id="582" w:author="simeng zhao" w:date="2018-02-02T15:34:00Z">
        <w:r w:rsidR="001F0D3E">
          <w:rPr>
            <w:rFonts w:ascii="Times New Roman" w:hAnsi="Times New Roman" w:hint="eastAsia"/>
            <w:spacing w:val="10"/>
            <w:sz w:val="21"/>
            <w:szCs w:val="21"/>
            <w:lang w:eastAsia="zh-CN"/>
          </w:rPr>
          <w:t>请求段式</w:t>
        </w:r>
      </w:ins>
      <w:ins w:id="583" w:author="simeng zhao" w:date="2018-02-02T15:35:00Z">
        <w:r w:rsidR="001F0D3E">
          <w:rPr>
            <w:rFonts w:ascii="Times New Roman" w:hAnsi="Times New Roman" w:hint="eastAsia"/>
            <w:spacing w:val="10"/>
            <w:sz w:val="21"/>
            <w:szCs w:val="21"/>
            <w:lang w:eastAsia="zh-CN"/>
          </w:rPr>
          <w:t>虚拟存储</w:t>
        </w:r>
      </w:ins>
    </w:p>
    <w:p w14:paraId="0666FE01" w14:textId="2E2B831F" w:rsidR="007319B1" w:rsidRPr="001F0D3E" w:rsidRDefault="007319B1">
      <w:pPr>
        <w:spacing w:after="0" w:line="360" w:lineRule="auto"/>
        <w:ind w:right="88" w:firstLine="415"/>
        <w:jc w:val="both"/>
        <w:rPr>
          <w:ins w:id="584" w:author="simeng zhao" w:date="2018-01-30T15:08:00Z"/>
          <w:rFonts w:ascii="Times New Roman" w:hAnsi="Times New Roman"/>
          <w:color w:val="0000FF"/>
          <w:spacing w:val="10"/>
          <w:sz w:val="21"/>
          <w:szCs w:val="21"/>
          <w:lang w:eastAsia="zh-CN"/>
          <w:rPrChange w:id="585" w:author="simeng zhao" w:date="2018-02-02T15:35:00Z">
            <w:rPr>
              <w:ins w:id="586" w:author="simeng zhao" w:date="2018-01-30T15:08:00Z"/>
              <w:rFonts w:ascii="Times New Roman" w:hAnsi="Times New Roman"/>
              <w:b/>
              <w:color w:val="2E74B5" w:themeColor="accent5" w:themeShade="BF"/>
              <w:spacing w:val="10"/>
              <w:sz w:val="21"/>
              <w:szCs w:val="21"/>
              <w:lang w:eastAsia="zh-CN"/>
            </w:rPr>
          </w:rPrChange>
        </w:rPr>
        <w:pPrChange w:id="587" w:author="simeng zhao" w:date="2018-01-30T15:08:00Z">
          <w:pPr>
            <w:spacing w:after="0" w:line="240" w:lineRule="auto"/>
          </w:pPr>
        </w:pPrChange>
      </w:pPr>
      <w:ins w:id="588" w:author="simeng zhao" w:date="2018-01-30T15:07:00Z">
        <w:r w:rsidRPr="001F0D3E">
          <w:rPr>
            <w:rFonts w:ascii="Times New Roman" w:hAnsi="Times New Roman" w:hint="eastAsia"/>
            <w:color w:val="0000FF"/>
            <w:spacing w:val="10"/>
            <w:sz w:val="21"/>
            <w:szCs w:val="21"/>
            <w:lang w:eastAsia="zh-CN"/>
            <w:rPrChange w:id="589" w:author="simeng zhao" w:date="2018-02-02T15:35:00Z">
              <w:rPr>
                <w:rFonts w:ascii="Times New Roman" w:hAnsi="Times New Roman" w:hint="eastAsia"/>
                <w:b/>
                <w:color w:val="2E74B5" w:themeColor="accent5" w:themeShade="BF"/>
                <w:spacing w:val="10"/>
                <w:sz w:val="24"/>
                <w:szCs w:val="18"/>
                <w:lang w:eastAsia="zh-CN"/>
              </w:rPr>
            </w:rPrChange>
          </w:rPr>
          <w:t>段式虚拟存储管理是指，进程在转入内存时，把进程的所有分段都存放在辅存中，进程运行时先把当前需要的一段或几段装入主存，在执行过程中访问到不在主存的段时再把它动态装入，需要指出的是段式虚拟存储管理中段的调进调出是由操作系统自动实现，对用户透明，和</w:t>
        </w:r>
        <w:commentRangeStart w:id="590"/>
        <w:r w:rsidRPr="001F0D3E">
          <w:rPr>
            <w:rFonts w:ascii="Times New Roman" w:hAnsi="Times New Roman" w:hint="eastAsia"/>
            <w:color w:val="0000FF"/>
            <w:spacing w:val="10"/>
            <w:sz w:val="21"/>
            <w:szCs w:val="21"/>
            <w:lang w:eastAsia="zh-CN"/>
            <w:rPrChange w:id="591" w:author="simeng zhao" w:date="2018-02-02T15:35:00Z">
              <w:rPr>
                <w:rFonts w:ascii="Times New Roman" w:hAnsi="Times New Roman" w:hint="eastAsia"/>
                <w:b/>
                <w:color w:val="2E74B5" w:themeColor="accent5" w:themeShade="BF"/>
                <w:spacing w:val="10"/>
                <w:sz w:val="24"/>
                <w:szCs w:val="18"/>
                <w:lang w:eastAsia="zh-CN"/>
              </w:rPr>
            </w:rPrChange>
          </w:rPr>
          <w:t>段覆盖技术</w:t>
        </w:r>
        <w:commentRangeEnd w:id="590"/>
        <w:r w:rsidRPr="001F0D3E">
          <w:rPr>
            <w:color w:val="0000FF"/>
            <w:spacing w:val="10"/>
            <w:rPrChange w:id="592" w:author="simeng zhao" w:date="2018-02-02T15:35:00Z">
              <w:rPr>
                <w:rStyle w:val="af6"/>
                <w:rFonts w:ascii="Times New Roman" w:eastAsiaTheme="minorEastAsia" w:hAnsi="Times New Roman" w:cstheme="minorBidi"/>
                <w:kern w:val="2"/>
                <w:lang w:eastAsia="zh-CN"/>
              </w:rPr>
            </w:rPrChange>
          </w:rPr>
          <w:commentReference w:id="590"/>
        </w:r>
        <w:r w:rsidRPr="001F0D3E">
          <w:rPr>
            <w:rFonts w:ascii="Times New Roman" w:hAnsi="Times New Roman" w:hint="eastAsia"/>
            <w:color w:val="0000FF"/>
            <w:spacing w:val="10"/>
            <w:sz w:val="21"/>
            <w:szCs w:val="21"/>
            <w:lang w:eastAsia="zh-CN"/>
            <w:rPrChange w:id="593" w:author="simeng zhao" w:date="2018-02-02T15:35:00Z">
              <w:rPr>
                <w:rFonts w:ascii="Times New Roman" w:hAnsi="Times New Roman" w:hint="eastAsia"/>
                <w:b/>
                <w:color w:val="2E74B5" w:themeColor="accent5" w:themeShade="BF"/>
                <w:spacing w:val="10"/>
                <w:sz w:val="24"/>
                <w:szCs w:val="18"/>
                <w:lang w:eastAsia="zh-CN"/>
              </w:rPr>
            </w:rPrChange>
          </w:rPr>
          <w:t>不同，这是由用户控制的动态扩充技术，操作系统是不感知的。</w:t>
        </w:r>
      </w:ins>
    </w:p>
    <w:p w14:paraId="13C05D46" w14:textId="0CB34A52" w:rsidR="007319B1" w:rsidRPr="001F0D3E" w:rsidRDefault="007319B1">
      <w:pPr>
        <w:spacing w:after="0" w:line="360" w:lineRule="auto"/>
        <w:ind w:right="88" w:firstLine="415"/>
        <w:jc w:val="both"/>
        <w:rPr>
          <w:ins w:id="594" w:author="simeng zhao" w:date="2018-01-30T15:08:00Z"/>
          <w:rFonts w:ascii="Times New Roman" w:hAnsi="Times New Roman"/>
          <w:color w:val="0000FF"/>
          <w:spacing w:val="10"/>
          <w:sz w:val="21"/>
          <w:szCs w:val="21"/>
          <w:lang w:eastAsia="zh-CN"/>
          <w:rPrChange w:id="595" w:author="simeng zhao" w:date="2018-02-02T15:35:00Z">
            <w:rPr>
              <w:ins w:id="596" w:author="simeng zhao" w:date="2018-01-30T15:08:00Z"/>
              <w:rFonts w:ascii="Times New Roman" w:hAnsi="Times New Roman"/>
              <w:b/>
              <w:color w:val="2E74B5" w:themeColor="accent5" w:themeShade="BF"/>
              <w:spacing w:val="10"/>
              <w:sz w:val="24"/>
              <w:szCs w:val="18"/>
              <w:lang w:eastAsia="zh-CN"/>
            </w:rPr>
          </w:rPrChange>
        </w:rPr>
        <w:pPrChange w:id="597" w:author="simeng zhao" w:date="2018-01-30T15:08:00Z">
          <w:pPr>
            <w:spacing w:before="15"/>
            <w:ind w:leftChars="82" w:left="180"/>
            <w:jc w:val="both"/>
          </w:pPr>
        </w:pPrChange>
      </w:pPr>
      <w:ins w:id="598" w:author="simeng zhao" w:date="2018-01-30T15:08:00Z">
        <w:r w:rsidRPr="001F0D3E">
          <w:rPr>
            <w:rFonts w:ascii="Times New Roman" w:hAnsi="Times New Roman" w:hint="eastAsia"/>
            <w:color w:val="0000FF"/>
            <w:spacing w:val="10"/>
            <w:sz w:val="21"/>
            <w:szCs w:val="21"/>
            <w:lang w:eastAsia="zh-CN"/>
            <w:rPrChange w:id="599" w:author="simeng zhao" w:date="2018-02-02T15:35:00Z">
              <w:rPr>
                <w:rFonts w:ascii="Times New Roman" w:hAnsi="Times New Roman" w:hint="eastAsia"/>
                <w:b/>
                <w:color w:val="2E74B5" w:themeColor="accent5" w:themeShade="BF"/>
                <w:spacing w:val="10"/>
                <w:sz w:val="24"/>
                <w:szCs w:val="18"/>
                <w:lang w:eastAsia="zh-CN"/>
              </w:rPr>
            </w:rPrChange>
          </w:rPr>
          <w:lastRenderedPageBreak/>
          <w:t>但是虚拟存储管理需要对段表进行扩充</w:t>
        </w:r>
      </w:ins>
      <w:ins w:id="600" w:author="simeng zhao" w:date="2018-02-02T15:56:00Z">
        <w:r w:rsidR="00671867">
          <w:rPr>
            <w:rFonts w:ascii="Times New Roman" w:hAnsi="Times New Roman" w:hint="eastAsia"/>
            <w:color w:val="0000FF"/>
            <w:spacing w:val="10"/>
            <w:sz w:val="21"/>
            <w:szCs w:val="21"/>
            <w:lang w:eastAsia="zh-CN"/>
          </w:rPr>
          <w:t>。段描述符中需要包含以下信息</w:t>
        </w:r>
      </w:ins>
      <w:ins w:id="601" w:author="simeng zhao" w:date="2018-02-02T15:57:00Z">
        <w:r w:rsidR="00671867">
          <w:rPr>
            <w:rFonts w:ascii="Times New Roman" w:hAnsi="Times New Roman" w:hint="eastAsia"/>
            <w:color w:val="0000FF"/>
            <w:spacing w:val="10"/>
            <w:sz w:val="21"/>
            <w:szCs w:val="21"/>
            <w:lang w:eastAsia="zh-CN"/>
          </w:rPr>
          <w:t>：</w:t>
        </w:r>
      </w:ins>
      <w:ins w:id="602" w:author="simeng zhao" w:date="2018-02-02T15:56:00Z">
        <w:r w:rsidR="00671867">
          <w:rPr>
            <w:rFonts w:ascii="Times New Roman" w:hAnsi="Times New Roman" w:hint="eastAsia"/>
            <w:color w:val="0000FF"/>
            <w:spacing w:val="10"/>
            <w:sz w:val="21"/>
            <w:szCs w:val="21"/>
            <w:lang w:eastAsia="zh-CN"/>
          </w:rPr>
          <w:t>主存中的起始地址</w:t>
        </w:r>
      </w:ins>
      <w:ins w:id="603" w:author="simeng zhao" w:date="2018-02-02T15:57:00Z">
        <w:r w:rsidR="00671867">
          <w:rPr>
            <w:rFonts w:ascii="Times New Roman" w:hAnsi="Times New Roman" w:hint="eastAsia"/>
            <w:color w:val="0000FF"/>
            <w:spacing w:val="10"/>
            <w:sz w:val="21"/>
            <w:szCs w:val="21"/>
            <w:lang w:eastAsia="zh-CN"/>
          </w:rPr>
          <w:t>、辅存中的起始地址、限长</w:t>
        </w:r>
      </w:ins>
      <w:ins w:id="604" w:author="simeng zhao" w:date="2018-02-02T15:58:00Z">
        <w:r w:rsidR="00671867">
          <w:rPr>
            <w:rFonts w:ascii="Times New Roman" w:hAnsi="Times New Roman" w:hint="eastAsia"/>
            <w:color w:val="0000FF"/>
            <w:spacing w:val="10"/>
            <w:sz w:val="21"/>
            <w:szCs w:val="21"/>
            <w:lang w:eastAsia="zh-CN"/>
          </w:rPr>
          <w:t>以及标志位。</w:t>
        </w:r>
      </w:ins>
      <w:ins w:id="605" w:author="simeng zhao" w:date="2018-01-30T15:08:00Z">
        <w:r w:rsidRPr="001F0D3E">
          <w:rPr>
            <w:rFonts w:ascii="Times New Roman" w:hAnsi="Times New Roman" w:hint="eastAsia"/>
            <w:color w:val="0000FF"/>
            <w:spacing w:val="10"/>
            <w:sz w:val="21"/>
            <w:szCs w:val="21"/>
            <w:lang w:eastAsia="zh-CN"/>
            <w:rPrChange w:id="606" w:author="simeng zhao" w:date="2018-02-02T15:35:00Z">
              <w:rPr>
                <w:rFonts w:ascii="Times New Roman" w:hAnsi="Times New Roman" w:hint="eastAsia"/>
                <w:b/>
                <w:color w:val="2E74B5" w:themeColor="accent5" w:themeShade="BF"/>
                <w:spacing w:val="10"/>
                <w:sz w:val="24"/>
                <w:szCs w:val="18"/>
                <w:lang w:eastAsia="zh-CN"/>
              </w:rPr>
            </w:rPrChange>
          </w:rPr>
          <w:t>主存</w:t>
        </w:r>
      </w:ins>
      <w:ins w:id="607" w:author="simeng zhao" w:date="2018-02-02T15:58:00Z">
        <w:r w:rsidR="00671867">
          <w:rPr>
            <w:rFonts w:ascii="Times New Roman" w:hAnsi="Times New Roman" w:hint="eastAsia"/>
            <w:color w:val="0000FF"/>
            <w:spacing w:val="10"/>
            <w:sz w:val="21"/>
            <w:szCs w:val="21"/>
            <w:lang w:eastAsia="zh-CN"/>
          </w:rPr>
          <w:t>起地址</w:t>
        </w:r>
      </w:ins>
      <w:ins w:id="608" w:author="simeng zhao" w:date="2018-01-30T15:08:00Z">
        <w:r w:rsidRPr="001F0D3E">
          <w:rPr>
            <w:rFonts w:ascii="Times New Roman" w:hAnsi="Times New Roman" w:hint="eastAsia"/>
            <w:color w:val="0000FF"/>
            <w:spacing w:val="10"/>
            <w:sz w:val="21"/>
            <w:szCs w:val="21"/>
            <w:lang w:eastAsia="zh-CN"/>
            <w:rPrChange w:id="609" w:author="simeng zhao" w:date="2018-02-02T15:35:00Z">
              <w:rPr>
                <w:rFonts w:ascii="Times New Roman" w:hAnsi="Times New Roman" w:hint="eastAsia"/>
                <w:b/>
                <w:color w:val="2E74B5" w:themeColor="accent5" w:themeShade="BF"/>
                <w:spacing w:val="10"/>
                <w:sz w:val="24"/>
                <w:szCs w:val="18"/>
                <w:lang w:eastAsia="zh-CN"/>
              </w:rPr>
            </w:rPrChange>
          </w:rPr>
          <w:t>与限长构成了其实际的内存位置，辅存</w:t>
        </w:r>
      </w:ins>
      <w:ins w:id="610" w:author="simeng zhao" w:date="2018-02-02T15:59:00Z">
        <w:r w:rsidR="00671867">
          <w:rPr>
            <w:rFonts w:ascii="Times New Roman" w:hAnsi="Times New Roman" w:hint="eastAsia"/>
            <w:color w:val="0000FF"/>
            <w:spacing w:val="10"/>
            <w:sz w:val="21"/>
            <w:szCs w:val="21"/>
            <w:lang w:eastAsia="zh-CN"/>
          </w:rPr>
          <w:t>起地址</w:t>
        </w:r>
      </w:ins>
      <w:ins w:id="611" w:author="simeng zhao" w:date="2018-01-30T15:08:00Z">
        <w:r w:rsidRPr="001F0D3E">
          <w:rPr>
            <w:rFonts w:ascii="Times New Roman" w:hAnsi="Times New Roman" w:hint="eastAsia"/>
            <w:color w:val="0000FF"/>
            <w:spacing w:val="10"/>
            <w:sz w:val="21"/>
            <w:szCs w:val="21"/>
            <w:lang w:eastAsia="zh-CN"/>
            <w:rPrChange w:id="612" w:author="simeng zhao" w:date="2018-02-02T15:35:00Z">
              <w:rPr>
                <w:rFonts w:ascii="Times New Roman" w:hAnsi="Times New Roman" w:hint="eastAsia"/>
                <w:b/>
                <w:color w:val="2E74B5" w:themeColor="accent5" w:themeShade="BF"/>
                <w:spacing w:val="10"/>
                <w:sz w:val="24"/>
                <w:szCs w:val="18"/>
                <w:lang w:eastAsia="zh-CN"/>
              </w:rPr>
            </w:rPrChange>
          </w:rPr>
          <w:t>与限长构成了其</w:t>
        </w:r>
      </w:ins>
      <w:ins w:id="613" w:author="simeng zhao" w:date="2018-02-02T15:59:00Z">
        <w:r w:rsidR="00671867">
          <w:rPr>
            <w:rFonts w:ascii="Times New Roman" w:hAnsi="Times New Roman" w:hint="eastAsia"/>
            <w:color w:val="0000FF"/>
            <w:spacing w:val="10"/>
            <w:sz w:val="21"/>
            <w:szCs w:val="21"/>
            <w:lang w:eastAsia="zh-CN"/>
          </w:rPr>
          <w:t>实际的</w:t>
        </w:r>
      </w:ins>
      <w:ins w:id="614" w:author="simeng zhao" w:date="2018-01-30T15:08:00Z">
        <w:r w:rsidRPr="001F0D3E">
          <w:rPr>
            <w:rFonts w:ascii="Times New Roman" w:hAnsi="Times New Roman" w:hint="eastAsia"/>
            <w:color w:val="0000FF"/>
            <w:spacing w:val="10"/>
            <w:sz w:val="21"/>
            <w:szCs w:val="21"/>
            <w:lang w:eastAsia="zh-CN"/>
            <w:rPrChange w:id="615" w:author="simeng zhao" w:date="2018-02-02T15:35:00Z">
              <w:rPr>
                <w:rFonts w:ascii="Times New Roman" w:hAnsi="Times New Roman" w:hint="eastAsia"/>
                <w:b/>
                <w:color w:val="2E74B5" w:themeColor="accent5" w:themeShade="BF"/>
                <w:spacing w:val="10"/>
                <w:sz w:val="24"/>
                <w:szCs w:val="18"/>
                <w:lang w:eastAsia="zh-CN"/>
              </w:rPr>
            </w:rPrChange>
          </w:rPr>
          <w:t>辅存</w:t>
        </w:r>
      </w:ins>
      <w:ins w:id="616" w:author="simeng zhao" w:date="2018-02-02T15:59:00Z">
        <w:r w:rsidR="00671867">
          <w:rPr>
            <w:rFonts w:ascii="Times New Roman" w:hAnsi="Times New Roman" w:hint="eastAsia"/>
            <w:color w:val="0000FF"/>
            <w:spacing w:val="10"/>
            <w:sz w:val="21"/>
            <w:szCs w:val="21"/>
            <w:lang w:eastAsia="zh-CN"/>
          </w:rPr>
          <w:t>位置</w:t>
        </w:r>
      </w:ins>
      <w:ins w:id="617" w:author="simeng zhao" w:date="2018-01-30T15:08:00Z">
        <w:r w:rsidRPr="001F0D3E">
          <w:rPr>
            <w:rFonts w:ascii="Times New Roman" w:hAnsi="Times New Roman" w:hint="eastAsia"/>
            <w:color w:val="0000FF"/>
            <w:spacing w:val="10"/>
            <w:sz w:val="21"/>
            <w:szCs w:val="21"/>
            <w:lang w:eastAsia="zh-CN"/>
            <w:rPrChange w:id="618" w:author="simeng zhao" w:date="2018-02-02T15:35:00Z">
              <w:rPr>
                <w:rFonts w:ascii="Times New Roman" w:hAnsi="Times New Roman" w:hint="eastAsia"/>
                <w:b/>
                <w:color w:val="2E74B5" w:themeColor="accent5" w:themeShade="BF"/>
                <w:spacing w:val="10"/>
                <w:sz w:val="24"/>
                <w:szCs w:val="18"/>
                <w:lang w:eastAsia="zh-CN"/>
              </w:rPr>
            </w:rPrChange>
          </w:rPr>
          <w:t>，标志位</w:t>
        </w:r>
      </w:ins>
      <w:ins w:id="619" w:author="simeng zhao" w:date="2018-02-02T16:00:00Z">
        <w:r w:rsidR="00671867">
          <w:rPr>
            <w:rFonts w:ascii="Times New Roman" w:hAnsi="Times New Roman" w:hint="eastAsia"/>
            <w:color w:val="0000FF"/>
            <w:spacing w:val="10"/>
            <w:sz w:val="21"/>
            <w:szCs w:val="21"/>
            <w:lang w:eastAsia="zh-CN"/>
          </w:rPr>
          <w:t>中</w:t>
        </w:r>
      </w:ins>
      <w:ins w:id="620" w:author="simeng zhao" w:date="2018-01-30T15:08:00Z">
        <w:r w:rsidRPr="001F0D3E">
          <w:rPr>
            <w:rFonts w:ascii="Times New Roman" w:hAnsi="Times New Roman" w:hint="eastAsia"/>
            <w:color w:val="0000FF"/>
            <w:spacing w:val="10"/>
            <w:sz w:val="21"/>
            <w:szCs w:val="21"/>
            <w:lang w:eastAsia="zh-CN"/>
            <w:rPrChange w:id="621" w:author="simeng zhao" w:date="2018-02-02T15:35:00Z">
              <w:rPr>
                <w:rFonts w:ascii="Times New Roman" w:hAnsi="Times New Roman" w:hint="eastAsia"/>
                <w:b/>
                <w:color w:val="2E74B5" w:themeColor="accent5" w:themeShade="BF"/>
                <w:spacing w:val="10"/>
                <w:sz w:val="24"/>
                <w:szCs w:val="18"/>
                <w:lang w:eastAsia="zh-CN"/>
              </w:rPr>
            </w:rPrChange>
          </w:rPr>
          <w:t>包括</w:t>
        </w:r>
      </w:ins>
      <w:ins w:id="622" w:author="simeng zhao" w:date="2018-02-02T16:00:00Z">
        <w:r w:rsidR="00671867">
          <w:rPr>
            <w:rFonts w:ascii="Times New Roman" w:hAnsi="Times New Roman" w:hint="eastAsia"/>
            <w:color w:val="0000FF"/>
            <w:spacing w:val="10"/>
            <w:sz w:val="21"/>
            <w:szCs w:val="21"/>
            <w:lang w:eastAsia="zh-CN"/>
          </w:rPr>
          <w:t>内存驻留</w:t>
        </w:r>
      </w:ins>
      <w:ins w:id="623" w:author="simeng zhao" w:date="2018-02-02T16:04:00Z">
        <w:r w:rsidR="00671867">
          <w:rPr>
            <w:rFonts w:ascii="Times New Roman" w:hAnsi="Times New Roman" w:hint="eastAsia"/>
            <w:color w:val="0000FF"/>
            <w:spacing w:val="10"/>
            <w:sz w:val="21"/>
            <w:szCs w:val="21"/>
            <w:lang w:eastAsia="zh-CN"/>
          </w:rPr>
          <w:t>位、</w:t>
        </w:r>
      </w:ins>
      <w:ins w:id="624" w:author="simeng zhao" w:date="2018-02-02T16:00:00Z">
        <w:r w:rsidR="00671867">
          <w:rPr>
            <w:rFonts w:ascii="Times New Roman" w:hAnsi="Times New Roman" w:hint="eastAsia"/>
            <w:color w:val="0000FF"/>
            <w:spacing w:val="10"/>
            <w:sz w:val="21"/>
            <w:szCs w:val="21"/>
            <w:lang w:eastAsia="zh-CN"/>
          </w:rPr>
          <w:t>共享标志</w:t>
        </w:r>
      </w:ins>
      <w:ins w:id="625" w:author="simeng zhao" w:date="2018-02-02T16:05:00Z">
        <w:r w:rsidR="00671867">
          <w:rPr>
            <w:rFonts w:ascii="Times New Roman" w:hAnsi="Times New Roman" w:hint="eastAsia"/>
            <w:color w:val="0000FF"/>
            <w:spacing w:val="10"/>
            <w:sz w:val="21"/>
            <w:szCs w:val="21"/>
            <w:lang w:eastAsia="zh-CN"/>
          </w:rPr>
          <w:t>位</w:t>
        </w:r>
      </w:ins>
      <w:ins w:id="626" w:author="simeng zhao" w:date="2018-02-02T16:04:00Z">
        <w:r w:rsidR="00671867">
          <w:rPr>
            <w:rFonts w:ascii="Times New Roman" w:hAnsi="Times New Roman" w:hint="eastAsia"/>
            <w:color w:val="0000FF"/>
            <w:spacing w:val="10"/>
            <w:sz w:val="21"/>
            <w:szCs w:val="21"/>
            <w:lang w:eastAsia="zh-CN"/>
          </w:rPr>
          <w:t>、</w:t>
        </w:r>
      </w:ins>
      <w:ins w:id="627" w:author="simeng zhao" w:date="2018-02-02T16:02:00Z">
        <w:r w:rsidR="00671867">
          <w:rPr>
            <w:rFonts w:ascii="Times New Roman" w:hAnsi="Times New Roman" w:hint="eastAsia"/>
            <w:color w:val="0000FF"/>
            <w:spacing w:val="10"/>
            <w:sz w:val="21"/>
            <w:szCs w:val="21"/>
            <w:lang w:eastAsia="zh-CN"/>
          </w:rPr>
          <w:t>用于标明</w:t>
        </w:r>
      </w:ins>
      <w:ins w:id="628" w:author="simeng zhao" w:date="2018-01-30T15:08:00Z">
        <w:r w:rsidRPr="001F0D3E">
          <w:rPr>
            <w:rFonts w:ascii="Times New Roman" w:hAnsi="Times New Roman" w:hint="eastAsia"/>
            <w:color w:val="0000FF"/>
            <w:spacing w:val="10"/>
            <w:sz w:val="21"/>
            <w:szCs w:val="21"/>
            <w:lang w:eastAsia="zh-CN"/>
            <w:rPrChange w:id="629" w:author="simeng zhao" w:date="2018-02-02T15:35:00Z">
              <w:rPr>
                <w:rFonts w:ascii="Times New Roman" w:hAnsi="Times New Roman" w:hint="eastAsia"/>
                <w:b/>
                <w:color w:val="2E74B5" w:themeColor="accent5" w:themeShade="BF"/>
                <w:spacing w:val="10"/>
                <w:sz w:val="24"/>
                <w:szCs w:val="18"/>
                <w:lang w:eastAsia="zh-CN"/>
              </w:rPr>
            </w:rPrChange>
          </w:rPr>
          <w:t>存取权限</w:t>
        </w:r>
      </w:ins>
      <w:ins w:id="630" w:author="simeng zhao" w:date="2018-02-02T16:03:00Z">
        <w:r w:rsidR="00671867">
          <w:rPr>
            <w:rFonts w:ascii="Times New Roman" w:hAnsi="Times New Roman" w:hint="eastAsia"/>
            <w:color w:val="0000FF"/>
            <w:spacing w:val="10"/>
            <w:sz w:val="21"/>
            <w:szCs w:val="21"/>
            <w:lang w:eastAsia="zh-CN"/>
          </w:rPr>
          <w:t>的</w:t>
        </w:r>
      </w:ins>
      <w:ins w:id="631" w:author="simeng zhao" w:date="2018-02-02T16:05:00Z">
        <w:r w:rsidR="00671867">
          <w:rPr>
            <w:rFonts w:ascii="Times New Roman" w:hAnsi="Times New Roman" w:hint="eastAsia"/>
            <w:color w:val="0000FF"/>
            <w:spacing w:val="10"/>
            <w:sz w:val="21"/>
            <w:szCs w:val="21"/>
            <w:lang w:eastAsia="zh-CN"/>
          </w:rPr>
          <w:t>标志</w:t>
        </w:r>
      </w:ins>
      <w:ins w:id="632" w:author="simeng zhao" w:date="2018-02-02T16:04:00Z">
        <w:r w:rsidR="00671867">
          <w:rPr>
            <w:rFonts w:ascii="Times New Roman" w:hAnsi="Times New Roman" w:hint="eastAsia"/>
            <w:color w:val="0000FF"/>
            <w:spacing w:val="10"/>
            <w:sz w:val="21"/>
            <w:szCs w:val="21"/>
            <w:lang w:eastAsia="zh-CN"/>
          </w:rPr>
          <w:t>位，</w:t>
        </w:r>
      </w:ins>
      <w:ins w:id="633" w:author="simeng zhao" w:date="2018-02-02T16:05:00Z">
        <w:r w:rsidR="00671867">
          <w:rPr>
            <w:rFonts w:ascii="Times New Roman" w:hAnsi="Times New Roman" w:hint="eastAsia"/>
            <w:color w:val="0000FF"/>
            <w:spacing w:val="10"/>
            <w:sz w:val="21"/>
            <w:szCs w:val="21"/>
            <w:lang w:eastAsia="zh-CN"/>
          </w:rPr>
          <w:t>以及</w:t>
        </w:r>
      </w:ins>
      <w:ins w:id="634" w:author="simeng zhao" w:date="2018-02-02T16:03:00Z">
        <w:r w:rsidR="00671867">
          <w:rPr>
            <w:rFonts w:ascii="Times New Roman" w:hAnsi="Times New Roman" w:hint="eastAsia"/>
            <w:color w:val="0000FF"/>
            <w:spacing w:val="10"/>
            <w:sz w:val="21"/>
            <w:szCs w:val="21"/>
            <w:lang w:eastAsia="zh-CN"/>
          </w:rPr>
          <w:t>是否</w:t>
        </w:r>
      </w:ins>
      <w:ins w:id="635" w:author="simeng zhao" w:date="2018-01-30T15:08:00Z">
        <w:r w:rsidRPr="001F0D3E">
          <w:rPr>
            <w:rFonts w:ascii="Times New Roman" w:hAnsi="Times New Roman" w:hint="eastAsia"/>
            <w:color w:val="0000FF"/>
            <w:spacing w:val="10"/>
            <w:sz w:val="21"/>
            <w:szCs w:val="21"/>
            <w:lang w:eastAsia="zh-CN"/>
            <w:rPrChange w:id="636" w:author="simeng zhao" w:date="2018-02-02T15:35:00Z">
              <w:rPr>
                <w:rFonts w:ascii="Times New Roman" w:hAnsi="Times New Roman" w:hint="eastAsia"/>
                <w:b/>
                <w:color w:val="2E74B5" w:themeColor="accent5" w:themeShade="BF"/>
                <w:spacing w:val="10"/>
                <w:sz w:val="24"/>
                <w:szCs w:val="18"/>
                <w:lang w:eastAsia="zh-CN"/>
              </w:rPr>
            </w:rPrChange>
          </w:rPr>
          <w:t>可执行</w:t>
        </w:r>
      </w:ins>
      <w:ins w:id="637" w:author="simeng zhao" w:date="2018-02-02T16:02:00Z">
        <w:r w:rsidR="00671867">
          <w:rPr>
            <w:rFonts w:ascii="Times New Roman" w:hAnsi="Times New Roman" w:hint="eastAsia"/>
            <w:color w:val="0000FF"/>
            <w:spacing w:val="10"/>
            <w:sz w:val="21"/>
            <w:szCs w:val="21"/>
            <w:lang w:eastAsia="zh-CN"/>
          </w:rPr>
          <w:t>、可读、</w:t>
        </w:r>
      </w:ins>
      <w:ins w:id="638" w:author="simeng zhao" w:date="2018-01-30T15:08:00Z">
        <w:r w:rsidRPr="001F0D3E">
          <w:rPr>
            <w:rFonts w:ascii="Times New Roman" w:hAnsi="Times New Roman" w:hint="eastAsia"/>
            <w:color w:val="0000FF"/>
            <w:spacing w:val="10"/>
            <w:sz w:val="21"/>
            <w:szCs w:val="21"/>
            <w:lang w:eastAsia="zh-CN"/>
            <w:rPrChange w:id="639" w:author="simeng zhao" w:date="2018-02-02T15:35:00Z">
              <w:rPr>
                <w:rFonts w:ascii="Times New Roman" w:hAnsi="Times New Roman" w:hint="eastAsia"/>
                <w:b/>
                <w:color w:val="2E74B5" w:themeColor="accent5" w:themeShade="BF"/>
                <w:spacing w:val="10"/>
                <w:sz w:val="24"/>
                <w:szCs w:val="18"/>
                <w:lang w:eastAsia="zh-CN"/>
              </w:rPr>
            </w:rPrChange>
          </w:rPr>
          <w:t>可写</w:t>
        </w:r>
      </w:ins>
      <w:ins w:id="640" w:author="simeng zhao" w:date="2018-02-02T16:02:00Z">
        <w:r w:rsidR="00671867">
          <w:rPr>
            <w:rFonts w:ascii="Times New Roman" w:hAnsi="Times New Roman" w:hint="eastAsia"/>
            <w:color w:val="0000FF"/>
            <w:spacing w:val="10"/>
            <w:sz w:val="21"/>
            <w:szCs w:val="21"/>
            <w:lang w:eastAsia="zh-CN"/>
          </w:rPr>
          <w:t>、可</w:t>
        </w:r>
      </w:ins>
      <w:ins w:id="641" w:author="simeng zhao" w:date="2018-01-30T15:08:00Z">
        <w:r w:rsidRPr="001F0D3E">
          <w:rPr>
            <w:rFonts w:ascii="Times New Roman" w:hAnsi="Times New Roman" w:hint="eastAsia"/>
            <w:color w:val="0000FF"/>
            <w:spacing w:val="10"/>
            <w:sz w:val="21"/>
            <w:szCs w:val="21"/>
            <w:lang w:eastAsia="zh-CN"/>
            <w:rPrChange w:id="642" w:author="simeng zhao" w:date="2018-02-02T15:35:00Z">
              <w:rPr>
                <w:rFonts w:ascii="Times New Roman" w:hAnsi="Times New Roman" w:hint="eastAsia"/>
                <w:b/>
                <w:color w:val="2E74B5" w:themeColor="accent5" w:themeShade="BF"/>
                <w:spacing w:val="10"/>
                <w:sz w:val="24"/>
                <w:szCs w:val="18"/>
                <w:lang w:eastAsia="zh-CN"/>
              </w:rPr>
            </w:rPrChange>
          </w:rPr>
          <w:t>扩充</w:t>
        </w:r>
      </w:ins>
      <w:ins w:id="643" w:author="simeng zhao" w:date="2018-02-02T16:02:00Z">
        <w:r w:rsidR="00671867">
          <w:rPr>
            <w:rFonts w:ascii="Times New Roman" w:hAnsi="Times New Roman" w:hint="eastAsia"/>
            <w:color w:val="0000FF"/>
            <w:spacing w:val="10"/>
            <w:sz w:val="21"/>
            <w:szCs w:val="21"/>
            <w:lang w:eastAsia="zh-CN"/>
          </w:rPr>
          <w:t>、</w:t>
        </w:r>
      </w:ins>
      <w:ins w:id="644" w:author="simeng zhao" w:date="2018-02-02T16:01:00Z">
        <w:r w:rsidR="00671867">
          <w:rPr>
            <w:rFonts w:ascii="Times New Roman" w:hAnsi="Times New Roman" w:hint="eastAsia"/>
            <w:color w:val="0000FF"/>
            <w:spacing w:val="10"/>
            <w:sz w:val="21"/>
            <w:szCs w:val="21"/>
            <w:lang w:eastAsia="zh-CN"/>
          </w:rPr>
          <w:t>可</w:t>
        </w:r>
      </w:ins>
      <w:ins w:id="645" w:author="simeng zhao" w:date="2018-01-30T15:08:00Z">
        <w:r w:rsidRPr="001F0D3E">
          <w:rPr>
            <w:rFonts w:ascii="Times New Roman" w:hAnsi="Times New Roman" w:hint="eastAsia"/>
            <w:color w:val="0000FF"/>
            <w:spacing w:val="10"/>
            <w:sz w:val="21"/>
            <w:szCs w:val="21"/>
            <w:lang w:eastAsia="zh-CN"/>
            <w:rPrChange w:id="646" w:author="simeng zhao" w:date="2018-02-02T15:35:00Z">
              <w:rPr>
                <w:rFonts w:ascii="Times New Roman" w:hAnsi="Times New Roman" w:hint="eastAsia"/>
                <w:b/>
                <w:color w:val="2E74B5" w:themeColor="accent5" w:themeShade="BF"/>
                <w:spacing w:val="10"/>
                <w:sz w:val="24"/>
                <w:szCs w:val="18"/>
                <w:lang w:eastAsia="zh-CN"/>
              </w:rPr>
            </w:rPrChange>
          </w:rPr>
          <w:t>修改</w:t>
        </w:r>
      </w:ins>
      <w:ins w:id="647" w:author="simeng zhao" w:date="2018-02-02T16:02:00Z">
        <w:r w:rsidR="00671867">
          <w:rPr>
            <w:rFonts w:ascii="Times New Roman" w:hAnsi="Times New Roman" w:hint="eastAsia"/>
            <w:color w:val="0000FF"/>
            <w:spacing w:val="10"/>
            <w:sz w:val="21"/>
            <w:szCs w:val="21"/>
            <w:lang w:eastAsia="zh-CN"/>
          </w:rPr>
          <w:t>、</w:t>
        </w:r>
      </w:ins>
      <w:ins w:id="648" w:author="simeng zhao" w:date="2018-02-02T16:01:00Z">
        <w:r w:rsidR="00671867">
          <w:rPr>
            <w:rFonts w:ascii="Times New Roman" w:hAnsi="Times New Roman" w:hint="eastAsia"/>
            <w:color w:val="0000FF"/>
            <w:spacing w:val="10"/>
            <w:sz w:val="21"/>
            <w:szCs w:val="21"/>
            <w:lang w:eastAsia="zh-CN"/>
          </w:rPr>
          <w:t>可</w:t>
        </w:r>
      </w:ins>
      <w:ins w:id="649" w:author="simeng zhao" w:date="2018-01-30T15:08:00Z">
        <w:r w:rsidRPr="001F0D3E">
          <w:rPr>
            <w:rFonts w:ascii="Times New Roman" w:hAnsi="Times New Roman" w:hint="eastAsia"/>
            <w:color w:val="0000FF"/>
            <w:spacing w:val="10"/>
            <w:sz w:val="21"/>
            <w:szCs w:val="21"/>
            <w:lang w:eastAsia="zh-CN"/>
            <w:rPrChange w:id="650" w:author="simeng zhao" w:date="2018-02-02T15:35:00Z">
              <w:rPr>
                <w:rFonts w:ascii="Times New Roman" w:hAnsi="Times New Roman" w:hint="eastAsia"/>
                <w:b/>
                <w:color w:val="2E74B5" w:themeColor="accent5" w:themeShade="BF"/>
                <w:spacing w:val="10"/>
                <w:sz w:val="24"/>
                <w:szCs w:val="18"/>
                <w:lang w:eastAsia="zh-CN"/>
              </w:rPr>
            </w:rPrChange>
          </w:rPr>
          <w:t>移动</w:t>
        </w:r>
      </w:ins>
      <w:ins w:id="651" w:author="simeng zhao" w:date="2018-02-02T16:03:00Z">
        <w:r w:rsidR="00671867">
          <w:rPr>
            <w:rFonts w:ascii="Times New Roman" w:hAnsi="Times New Roman" w:hint="eastAsia"/>
            <w:color w:val="0000FF"/>
            <w:spacing w:val="10"/>
            <w:sz w:val="21"/>
            <w:szCs w:val="21"/>
            <w:lang w:eastAsia="zh-CN"/>
          </w:rPr>
          <w:t>的位</w:t>
        </w:r>
      </w:ins>
      <w:ins w:id="652" w:author="simeng zhao" w:date="2018-01-30T15:08:00Z">
        <w:r w:rsidRPr="001F0D3E">
          <w:rPr>
            <w:rFonts w:ascii="Times New Roman" w:hAnsi="Times New Roman" w:hint="eastAsia"/>
            <w:color w:val="0000FF"/>
            <w:spacing w:val="10"/>
            <w:sz w:val="21"/>
            <w:szCs w:val="21"/>
            <w:lang w:eastAsia="zh-CN"/>
            <w:rPrChange w:id="653" w:author="simeng zhao" w:date="2018-02-02T15:35:00Z">
              <w:rPr>
                <w:rFonts w:ascii="Times New Roman" w:hAnsi="Times New Roman" w:hint="eastAsia"/>
                <w:b/>
                <w:color w:val="2E74B5" w:themeColor="accent5" w:themeShade="BF"/>
                <w:spacing w:val="10"/>
                <w:sz w:val="24"/>
                <w:szCs w:val="18"/>
                <w:lang w:eastAsia="zh-CN"/>
              </w:rPr>
            </w:rPrChange>
          </w:rPr>
          <w:t>等</w:t>
        </w:r>
      </w:ins>
      <w:ins w:id="654" w:author="simeng zhao" w:date="2018-02-02T16:06:00Z">
        <w:r w:rsidR="00671867">
          <w:rPr>
            <w:rFonts w:ascii="Times New Roman" w:hAnsi="Times New Roman" w:hint="eastAsia"/>
            <w:color w:val="0000FF"/>
            <w:spacing w:val="10"/>
            <w:sz w:val="21"/>
            <w:szCs w:val="21"/>
            <w:lang w:eastAsia="zh-CN"/>
          </w:rPr>
          <w:t>。</w:t>
        </w:r>
      </w:ins>
      <w:ins w:id="655" w:author="simeng zhao" w:date="2018-01-30T15:08:00Z">
        <w:r w:rsidRPr="001F0D3E">
          <w:rPr>
            <w:rFonts w:ascii="Times New Roman" w:hAnsi="Times New Roman" w:hint="eastAsia"/>
            <w:color w:val="0000FF"/>
            <w:spacing w:val="10"/>
            <w:sz w:val="21"/>
            <w:szCs w:val="21"/>
            <w:lang w:eastAsia="zh-CN"/>
            <w:rPrChange w:id="656" w:author="simeng zhao" w:date="2018-02-02T15:35:00Z">
              <w:rPr>
                <w:rFonts w:ascii="Times New Roman" w:hAnsi="Times New Roman" w:hint="eastAsia"/>
                <w:b/>
                <w:color w:val="2E74B5" w:themeColor="accent5" w:themeShade="BF"/>
                <w:spacing w:val="10"/>
                <w:sz w:val="24"/>
                <w:szCs w:val="18"/>
                <w:lang w:eastAsia="zh-CN"/>
              </w:rPr>
            </w:rPrChange>
          </w:rPr>
          <w:t>基于这样一个</w:t>
        </w:r>
      </w:ins>
      <w:ins w:id="657" w:author="simeng zhao" w:date="2018-02-02T16:03:00Z">
        <w:r w:rsidR="00671867">
          <w:rPr>
            <w:rFonts w:ascii="Times New Roman" w:hAnsi="Times New Roman" w:hint="eastAsia"/>
            <w:color w:val="0000FF"/>
            <w:spacing w:val="10"/>
            <w:sz w:val="21"/>
            <w:szCs w:val="21"/>
            <w:lang w:eastAsia="zh-CN"/>
          </w:rPr>
          <w:t>扩充了的段表</w:t>
        </w:r>
      </w:ins>
      <w:ins w:id="658" w:author="simeng zhao" w:date="2018-01-30T15:08:00Z">
        <w:r w:rsidRPr="001F0D3E">
          <w:rPr>
            <w:rFonts w:ascii="Times New Roman" w:hAnsi="Times New Roman" w:hint="eastAsia"/>
            <w:color w:val="0000FF"/>
            <w:spacing w:val="10"/>
            <w:sz w:val="21"/>
            <w:szCs w:val="21"/>
            <w:lang w:eastAsia="zh-CN"/>
            <w:rPrChange w:id="659" w:author="simeng zhao" w:date="2018-02-02T15:35:00Z">
              <w:rPr>
                <w:rFonts w:ascii="Times New Roman" w:hAnsi="Times New Roman" w:hint="eastAsia"/>
                <w:b/>
                <w:color w:val="2E74B5" w:themeColor="accent5" w:themeShade="BF"/>
                <w:spacing w:val="10"/>
                <w:sz w:val="24"/>
                <w:szCs w:val="18"/>
                <w:lang w:eastAsia="zh-CN"/>
              </w:rPr>
            </w:rPrChange>
          </w:rPr>
          <w:t>，段式虚拟存储管理可以来实现相应的地址转换。</w:t>
        </w:r>
      </w:ins>
    </w:p>
    <w:p w14:paraId="55C6F808" w14:textId="273099C4" w:rsidR="007319B1" w:rsidRDefault="007319B1">
      <w:pPr>
        <w:spacing w:after="0" w:line="360" w:lineRule="auto"/>
        <w:ind w:right="88" w:firstLine="415"/>
        <w:jc w:val="both"/>
        <w:rPr>
          <w:ins w:id="660" w:author="simeng zhao" w:date="2018-02-02T15:35:00Z"/>
          <w:rFonts w:ascii="Times New Roman" w:hAnsi="Times New Roman"/>
          <w:spacing w:val="10"/>
          <w:sz w:val="21"/>
          <w:szCs w:val="21"/>
          <w:lang w:eastAsia="zh-CN"/>
        </w:rPr>
      </w:pPr>
      <w:ins w:id="661" w:author="simeng zhao" w:date="2018-01-30T15:08:00Z">
        <w:r w:rsidRPr="00DB6AA5">
          <w:rPr>
            <w:rFonts w:ascii="Times New Roman" w:hAnsi="Times New Roman"/>
            <w:noProof/>
            <w:spacing w:val="10"/>
            <w:sz w:val="21"/>
            <w:szCs w:val="21"/>
            <w:lang w:eastAsia="zh-CN"/>
            <w:rPrChange w:id="662" w:author="simeng zhao" w:date="2018-01-30T15:08:00Z">
              <w:rPr>
                <w:rFonts w:ascii="Times New Roman" w:hAnsi="Times New Roman"/>
                <w:b/>
                <w:noProof/>
                <w:color w:val="2E74B5" w:themeColor="accent5" w:themeShade="BF"/>
                <w:spacing w:val="10"/>
                <w:sz w:val="24"/>
                <w:szCs w:val="18"/>
                <w:lang w:eastAsia="zh-CN"/>
              </w:rPr>
            </w:rPrChange>
          </w:rPr>
          <w:drawing>
            <wp:inline distT="0" distB="0" distL="0" distR="0" wp14:anchorId="4CC6B4C3" wp14:editId="470008E7">
              <wp:extent cx="4572000" cy="3430905"/>
              <wp:effectExtent l="0" t="0" r="0" b="0"/>
              <wp:docPr id="560" name="图片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3430905"/>
                      </a:xfrm>
                      <a:prstGeom prst="rect">
                        <a:avLst/>
                      </a:prstGeom>
                      <a:noFill/>
                      <a:ln>
                        <a:noFill/>
                      </a:ln>
                    </pic:spPr>
                  </pic:pic>
                </a:graphicData>
              </a:graphic>
            </wp:inline>
          </w:drawing>
        </w:r>
      </w:ins>
    </w:p>
    <w:p w14:paraId="4D262E30" w14:textId="4670CE53" w:rsidR="007319B1" w:rsidRPr="001F0D3E" w:rsidRDefault="001F0D3E" w:rsidP="001F0D3E">
      <w:pPr>
        <w:spacing w:after="0" w:line="360" w:lineRule="auto"/>
        <w:ind w:right="88" w:firstLine="415"/>
        <w:jc w:val="both"/>
        <w:rPr>
          <w:ins w:id="663" w:author="simeng zhao" w:date="2018-01-30T15:08:00Z"/>
          <w:rFonts w:ascii="Times New Roman" w:hAnsi="Times New Roman"/>
          <w:color w:val="0000FF"/>
          <w:spacing w:val="10"/>
          <w:sz w:val="21"/>
          <w:szCs w:val="21"/>
          <w:lang w:eastAsia="zh-CN"/>
          <w:rPrChange w:id="664" w:author="simeng zhao" w:date="2018-02-02T15:43:00Z">
            <w:rPr>
              <w:ins w:id="665" w:author="simeng zhao" w:date="2018-01-30T15:08:00Z"/>
              <w:rFonts w:ascii="Times New Roman" w:hAnsi="Times New Roman"/>
              <w:b/>
              <w:color w:val="2E74B5" w:themeColor="accent5" w:themeShade="BF"/>
              <w:spacing w:val="10"/>
              <w:sz w:val="24"/>
              <w:szCs w:val="18"/>
              <w:lang w:eastAsia="zh-CN"/>
            </w:rPr>
          </w:rPrChange>
        </w:rPr>
        <w:pPrChange w:id="666" w:author="simeng zhao" w:date="2018-02-02T15:52:00Z">
          <w:pPr>
            <w:spacing w:before="15"/>
            <w:ind w:leftChars="82" w:left="180"/>
            <w:jc w:val="both"/>
          </w:pPr>
        </w:pPrChange>
      </w:pPr>
      <w:ins w:id="667" w:author="simeng zhao" w:date="2018-02-02T15:35:00Z">
        <w:r w:rsidRPr="001F0D3E">
          <w:rPr>
            <w:rFonts w:ascii="Times New Roman" w:hAnsi="Times New Roman" w:hint="eastAsia"/>
            <w:color w:val="0000FF"/>
            <w:spacing w:val="10"/>
            <w:sz w:val="21"/>
            <w:szCs w:val="21"/>
            <w:lang w:eastAsia="zh-CN"/>
            <w:rPrChange w:id="668" w:author="simeng zhao" w:date="2018-02-02T15:43:00Z">
              <w:rPr>
                <w:rFonts w:ascii="Times New Roman" w:hAnsi="Times New Roman" w:hint="eastAsia"/>
                <w:spacing w:val="10"/>
                <w:sz w:val="21"/>
                <w:szCs w:val="21"/>
                <w:lang w:eastAsia="zh-CN"/>
              </w:rPr>
            </w:rPrChange>
          </w:rPr>
          <w:t>当访问一个</w:t>
        </w:r>
      </w:ins>
      <w:ins w:id="669" w:author="simeng zhao" w:date="2018-02-02T15:36:00Z">
        <w:r w:rsidRPr="001F0D3E">
          <w:rPr>
            <w:rFonts w:ascii="Times New Roman" w:hAnsi="Times New Roman" w:hint="eastAsia"/>
            <w:color w:val="0000FF"/>
            <w:spacing w:val="10"/>
            <w:sz w:val="21"/>
            <w:szCs w:val="21"/>
            <w:lang w:eastAsia="zh-CN"/>
            <w:rPrChange w:id="670" w:author="simeng zhao" w:date="2018-02-02T15:43:00Z">
              <w:rPr>
                <w:rFonts w:ascii="Times New Roman" w:hAnsi="Times New Roman" w:hint="eastAsia"/>
                <w:spacing w:val="10"/>
                <w:sz w:val="21"/>
                <w:szCs w:val="21"/>
                <w:lang w:eastAsia="zh-CN"/>
              </w:rPr>
            </w:rPrChange>
          </w:rPr>
          <w:t>内存当中的地址的时候，硬件系统需要对其做一系列的判断，</w:t>
        </w:r>
      </w:ins>
      <w:ins w:id="671" w:author="simeng zhao" w:date="2018-02-02T15:44:00Z">
        <w:r>
          <w:rPr>
            <w:rFonts w:ascii="Times New Roman" w:hAnsi="Times New Roman" w:hint="eastAsia"/>
            <w:color w:val="0000FF"/>
            <w:spacing w:val="10"/>
            <w:sz w:val="21"/>
            <w:szCs w:val="21"/>
            <w:lang w:eastAsia="zh-CN"/>
          </w:rPr>
          <w:t>产生的异常交给操作系统来处理，</w:t>
        </w:r>
      </w:ins>
      <w:ins w:id="672" w:author="simeng zhao" w:date="2018-01-30T15:08:00Z">
        <w:r w:rsidR="007319B1" w:rsidRPr="001F0D3E">
          <w:rPr>
            <w:rFonts w:ascii="Times New Roman" w:hAnsi="Times New Roman" w:hint="eastAsia"/>
            <w:color w:val="0000FF"/>
            <w:spacing w:val="10"/>
            <w:sz w:val="21"/>
            <w:szCs w:val="21"/>
            <w:lang w:eastAsia="zh-CN"/>
            <w:rPrChange w:id="673" w:author="simeng zhao" w:date="2018-02-02T15:43:00Z">
              <w:rPr>
                <w:rFonts w:ascii="Times New Roman" w:hAnsi="Times New Roman" w:hint="eastAsia"/>
                <w:b/>
                <w:color w:val="2E74B5" w:themeColor="accent5" w:themeShade="BF"/>
                <w:spacing w:val="10"/>
                <w:sz w:val="24"/>
                <w:szCs w:val="18"/>
                <w:lang w:eastAsia="zh-CN"/>
              </w:rPr>
            </w:rPrChange>
          </w:rPr>
          <w:t>首先</w:t>
        </w:r>
      </w:ins>
      <w:ins w:id="674" w:author="simeng zhao" w:date="2018-02-02T15:37:00Z">
        <w:r w:rsidRPr="001F0D3E">
          <w:rPr>
            <w:rFonts w:ascii="Times New Roman" w:hAnsi="Times New Roman" w:hint="eastAsia"/>
            <w:color w:val="0000FF"/>
            <w:spacing w:val="10"/>
            <w:sz w:val="21"/>
            <w:szCs w:val="21"/>
            <w:lang w:eastAsia="zh-CN"/>
            <w:rPrChange w:id="675" w:author="simeng zhao" w:date="2018-02-02T15:43:00Z">
              <w:rPr>
                <w:rFonts w:ascii="Times New Roman" w:hAnsi="Times New Roman" w:hint="eastAsia"/>
                <w:spacing w:val="10"/>
                <w:sz w:val="21"/>
                <w:szCs w:val="21"/>
                <w:lang w:eastAsia="zh-CN"/>
              </w:rPr>
            </w:rPrChange>
          </w:rPr>
          <w:t>，</w:t>
        </w:r>
      </w:ins>
      <w:ins w:id="676" w:author="simeng zhao" w:date="2018-02-02T15:45:00Z">
        <w:r>
          <w:rPr>
            <w:rFonts w:ascii="Times New Roman" w:hAnsi="Times New Roman" w:hint="eastAsia"/>
            <w:color w:val="0000FF"/>
            <w:spacing w:val="10"/>
            <w:sz w:val="21"/>
            <w:szCs w:val="21"/>
            <w:lang w:eastAsia="zh-CN"/>
          </w:rPr>
          <w:t>硬件系统需</w:t>
        </w:r>
      </w:ins>
      <w:ins w:id="677" w:author="simeng zhao" w:date="2018-01-30T15:08:00Z">
        <w:r w:rsidR="007319B1" w:rsidRPr="001F0D3E">
          <w:rPr>
            <w:rFonts w:ascii="Times New Roman" w:hAnsi="Times New Roman" w:hint="eastAsia"/>
            <w:color w:val="0000FF"/>
            <w:spacing w:val="10"/>
            <w:sz w:val="21"/>
            <w:szCs w:val="21"/>
            <w:lang w:eastAsia="zh-CN"/>
            <w:rPrChange w:id="678" w:author="simeng zhao" w:date="2018-02-02T15:43:00Z">
              <w:rPr>
                <w:rFonts w:ascii="Times New Roman" w:hAnsi="Times New Roman" w:hint="eastAsia"/>
                <w:b/>
                <w:color w:val="2E74B5" w:themeColor="accent5" w:themeShade="BF"/>
                <w:spacing w:val="10"/>
                <w:sz w:val="24"/>
                <w:szCs w:val="18"/>
                <w:lang w:eastAsia="zh-CN"/>
              </w:rPr>
            </w:rPrChange>
          </w:rPr>
          <w:t>要判断这一段在不在内存，如果这一段不在内存则发出缺段中断，由操作系统来处理，操作系统来判断主存内有没有满足</w:t>
        </w:r>
        <w:r w:rsidR="007319B1" w:rsidRPr="001F0D3E">
          <w:rPr>
            <w:rFonts w:ascii="Times New Roman" w:hAnsi="Times New Roman"/>
            <w:color w:val="0000FF"/>
            <w:spacing w:val="10"/>
            <w:sz w:val="21"/>
            <w:szCs w:val="21"/>
            <w:lang w:eastAsia="zh-CN"/>
            <w:rPrChange w:id="679" w:author="simeng zhao" w:date="2018-02-02T15:43:00Z">
              <w:rPr>
                <w:rFonts w:ascii="Times New Roman" w:hAnsi="Times New Roman"/>
                <w:b/>
                <w:color w:val="2E74B5" w:themeColor="accent5" w:themeShade="BF"/>
                <w:spacing w:val="10"/>
                <w:sz w:val="24"/>
                <w:szCs w:val="18"/>
                <w:lang w:eastAsia="zh-CN"/>
              </w:rPr>
            </w:rPrChange>
          </w:rPr>
          <w:t>S</w:t>
        </w:r>
        <w:r w:rsidR="007319B1" w:rsidRPr="001F0D3E">
          <w:rPr>
            <w:rFonts w:ascii="Times New Roman" w:hAnsi="Times New Roman" w:hint="eastAsia"/>
            <w:color w:val="0000FF"/>
            <w:spacing w:val="10"/>
            <w:sz w:val="21"/>
            <w:szCs w:val="21"/>
            <w:lang w:eastAsia="zh-CN"/>
            <w:rPrChange w:id="680" w:author="simeng zhao" w:date="2018-02-02T15:43:00Z">
              <w:rPr>
                <w:rFonts w:ascii="Times New Roman" w:hAnsi="Times New Roman" w:hint="eastAsia"/>
                <w:b/>
                <w:color w:val="2E74B5" w:themeColor="accent5" w:themeShade="BF"/>
                <w:spacing w:val="10"/>
                <w:sz w:val="24"/>
                <w:szCs w:val="18"/>
                <w:lang w:eastAsia="zh-CN"/>
              </w:rPr>
            </w:rPrChange>
          </w:rPr>
          <w:t>段长度的连续空闲区，如果没有的话需要调出一个分段，生成一个可以装入</w:t>
        </w:r>
        <w:r w:rsidR="007319B1" w:rsidRPr="001F0D3E">
          <w:rPr>
            <w:rFonts w:ascii="Times New Roman" w:hAnsi="Times New Roman"/>
            <w:color w:val="0000FF"/>
            <w:spacing w:val="10"/>
            <w:sz w:val="21"/>
            <w:szCs w:val="21"/>
            <w:lang w:eastAsia="zh-CN"/>
            <w:rPrChange w:id="681" w:author="simeng zhao" w:date="2018-02-02T15:43:00Z">
              <w:rPr>
                <w:rFonts w:ascii="Times New Roman" w:hAnsi="Times New Roman"/>
                <w:b/>
                <w:color w:val="2E74B5" w:themeColor="accent5" w:themeShade="BF"/>
                <w:spacing w:val="10"/>
                <w:sz w:val="24"/>
                <w:szCs w:val="18"/>
                <w:lang w:eastAsia="zh-CN"/>
              </w:rPr>
            </w:rPrChange>
          </w:rPr>
          <w:t>S</w:t>
        </w:r>
        <w:r w:rsidR="007319B1" w:rsidRPr="001F0D3E">
          <w:rPr>
            <w:rFonts w:ascii="Times New Roman" w:hAnsi="Times New Roman" w:hint="eastAsia"/>
            <w:color w:val="0000FF"/>
            <w:spacing w:val="10"/>
            <w:sz w:val="21"/>
            <w:szCs w:val="21"/>
            <w:lang w:eastAsia="zh-CN"/>
            <w:rPrChange w:id="682" w:author="simeng zhao" w:date="2018-02-02T15:43:00Z">
              <w:rPr>
                <w:rFonts w:ascii="Times New Roman" w:hAnsi="Times New Roman" w:hint="eastAsia"/>
                <w:b/>
                <w:color w:val="2E74B5" w:themeColor="accent5" w:themeShade="BF"/>
                <w:spacing w:val="10"/>
                <w:sz w:val="24"/>
                <w:szCs w:val="18"/>
                <w:lang w:eastAsia="zh-CN"/>
              </w:rPr>
            </w:rPrChange>
          </w:rPr>
          <w:t>段的空闲区，调整段表，重新启动执行指令。如果段在内存中，硬件会检测地址是否超越了段的长度，超越了段长则会发出越界中断，请求操作系统服务，操作系统</w:t>
        </w:r>
      </w:ins>
      <w:ins w:id="683" w:author="simeng zhao" w:date="2018-02-02T15:47:00Z">
        <w:r>
          <w:rPr>
            <w:rFonts w:ascii="Times New Roman" w:hAnsi="Times New Roman" w:hint="eastAsia"/>
            <w:color w:val="0000FF"/>
            <w:spacing w:val="10"/>
            <w:sz w:val="21"/>
            <w:szCs w:val="21"/>
            <w:lang w:eastAsia="zh-CN"/>
          </w:rPr>
          <w:t>会</w:t>
        </w:r>
      </w:ins>
      <w:ins w:id="684" w:author="simeng zhao" w:date="2018-02-02T15:48:00Z">
        <w:r>
          <w:rPr>
            <w:rFonts w:ascii="Times New Roman" w:hAnsi="Times New Roman" w:hint="eastAsia"/>
            <w:color w:val="0000FF"/>
            <w:spacing w:val="10"/>
            <w:sz w:val="21"/>
            <w:szCs w:val="21"/>
            <w:lang w:eastAsia="zh-CN"/>
          </w:rPr>
          <w:t>查找标志位确定段是否可扩充</w:t>
        </w:r>
      </w:ins>
      <w:ins w:id="685" w:author="simeng zhao" w:date="2018-01-30T15:08:00Z">
        <w:r w:rsidR="007319B1" w:rsidRPr="001F0D3E">
          <w:rPr>
            <w:rFonts w:ascii="Times New Roman" w:hAnsi="Times New Roman" w:hint="eastAsia"/>
            <w:color w:val="0000FF"/>
            <w:spacing w:val="10"/>
            <w:sz w:val="21"/>
            <w:szCs w:val="21"/>
            <w:lang w:eastAsia="zh-CN"/>
            <w:rPrChange w:id="686" w:author="simeng zhao" w:date="2018-02-02T15:43:00Z">
              <w:rPr>
                <w:rFonts w:ascii="Times New Roman" w:hAnsi="Times New Roman" w:hint="eastAsia"/>
                <w:b/>
                <w:color w:val="2E74B5" w:themeColor="accent5" w:themeShade="BF"/>
                <w:spacing w:val="10"/>
                <w:sz w:val="24"/>
                <w:szCs w:val="18"/>
                <w:lang w:eastAsia="zh-CN"/>
              </w:rPr>
            </w:rPrChange>
          </w:rPr>
          <w:t>，</w:t>
        </w:r>
      </w:ins>
      <w:ins w:id="687" w:author="simeng zhao" w:date="2018-02-02T15:48:00Z">
        <w:r>
          <w:rPr>
            <w:rFonts w:ascii="Times New Roman" w:hAnsi="Times New Roman" w:hint="eastAsia"/>
            <w:color w:val="0000FF"/>
            <w:spacing w:val="10"/>
            <w:sz w:val="21"/>
            <w:szCs w:val="21"/>
            <w:lang w:eastAsia="zh-CN"/>
          </w:rPr>
          <w:t>不可扩充则</w:t>
        </w:r>
      </w:ins>
      <w:ins w:id="688" w:author="simeng zhao" w:date="2018-01-30T15:08:00Z">
        <w:r w:rsidR="007319B1" w:rsidRPr="001F0D3E">
          <w:rPr>
            <w:rFonts w:ascii="Times New Roman" w:hAnsi="Times New Roman" w:hint="eastAsia"/>
            <w:color w:val="0000FF"/>
            <w:spacing w:val="10"/>
            <w:sz w:val="21"/>
            <w:szCs w:val="21"/>
            <w:lang w:eastAsia="zh-CN"/>
            <w:rPrChange w:id="689" w:author="simeng zhao" w:date="2018-02-02T15:43:00Z">
              <w:rPr>
                <w:rFonts w:ascii="Times New Roman" w:hAnsi="Times New Roman" w:hint="eastAsia"/>
                <w:b/>
                <w:color w:val="2E74B5" w:themeColor="accent5" w:themeShade="BF"/>
                <w:spacing w:val="10"/>
                <w:sz w:val="24"/>
                <w:szCs w:val="18"/>
                <w:lang w:eastAsia="zh-CN"/>
              </w:rPr>
            </w:rPrChange>
          </w:rPr>
          <w:t>产生地址错，可扩充</w:t>
        </w:r>
      </w:ins>
      <w:ins w:id="690" w:author="simeng zhao" w:date="2018-02-02T15:49:00Z">
        <w:r>
          <w:rPr>
            <w:rFonts w:ascii="Times New Roman" w:hAnsi="Times New Roman" w:hint="eastAsia"/>
            <w:color w:val="0000FF"/>
            <w:spacing w:val="10"/>
            <w:sz w:val="21"/>
            <w:szCs w:val="21"/>
            <w:lang w:eastAsia="zh-CN"/>
          </w:rPr>
          <w:t>则需要在原有段</w:t>
        </w:r>
      </w:ins>
      <w:ins w:id="691" w:author="simeng zhao" w:date="2018-02-02T15:50:00Z">
        <w:r>
          <w:rPr>
            <w:rFonts w:ascii="Times New Roman" w:hAnsi="Times New Roman" w:hint="eastAsia"/>
            <w:color w:val="0000FF"/>
            <w:spacing w:val="10"/>
            <w:sz w:val="21"/>
            <w:szCs w:val="21"/>
            <w:lang w:eastAsia="zh-CN"/>
          </w:rPr>
          <w:t>末端相邻位置扩充段长度，如果没有足够的空闲区则要移动或者调出分段来满足要求</w:t>
        </w:r>
      </w:ins>
      <w:ins w:id="692" w:author="simeng zhao" w:date="2018-02-02T15:51:00Z">
        <w:r>
          <w:rPr>
            <w:rFonts w:ascii="Times New Roman" w:hAnsi="Times New Roman" w:hint="eastAsia"/>
            <w:color w:val="0000FF"/>
            <w:spacing w:val="10"/>
            <w:sz w:val="21"/>
            <w:szCs w:val="21"/>
            <w:lang w:eastAsia="zh-CN"/>
          </w:rPr>
          <w:t>，进而重新执行指令。</w:t>
        </w:r>
      </w:ins>
      <w:ins w:id="693" w:author="simeng zhao" w:date="2018-02-02T15:52:00Z">
        <w:r>
          <w:rPr>
            <w:rFonts w:ascii="Times New Roman" w:hAnsi="Times New Roman" w:hint="eastAsia"/>
            <w:color w:val="0000FF"/>
            <w:spacing w:val="10"/>
            <w:sz w:val="21"/>
            <w:szCs w:val="21"/>
            <w:lang w:eastAsia="zh-CN"/>
          </w:rPr>
          <w:t>除此之外硬件还会检测该地址是否符合</w:t>
        </w:r>
      </w:ins>
      <w:ins w:id="694" w:author="simeng zhao" w:date="2018-01-30T15:08:00Z">
        <w:r w:rsidR="007319B1" w:rsidRPr="001F0D3E">
          <w:rPr>
            <w:rFonts w:ascii="Times New Roman" w:hAnsi="Times New Roman" w:hint="eastAsia"/>
            <w:color w:val="0000FF"/>
            <w:spacing w:val="10"/>
            <w:sz w:val="21"/>
            <w:szCs w:val="21"/>
            <w:lang w:eastAsia="zh-CN"/>
            <w:rPrChange w:id="695" w:author="simeng zhao" w:date="2018-02-02T15:43:00Z">
              <w:rPr>
                <w:rFonts w:ascii="Times New Roman" w:hAnsi="Times New Roman" w:hint="eastAsia"/>
                <w:b/>
                <w:color w:val="2E74B5" w:themeColor="accent5" w:themeShade="BF"/>
                <w:spacing w:val="10"/>
                <w:sz w:val="24"/>
                <w:szCs w:val="18"/>
                <w:lang w:eastAsia="zh-CN"/>
              </w:rPr>
            </w:rPrChange>
          </w:rPr>
          <w:t>存取权限</w:t>
        </w:r>
      </w:ins>
      <w:ins w:id="696" w:author="simeng zhao" w:date="2018-02-02T15:53:00Z">
        <w:r>
          <w:rPr>
            <w:rFonts w:ascii="Times New Roman" w:hAnsi="Times New Roman" w:hint="eastAsia"/>
            <w:color w:val="0000FF"/>
            <w:spacing w:val="10"/>
            <w:sz w:val="21"/>
            <w:szCs w:val="21"/>
            <w:lang w:eastAsia="zh-CN"/>
          </w:rPr>
          <w:t>，以达到内存保护的目的。在满足以上条件之后</w:t>
        </w:r>
      </w:ins>
      <w:ins w:id="697" w:author="simeng zhao" w:date="2018-02-02T15:54:00Z">
        <w:r>
          <w:rPr>
            <w:rFonts w:ascii="Times New Roman" w:hAnsi="Times New Roman" w:hint="eastAsia"/>
            <w:color w:val="0000FF"/>
            <w:spacing w:val="10"/>
            <w:sz w:val="21"/>
            <w:szCs w:val="21"/>
            <w:lang w:eastAsia="zh-CN"/>
          </w:rPr>
          <w:t>，请求分段的地址就可以通过可变分区的地址转化方式来</w:t>
        </w:r>
      </w:ins>
      <w:ins w:id="698" w:author="simeng zhao" w:date="2018-02-02T15:55:00Z">
        <w:r>
          <w:rPr>
            <w:rFonts w:ascii="Times New Roman" w:hAnsi="Times New Roman" w:hint="eastAsia"/>
            <w:color w:val="0000FF"/>
            <w:spacing w:val="10"/>
            <w:sz w:val="21"/>
            <w:szCs w:val="21"/>
            <w:lang w:eastAsia="zh-CN"/>
          </w:rPr>
          <w:t>取得物理地址。</w:t>
        </w:r>
      </w:ins>
    </w:p>
    <w:p w14:paraId="56520551" w14:textId="77777777" w:rsidR="007319B1" w:rsidRPr="007319B1" w:rsidRDefault="007319B1">
      <w:pPr>
        <w:spacing w:after="0" w:line="240" w:lineRule="auto"/>
        <w:rPr>
          <w:rFonts w:ascii="Times New Roman" w:hAnsi="Times New Roman"/>
          <w:sz w:val="21"/>
          <w:szCs w:val="21"/>
          <w:lang w:eastAsia="zh-CN"/>
          <w:rPrChange w:id="699" w:author="simeng zhao" w:date="2018-01-30T15:08:00Z">
            <w:rPr>
              <w:rFonts w:ascii="Times New Roman" w:hAnsi="Times New Roman"/>
              <w:sz w:val="20"/>
              <w:szCs w:val="20"/>
              <w:lang w:eastAsia="zh-CN"/>
            </w:rPr>
          </w:rPrChange>
        </w:rPr>
        <w:pPrChange w:id="700" w:author="simeng zhao" w:date="2018-01-30T15:07:00Z">
          <w:pPr>
            <w:spacing w:after="0" w:line="200" w:lineRule="exact"/>
          </w:pPr>
        </w:pPrChange>
      </w:pPr>
    </w:p>
    <w:p w14:paraId="382B1F77"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4.5.3  </w:t>
      </w:r>
      <w:r>
        <w:rPr>
          <w:rFonts w:ascii="Times New Roman" w:hAnsi="Times New Roman"/>
          <w:b/>
          <w:spacing w:val="-1"/>
          <w:sz w:val="24"/>
          <w:szCs w:val="24"/>
          <w:lang w:eastAsia="zh-CN"/>
        </w:rPr>
        <w:t>请求段页式虚拟存储管理</w:t>
      </w:r>
    </w:p>
    <w:p w14:paraId="6962ED6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段式存储是基于应用程序结构的存储管理技术，有利于模块化程序设计，便于段的扩充、动态链接、共享和保护，但往往会产生段之间的碎片，浪费存储空间；页式存储是基于物理存储器结构的存储管理技术，存储利用率高，便于系统管理，但不易实现存储共享、保护和动态扩充。如果把两者优点结合起来，在分段存储管理的基础上实现分页存储管理就是段页式存储管理。</w:t>
      </w:r>
      <w:r>
        <w:rPr>
          <w:rFonts w:ascii="Times New Roman" w:hAnsi="Times New Roman"/>
          <w:spacing w:val="10"/>
          <w:sz w:val="21"/>
          <w:szCs w:val="21"/>
          <w:lang w:eastAsia="zh-CN"/>
        </w:rPr>
        <w:t xml:space="preserve">  </w:t>
      </w:r>
    </w:p>
    <w:p w14:paraId="133B363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下面介绍请求段页式虚存管理的基本原理。（</w:t>
      </w:r>
      <w:r>
        <w:rPr>
          <w:rFonts w:ascii="Times New Roman" w:hAnsi="Times New Roman"/>
          <w:spacing w:val="10"/>
          <w:sz w:val="21"/>
          <w:szCs w:val="21"/>
          <w:lang w:eastAsia="zh-CN"/>
        </w:rPr>
        <w:t>1</w:t>
      </w:r>
      <w:r>
        <w:rPr>
          <w:rFonts w:ascii="Times New Roman" w:hAnsi="Times New Roman"/>
          <w:spacing w:val="10"/>
          <w:sz w:val="21"/>
          <w:szCs w:val="21"/>
          <w:lang w:eastAsia="zh-CN"/>
        </w:rPr>
        <w:t>）虚地址以程序的逻辑结构划分成段，这是段页</w:t>
      </w:r>
      <w:r>
        <w:rPr>
          <w:rFonts w:ascii="Times New Roman" w:hAnsi="Times New Roman"/>
          <w:spacing w:val="10"/>
          <w:sz w:val="21"/>
          <w:szCs w:val="21"/>
          <w:lang w:eastAsia="zh-CN"/>
        </w:rPr>
        <w:lastRenderedPageBreak/>
        <w:t>式存储管理的段式特征。（</w:t>
      </w:r>
      <w:r>
        <w:rPr>
          <w:rFonts w:ascii="Times New Roman" w:hAnsi="Times New Roman"/>
          <w:spacing w:val="10"/>
          <w:sz w:val="21"/>
          <w:szCs w:val="21"/>
          <w:lang w:eastAsia="zh-CN"/>
        </w:rPr>
        <w:t>2</w:t>
      </w:r>
      <w:r>
        <w:rPr>
          <w:rFonts w:ascii="Times New Roman" w:hAnsi="Times New Roman"/>
          <w:spacing w:val="10"/>
          <w:sz w:val="21"/>
          <w:szCs w:val="21"/>
          <w:lang w:eastAsia="zh-CN"/>
        </w:rPr>
        <w:t>）实地址划分成位置固定、大小相等的页框（块），这是段页式存储管理的页式特征。（</w:t>
      </w:r>
      <w:r>
        <w:rPr>
          <w:rFonts w:ascii="Times New Roman" w:hAnsi="Times New Roman"/>
          <w:spacing w:val="10"/>
          <w:sz w:val="21"/>
          <w:szCs w:val="21"/>
          <w:lang w:eastAsia="zh-CN"/>
        </w:rPr>
        <w:t>3</w:t>
      </w:r>
      <w:r>
        <w:rPr>
          <w:rFonts w:ascii="Times New Roman" w:hAnsi="Times New Roman"/>
          <w:spacing w:val="10"/>
          <w:sz w:val="21"/>
          <w:szCs w:val="21"/>
          <w:lang w:eastAsia="zh-CN"/>
        </w:rPr>
        <w:t>）将每一段的线性地址空间划分成与页框大小相同的页面，于是形成段页式存储管理的特征。（</w:t>
      </w:r>
      <w:r>
        <w:rPr>
          <w:rFonts w:ascii="Times New Roman" w:hAnsi="Times New Roman"/>
          <w:spacing w:val="10"/>
          <w:sz w:val="21"/>
          <w:szCs w:val="21"/>
          <w:lang w:eastAsia="zh-CN"/>
        </w:rPr>
        <w:t>4</w:t>
      </w:r>
      <w:r>
        <w:rPr>
          <w:rFonts w:ascii="Times New Roman" w:hAnsi="Times New Roman"/>
          <w:spacing w:val="10"/>
          <w:sz w:val="21"/>
          <w:szCs w:val="21"/>
          <w:lang w:eastAsia="zh-CN"/>
        </w:rPr>
        <w:t>）逻辑地址分为</w:t>
      </w:r>
      <w:r>
        <w:rPr>
          <w:rFonts w:ascii="Times New Roman" w:hAnsi="Times New Roman"/>
          <w:spacing w:val="10"/>
          <w:sz w:val="21"/>
          <w:szCs w:val="21"/>
          <w:lang w:eastAsia="zh-CN"/>
        </w:rPr>
        <w:t>3</w:t>
      </w:r>
      <w:r>
        <w:rPr>
          <w:rFonts w:ascii="Times New Roman" w:hAnsi="Times New Roman"/>
          <w:spacing w:val="10"/>
          <w:sz w:val="21"/>
          <w:szCs w:val="21"/>
          <w:lang w:eastAsia="zh-CN"/>
        </w:rPr>
        <w:t>个部分：段号</w:t>
      </w:r>
      <w:r>
        <w:rPr>
          <w:rFonts w:ascii="Times New Roman" w:hAnsi="Times New Roman"/>
          <w:spacing w:val="10"/>
          <w:sz w:val="21"/>
          <w:szCs w:val="21"/>
          <w:lang w:eastAsia="zh-CN"/>
        </w:rPr>
        <w:t xml:space="preserve"> s</w:t>
      </w:r>
      <w:r>
        <w:rPr>
          <w:rFonts w:ascii="Times New Roman" w:hAnsi="Times New Roman"/>
          <w:spacing w:val="10"/>
          <w:sz w:val="21"/>
          <w:szCs w:val="21"/>
          <w:lang w:eastAsia="zh-CN"/>
        </w:rPr>
        <w:t>、段内页号</w:t>
      </w:r>
      <w:r>
        <w:rPr>
          <w:rFonts w:ascii="Times New Roman" w:hAnsi="Times New Roman"/>
          <w:spacing w:val="10"/>
          <w:sz w:val="21"/>
          <w:szCs w:val="21"/>
          <w:lang w:eastAsia="zh-CN"/>
        </w:rPr>
        <w:t>p</w:t>
      </w:r>
      <w:r>
        <w:rPr>
          <w:rFonts w:ascii="Times New Roman" w:hAnsi="Times New Roman"/>
          <w:spacing w:val="10"/>
          <w:sz w:val="21"/>
          <w:szCs w:val="21"/>
          <w:lang w:eastAsia="zh-CN"/>
        </w:rPr>
        <w:t>、页内位移</w:t>
      </w:r>
      <w:r>
        <w:rPr>
          <w:rFonts w:ascii="Times New Roman" w:hAnsi="Times New Roman"/>
          <w:spacing w:val="10"/>
          <w:sz w:val="21"/>
          <w:szCs w:val="21"/>
          <w:lang w:eastAsia="zh-CN"/>
        </w:rPr>
        <w:t>d</w:t>
      </w:r>
      <w:r>
        <w:rPr>
          <w:rFonts w:ascii="Times New Roman" w:hAnsi="Times New Roman"/>
          <w:spacing w:val="10"/>
          <w:sz w:val="21"/>
          <w:szCs w:val="21"/>
          <w:lang w:eastAsia="zh-CN"/>
        </w:rPr>
        <w:t>。对于用户而言，段式虚拟地址应该由段号</w:t>
      </w:r>
      <w:r>
        <w:rPr>
          <w:rFonts w:ascii="Times New Roman" w:hAnsi="Times New Roman"/>
          <w:spacing w:val="10"/>
          <w:sz w:val="21"/>
          <w:szCs w:val="21"/>
          <w:lang w:eastAsia="zh-CN"/>
        </w:rPr>
        <w:t>s</w:t>
      </w:r>
      <w:r>
        <w:rPr>
          <w:rFonts w:ascii="Times New Roman" w:hAnsi="Times New Roman"/>
          <w:spacing w:val="10"/>
          <w:sz w:val="21"/>
          <w:szCs w:val="21"/>
          <w:lang w:eastAsia="zh-CN"/>
        </w:rPr>
        <w:t>和段内位移</w:t>
      </w:r>
      <w:r>
        <w:rPr>
          <w:rFonts w:ascii="Times New Roman" w:hAnsi="Times New Roman"/>
          <w:spacing w:val="10"/>
          <w:sz w:val="21"/>
          <w:szCs w:val="21"/>
          <w:lang w:eastAsia="zh-CN"/>
        </w:rPr>
        <w:t>d′</w:t>
      </w:r>
      <w:r>
        <w:rPr>
          <w:rFonts w:ascii="Times New Roman" w:hAnsi="Times New Roman"/>
          <w:spacing w:val="10"/>
          <w:sz w:val="21"/>
          <w:szCs w:val="21"/>
          <w:lang w:eastAsia="zh-CN"/>
        </w:rPr>
        <w:t>组成，操作系统内部自动把</w:t>
      </w:r>
      <w:r>
        <w:rPr>
          <w:rFonts w:ascii="Times New Roman" w:hAnsi="Times New Roman"/>
          <w:spacing w:val="10"/>
          <w:sz w:val="21"/>
          <w:szCs w:val="21"/>
          <w:lang w:eastAsia="zh-CN"/>
        </w:rPr>
        <w:t>d′</w:t>
      </w:r>
      <w:r>
        <w:rPr>
          <w:rFonts w:ascii="Times New Roman" w:hAnsi="Times New Roman"/>
          <w:spacing w:val="10"/>
          <w:sz w:val="21"/>
          <w:szCs w:val="21"/>
          <w:lang w:eastAsia="zh-CN"/>
        </w:rPr>
        <w:t>解释成两部分：段内页号</w:t>
      </w:r>
      <w:r>
        <w:rPr>
          <w:rFonts w:ascii="Times New Roman" w:hAnsi="Times New Roman"/>
          <w:spacing w:val="10"/>
          <w:sz w:val="21"/>
          <w:szCs w:val="21"/>
          <w:lang w:eastAsia="zh-CN"/>
        </w:rPr>
        <w:t>p</w:t>
      </w:r>
      <w:r>
        <w:rPr>
          <w:rFonts w:ascii="Times New Roman" w:hAnsi="Times New Roman"/>
          <w:spacing w:val="10"/>
          <w:sz w:val="21"/>
          <w:szCs w:val="21"/>
          <w:lang w:eastAsia="zh-CN"/>
        </w:rPr>
        <w:t>和页内位移</w:t>
      </w:r>
      <w:r>
        <w:rPr>
          <w:rFonts w:ascii="Times New Roman" w:hAnsi="Times New Roman"/>
          <w:spacing w:val="10"/>
          <w:sz w:val="21"/>
          <w:szCs w:val="21"/>
          <w:lang w:eastAsia="zh-CN"/>
        </w:rPr>
        <w:t>d</w:t>
      </w:r>
      <w:r>
        <w:rPr>
          <w:rFonts w:ascii="Times New Roman" w:hAnsi="Times New Roman"/>
          <w:spacing w:val="10"/>
          <w:sz w:val="21"/>
          <w:szCs w:val="21"/>
          <w:lang w:eastAsia="zh-CN"/>
        </w:rPr>
        <w:t>，也就是说，</w:t>
      </w:r>
      <w:r>
        <w:rPr>
          <w:rFonts w:ascii="Times New Roman" w:hAnsi="Times New Roman"/>
          <w:spacing w:val="10"/>
          <w:sz w:val="21"/>
          <w:szCs w:val="21"/>
          <w:lang w:eastAsia="zh-CN"/>
        </w:rPr>
        <w:t>d′</w:t>
      </w:r>
      <w:r>
        <w:rPr>
          <w:rFonts w:ascii="Times New Roman" w:hAnsi="Times New Roman"/>
          <w:spacing w:val="10"/>
          <w:sz w:val="21"/>
          <w:szCs w:val="21"/>
          <w:lang w:eastAsia="zh-CN"/>
        </w:rPr>
        <w:t>＝</w:t>
      </w:r>
      <w:r>
        <w:rPr>
          <w:rFonts w:ascii="Times New Roman" w:hAnsi="Times New Roman"/>
          <w:spacing w:val="10"/>
          <w:sz w:val="21"/>
          <w:szCs w:val="21"/>
          <w:lang w:eastAsia="zh-CN"/>
        </w:rPr>
        <w:t>p×</w:t>
      </w:r>
      <w:r>
        <w:rPr>
          <w:rFonts w:ascii="Times New Roman" w:hAnsi="Times New Roman"/>
          <w:spacing w:val="10"/>
          <w:sz w:val="21"/>
          <w:szCs w:val="21"/>
          <w:lang w:eastAsia="zh-CN"/>
        </w:rPr>
        <w:t>块长＋</w:t>
      </w:r>
      <w:r>
        <w:rPr>
          <w:rFonts w:ascii="Times New Roman" w:hAnsi="Times New Roman"/>
          <w:spacing w:val="10"/>
          <w:sz w:val="21"/>
          <w:szCs w:val="21"/>
          <w:lang w:eastAsia="zh-CN"/>
        </w:rPr>
        <w:t>d</w:t>
      </w: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请求段页式虚存管理的数据结构较为复杂，包括作业表、段表和页表三级结构。作业表中登记进入系统的所有作业及此作业段表的起始地址；段表中至少包含此段是否在内存的信息，及此段页表的起始地址；页表中包含页是否在内存的信息（中断位）、对应的内存块号。</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 xml:space="preserve">　</w:t>
      </w:r>
    </w:p>
    <w:p w14:paraId="619C41C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请求段页式虚存管理的动态地址转换机构由段表、页表和快表构成，当前运行作业的段表起始地址已被操作系统置入段表控制寄存器，其动态地址转换过程如下：从逻辑地址出发，先以段号</w:t>
      </w:r>
      <w:r>
        <w:rPr>
          <w:rFonts w:ascii="Times New Roman" w:hAnsi="Times New Roman"/>
          <w:spacing w:val="10"/>
          <w:sz w:val="21"/>
          <w:szCs w:val="21"/>
          <w:lang w:eastAsia="zh-CN"/>
        </w:rPr>
        <w:t>s</w:t>
      </w:r>
      <w:r>
        <w:rPr>
          <w:rFonts w:ascii="Times New Roman" w:hAnsi="Times New Roman"/>
          <w:spacing w:val="10"/>
          <w:sz w:val="21"/>
          <w:szCs w:val="21"/>
          <w:lang w:eastAsia="zh-CN"/>
        </w:rPr>
        <w:t>和页号</w:t>
      </w:r>
      <w:r>
        <w:rPr>
          <w:rFonts w:ascii="Times New Roman" w:hAnsi="Times New Roman"/>
          <w:spacing w:val="10"/>
          <w:sz w:val="21"/>
          <w:szCs w:val="21"/>
          <w:lang w:eastAsia="zh-CN"/>
        </w:rPr>
        <w:t>p</w:t>
      </w:r>
      <w:r>
        <w:rPr>
          <w:rFonts w:ascii="Times New Roman" w:hAnsi="Times New Roman"/>
          <w:spacing w:val="10"/>
          <w:sz w:val="21"/>
          <w:szCs w:val="21"/>
          <w:lang w:eastAsia="zh-CN"/>
        </w:rPr>
        <w:t>作为索引去查找快表，如果找到，立即获得页</w:t>
      </w:r>
      <w:r>
        <w:rPr>
          <w:rFonts w:ascii="Times New Roman" w:hAnsi="Times New Roman"/>
          <w:spacing w:val="10"/>
          <w:sz w:val="21"/>
          <w:szCs w:val="21"/>
          <w:lang w:eastAsia="zh-CN"/>
        </w:rPr>
        <w:t>p</w:t>
      </w:r>
      <w:r>
        <w:rPr>
          <w:rFonts w:ascii="Times New Roman" w:hAnsi="Times New Roman"/>
          <w:spacing w:val="10"/>
          <w:sz w:val="21"/>
          <w:szCs w:val="21"/>
          <w:lang w:eastAsia="zh-CN"/>
        </w:rPr>
        <w:t>的页框号</w:t>
      </w:r>
      <w:r>
        <w:rPr>
          <w:rFonts w:ascii="Times New Roman" w:hAnsi="Times New Roman"/>
          <w:spacing w:val="10"/>
          <w:sz w:val="21"/>
          <w:szCs w:val="21"/>
          <w:lang w:eastAsia="zh-CN"/>
        </w:rPr>
        <w:t>p′</w:t>
      </w:r>
      <w:r>
        <w:rPr>
          <w:rFonts w:ascii="Times New Roman" w:hAnsi="Times New Roman"/>
          <w:spacing w:val="10"/>
          <w:sz w:val="21"/>
          <w:szCs w:val="21"/>
          <w:lang w:eastAsia="zh-CN"/>
        </w:rPr>
        <w:t>，并与位移</w:t>
      </w:r>
      <w:r>
        <w:rPr>
          <w:rFonts w:ascii="Times New Roman" w:hAnsi="Times New Roman"/>
          <w:spacing w:val="10"/>
          <w:sz w:val="21"/>
          <w:szCs w:val="21"/>
          <w:lang w:eastAsia="zh-CN"/>
        </w:rPr>
        <w:t>d</w:t>
      </w:r>
      <w:r>
        <w:rPr>
          <w:rFonts w:ascii="Times New Roman" w:hAnsi="Times New Roman"/>
          <w:spacing w:val="10"/>
          <w:sz w:val="21"/>
          <w:szCs w:val="21"/>
          <w:lang w:eastAsia="zh-CN"/>
        </w:rPr>
        <w:t>一起拼装得到访问内存的实地址，从而，完成动态地址转换；若查找快表失败，就要通过段表和页表进行地址转换，用段号</w:t>
      </w:r>
      <w:r>
        <w:rPr>
          <w:rFonts w:ascii="Times New Roman" w:hAnsi="Times New Roman"/>
          <w:spacing w:val="10"/>
          <w:sz w:val="21"/>
          <w:szCs w:val="21"/>
          <w:lang w:eastAsia="zh-CN"/>
        </w:rPr>
        <w:t>s</w:t>
      </w:r>
      <w:r>
        <w:rPr>
          <w:rFonts w:ascii="Times New Roman" w:hAnsi="Times New Roman"/>
          <w:spacing w:val="10"/>
          <w:sz w:val="21"/>
          <w:szCs w:val="21"/>
          <w:lang w:eastAsia="zh-CN"/>
        </w:rPr>
        <w:t>作为索引，找到相应的表目，得到</w:t>
      </w:r>
      <w:r>
        <w:rPr>
          <w:rFonts w:ascii="Times New Roman" w:hAnsi="Times New Roman"/>
          <w:spacing w:val="10"/>
          <w:sz w:val="21"/>
          <w:szCs w:val="21"/>
          <w:lang w:eastAsia="zh-CN"/>
        </w:rPr>
        <w:t>s</w:t>
      </w:r>
      <w:r>
        <w:rPr>
          <w:rFonts w:ascii="Times New Roman" w:hAnsi="Times New Roman"/>
          <w:spacing w:val="10"/>
          <w:sz w:val="21"/>
          <w:szCs w:val="21"/>
          <w:lang w:eastAsia="zh-CN"/>
        </w:rPr>
        <w:t>段页表的起始地址</w:t>
      </w:r>
      <w:r>
        <w:rPr>
          <w:rFonts w:ascii="Times New Roman" w:hAnsi="Times New Roman"/>
          <w:spacing w:val="10"/>
          <w:sz w:val="21"/>
          <w:szCs w:val="21"/>
          <w:lang w:eastAsia="zh-CN"/>
        </w:rPr>
        <w:t>s′</w:t>
      </w:r>
      <w:r>
        <w:rPr>
          <w:rFonts w:ascii="Times New Roman" w:hAnsi="Times New Roman"/>
          <w:spacing w:val="10"/>
          <w:sz w:val="21"/>
          <w:szCs w:val="21"/>
          <w:lang w:eastAsia="zh-CN"/>
        </w:rPr>
        <w:t>，再以页号</w:t>
      </w:r>
      <w:r>
        <w:rPr>
          <w:rFonts w:ascii="Times New Roman" w:hAnsi="Times New Roman"/>
          <w:spacing w:val="10"/>
          <w:sz w:val="21"/>
          <w:szCs w:val="21"/>
          <w:lang w:eastAsia="zh-CN"/>
        </w:rPr>
        <w:t>p</w:t>
      </w:r>
      <w:r>
        <w:rPr>
          <w:rFonts w:ascii="Times New Roman" w:hAnsi="Times New Roman"/>
          <w:spacing w:val="10"/>
          <w:sz w:val="21"/>
          <w:szCs w:val="21"/>
          <w:lang w:eastAsia="zh-CN"/>
        </w:rPr>
        <w:t>作为索引得到</w:t>
      </w:r>
      <w:r>
        <w:rPr>
          <w:rFonts w:ascii="Times New Roman" w:hAnsi="Times New Roman"/>
          <w:spacing w:val="10"/>
          <w:sz w:val="21"/>
          <w:szCs w:val="21"/>
          <w:lang w:eastAsia="zh-CN"/>
        </w:rPr>
        <w:t>s</w:t>
      </w:r>
      <w:r>
        <w:rPr>
          <w:rFonts w:ascii="Times New Roman" w:hAnsi="Times New Roman"/>
          <w:spacing w:val="10"/>
          <w:sz w:val="21"/>
          <w:szCs w:val="21"/>
          <w:lang w:eastAsia="zh-CN"/>
        </w:rPr>
        <w:t>段</w:t>
      </w:r>
      <w:r>
        <w:rPr>
          <w:rFonts w:ascii="Times New Roman" w:hAnsi="Times New Roman"/>
          <w:spacing w:val="10"/>
          <w:sz w:val="21"/>
          <w:szCs w:val="21"/>
          <w:lang w:eastAsia="zh-CN"/>
        </w:rPr>
        <w:t>p</w:t>
      </w:r>
      <w:r>
        <w:rPr>
          <w:rFonts w:ascii="Times New Roman" w:hAnsi="Times New Roman"/>
          <w:spacing w:val="10"/>
          <w:sz w:val="21"/>
          <w:szCs w:val="21"/>
          <w:lang w:eastAsia="zh-CN"/>
        </w:rPr>
        <w:t>页所对应的表目，由此得到页框号</w:t>
      </w:r>
      <w:r>
        <w:rPr>
          <w:rFonts w:ascii="Times New Roman" w:hAnsi="Times New Roman"/>
          <w:spacing w:val="10"/>
          <w:sz w:val="21"/>
          <w:szCs w:val="21"/>
          <w:lang w:eastAsia="zh-CN"/>
        </w:rPr>
        <w:t>p′</w:t>
      </w:r>
      <w:r>
        <w:rPr>
          <w:rFonts w:ascii="Times New Roman" w:hAnsi="Times New Roman"/>
          <w:spacing w:val="10"/>
          <w:sz w:val="21"/>
          <w:szCs w:val="21"/>
          <w:lang w:eastAsia="zh-CN"/>
        </w:rPr>
        <w:t>；这时一方面把</w:t>
      </w:r>
      <w:r>
        <w:rPr>
          <w:rFonts w:ascii="Times New Roman" w:hAnsi="Times New Roman"/>
          <w:spacing w:val="10"/>
          <w:sz w:val="21"/>
          <w:szCs w:val="21"/>
          <w:lang w:eastAsia="zh-CN"/>
        </w:rPr>
        <w:t>s</w:t>
      </w:r>
      <w:r>
        <w:rPr>
          <w:rFonts w:ascii="Times New Roman" w:hAnsi="Times New Roman"/>
          <w:spacing w:val="10"/>
          <w:sz w:val="21"/>
          <w:szCs w:val="21"/>
          <w:lang w:eastAsia="zh-CN"/>
        </w:rPr>
        <w:t>段</w:t>
      </w:r>
      <w:r>
        <w:rPr>
          <w:rFonts w:ascii="Times New Roman" w:hAnsi="Times New Roman"/>
          <w:spacing w:val="10"/>
          <w:sz w:val="21"/>
          <w:szCs w:val="21"/>
          <w:lang w:eastAsia="zh-CN"/>
        </w:rPr>
        <w:t>p</w:t>
      </w:r>
      <w:r>
        <w:rPr>
          <w:rFonts w:ascii="Times New Roman" w:hAnsi="Times New Roman"/>
          <w:spacing w:val="10"/>
          <w:sz w:val="21"/>
          <w:szCs w:val="21"/>
          <w:lang w:eastAsia="zh-CN"/>
        </w:rPr>
        <w:t>页和页框号</w:t>
      </w:r>
      <w:r>
        <w:rPr>
          <w:rFonts w:ascii="Times New Roman" w:hAnsi="Times New Roman"/>
          <w:spacing w:val="10"/>
          <w:sz w:val="21"/>
          <w:szCs w:val="21"/>
          <w:lang w:eastAsia="zh-CN"/>
        </w:rPr>
        <w:t>p′</w:t>
      </w:r>
      <w:r>
        <w:rPr>
          <w:rFonts w:ascii="Times New Roman" w:hAnsi="Times New Roman"/>
          <w:spacing w:val="10"/>
          <w:sz w:val="21"/>
          <w:szCs w:val="21"/>
          <w:lang w:eastAsia="zh-CN"/>
        </w:rPr>
        <w:t>置换进快表，另一方面用</w:t>
      </w:r>
      <w:r>
        <w:rPr>
          <w:rFonts w:ascii="Times New Roman" w:hAnsi="Times New Roman"/>
          <w:spacing w:val="10"/>
          <w:sz w:val="21"/>
          <w:szCs w:val="21"/>
          <w:lang w:eastAsia="zh-CN"/>
        </w:rPr>
        <w:t>p′</w:t>
      </w:r>
      <w:r>
        <w:rPr>
          <w:rFonts w:ascii="Times New Roman" w:hAnsi="Times New Roman"/>
          <w:spacing w:val="10"/>
          <w:sz w:val="21"/>
          <w:szCs w:val="21"/>
          <w:lang w:eastAsia="zh-CN"/>
        </w:rPr>
        <w:t>和</w:t>
      </w:r>
      <w:r>
        <w:rPr>
          <w:rFonts w:ascii="Times New Roman" w:hAnsi="Times New Roman"/>
          <w:spacing w:val="10"/>
          <w:sz w:val="21"/>
          <w:szCs w:val="21"/>
          <w:lang w:eastAsia="zh-CN"/>
        </w:rPr>
        <w:t>d</w:t>
      </w:r>
      <w:r>
        <w:rPr>
          <w:rFonts w:ascii="Times New Roman" w:hAnsi="Times New Roman"/>
          <w:spacing w:val="10"/>
          <w:sz w:val="21"/>
          <w:szCs w:val="21"/>
          <w:lang w:eastAsia="zh-CN"/>
        </w:rPr>
        <w:t>生成内存物理地址，完成地址转换。</w:t>
      </w:r>
    </w:p>
    <w:p w14:paraId="42949961" w14:textId="4EA01404" w:rsidR="007319B1" w:rsidRDefault="007319B1">
      <w:pPr>
        <w:spacing w:after="0" w:line="360" w:lineRule="auto"/>
        <w:ind w:right="88" w:firstLine="415"/>
        <w:jc w:val="both"/>
        <w:rPr>
          <w:ins w:id="701" w:author="simeng zhao" w:date="2018-02-02T16:15:00Z"/>
          <w:rFonts w:ascii="Times New Roman" w:hAnsi="Times New Roman"/>
          <w:spacing w:val="10"/>
          <w:sz w:val="21"/>
          <w:szCs w:val="21"/>
          <w:lang w:eastAsia="zh-CN"/>
        </w:rPr>
      </w:pPr>
      <w:r>
        <w:rPr>
          <w:rFonts w:ascii="Times New Roman" w:hAnsi="Times New Roman"/>
          <w:spacing w:val="10"/>
          <w:sz w:val="21"/>
          <w:szCs w:val="21"/>
          <w:lang w:eastAsia="zh-CN"/>
        </w:rPr>
        <w:t>上述过程假设所需信息都在内存中，事实上，许多情况都会发生，如查段表时，发现</w:t>
      </w:r>
      <w:r>
        <w:rPr>
          <w:rFonts w:ascii="Times New Roman" w:hAnsi="Times New Roman"/>
          <w:spacing w:val="10"/>
          <w:sz w:val="21"/>
          <w:szCs w:val="21"/>
          <w:lang w:eastAsia="zh-CN"/>
        </w:rPr>
        <w:t>s</w:t>
      </w:r>
      <w:r>
        <w:rPr>
          <w:rFonts w:ascii="Times New Roman" w:hAnsi="Times New Roman"/>
          <w:spacing w:val="10"/>
          <w:sz w:val="21"/>
          <w:szCs w:val="21"/>
          <w:lang w:eastAsia="zh-CN"/>
        </w:rPr>
        <w:t>段不在内存，于是产生</w:t>
      </w:r>
      <w:r>
        <w:rPr>
          <w:rFonts w:ascii="Times New Roman" w:hAnsi="Times New Roman"/>
          <w:spacing w:val="10"/>
          <w:sz w:val="21"/>
          <w:szCs w:val="21"/>
          <w:lang w:eastAsia="zh-CN"/>
        </w:rPr>
        <w:t>“</w:t>
      </w:r>
      <w:r>
        <w:rPr>
          <w:rFonts w:ascii="Times New Roman" w:hAnsi="Times New Roman"/>
          <w:spacing w:val="10"/>
          <w:sz w:val="21"/>
          <w:szCs w:val="21"/>
          <w:lang w:eastAsia="zh-CN"/>
        </w:rPr>
        <w:t>缺段中断</w:t>
      </w:r>
      <w:r>
        <w:rPr>
          <w:rFonts w:ascii="Times New Roman" w:hAnsi="Times New Roman"/>
          <w:spacing w:val="10"/>
          <w:sz w:val="21"/>
          <w:szCs w:val="21"/>
          <w:lang w:eastAsia="zh-CN"/>
        </w:rPr>
        <w:t>”</w:t>
      </w:r>
      <w:r>
        <w:rPr>
          <w:rFonts w:ascii="Times New Roman" w:hAnsi="Times New Roman"/>
          <w:spacing w:val="10"/>
          <w:sz w:val="21"/>
          <w:szCs w:val="21"/>
          <w:lang w:eastAsia="zh-CN"/>
        </w:rPr>
        <w:t>，引起操作系统查找</w:t>
      </w:r>
      <w:r>
        <w:rPr>
          <w:rFonts w:ascii="Times New Roman" w:hAnsi="Times New Roman"/>
          <w:spacing w:val="10"/>
          <w:sz w:val="21"/>
          <w:szCs w:val="21"/>
          <w:lang w:eastAsia="zh-CN"/>
        </w:rPr>
        <w:t>s</w:t>
      </w:r>
      <w:r>
        <w:rPr>
          <w:rFonts w:ascii="Times New Roman" w:hAnsi="Times New Roman"/>
          <w:spacing w:val="10"/>
          <w:sz w:val="21"/>
          <w:szCs w:val="21"/>
          <w:lang w:eastAsia="zh-CN"/>
        </w:rPr>
        <w:t>段在磁盘上的位置，并将段调入内存；如查页表时，发现</w:t>
      </w:r>
      <w:r>
        <w:rPr>
          <w:rFonts w:ascii="Times New Roman" w:hAnsi="Times New Roman"/>
          <w:spacing w:val="10"/>
          <w:sz w:val="21"/>
          <w:szCs w:val="21"/>
          <w:lang w:eastAsia="zh-CN"/>
        </w:rPr>
        <w:t>s</w:t>
      </w:r>
      <w:r>
        <w:rPr>
          <w:rFonts w:ascii="Times New Roman" w:hAnsi="Times New Roman"/>
          <w:spacing w:val="10"/>
          <w:sz w:val="21"/>
          <w:szCs w:val="21"/>
          <w:lang w:eastAsia="zh-CN"/>
        </w:rPr>
        <w:t>段</w:t>
      </w:r>
      <w:r>
        <w:rPr>
          <w:rFonts w:ascii="Times New Roman" w:hAnsi="Times New Roman"/>
          <w:spacing w:val="10"/>
          <w:sz w:val="21"/>
          <w:szCs w:val="21"/>
          <w:lang w:eastAsia="zh-CN"/>
        </w:rPr>
        <w:t>p</w:t>
      </w:r>
      <w:r>
        <w:rPr>
          <w:rFonts w:ascii="Times New Roman" w:hAnsi="Times New Roman"/>
          <w:spacing w:val="10"/>
          <w:sz w:val="21"/>
          <w:szCs w:val="21"/>
          <w:lang w:eastAsia="zh-CN"/>
        </w:rPr>
        <w:t>页不在内存，于是产生</w:t>
      </w:r>
      <w:r>
        <w:rPr>
          <w:rFonts w:ascii="Times New Roman" w:hAnsi="Times New Roman"/>
          <w:spacing w:val="10"/>
          <w:sz w:val="21"/>
          <w:szCs w:val="21"/>
          <w:lang w:eastAsia="zh-CN"/>
        </w:rPr>
        <w:t>“</w:t>
      </w:r>
      <w:r>
        <w:rPr>
          <w:rFonts w:ascii="Times New Roman" w:hAnsi="Times New Roman"/>
          <w:spacing w:val="10"/>
          <w:sz w:val="21"/>
          <w:szCs w:val="21"/>
          <w:lang w:eastAsia="zh-CN"/>
        </w:rPr>
        <w:t>缺页异常</w:t>
      </w:r>
      <w:r>
        <w:rPr>
          <w:rFonts w:ascii="Times New Roman" w:hAnsi="Times New Roman"/>
          <w:spacing w:val="10"/>
          <w:sz w:val="21"/>
          <w:szCs w:val="21"/>
          <w:lang w:eastAsia="zh-CN"/>
        </w:rPr>
        <w:t>”</w:t>
      </w:r>
      <w:r>
        <w:rPr>
          <w:rFonts w:ascii="Times New Roman" w:hAnsi="Times New Roman"/>
          <w:spacing w:val="10"/>
          <w:sz w:val="21"/>
          <w:szCs w:val="21"/>
          <w:lang w:eastAsia="zh-CN"/>
        </w:rPr>
        <w:t>，引起操作系统查找</w:t>
      </w:r>
      <w:r>
        <w:rPr>
          <w:rFonts w:ascii="Times New Roman" w:hAnsi="Times New Roman"/>
          <w:spacing w:val="10"/>
          <w:sz w:val="21"/>
          <w:szCs w:val="21"/>
          <w:lang w:eastAsia="zh-CN"/>
        </w:rPr>
        <w:t>s</w:t>
      </w:r>
      <w:r>
        <w:rPr>
          <w:rFonts w:ascii="Times New Roman" w:hAnsi="Times New Roman"/>
          <w:spacing w:val="10"/>
          <w:sz w:val="21"/>
          <w:szCs w:val="21"/>
          <w:lang w:eastAsia="zh-CN"/>
        </w:rPr>
        <w:t>段</w:t>
      </w:r>
      <w:r>
        <w:rPr>
          <w:rFonts w:ascii="Times New Roman" w:hAnsi="Times New Roman"/>
          <w:spacing w:val="10"/>
          <w:sz w:val="21"/>
          <w:szCs w:val="21"/>
          <w:lang w:eastAsia="zh-CN"/>
        </w:rPr>
        <w:t>p</w:t>
      </w:r>
      <w:r>
        <w:rPr>
          <w:rFonts w:ascii="Times New Roman" w:hAnsi="Times New Roman"/>
          <w:spacing w:val="10"/>
          <w:sz w:val="21"/>
          <w:szCs w:val="21"/>
          <w:lang w:eastAsia="zh-CN"/>
        </w:rPr>
        <w:t>页在磁盘上的位置，并将此页调入内存。当内存已无空闲页框时，就会导致淘汰页面。如图</w:t>
      </w:r>
      <w:r>
        <w:rPr>
          <w:rFonts w:ascii="Times New Roman" w:hAnsi="Times New Roman"/>
          <w:spacing w:val="10"/>
          <w:sz w:val="21"/>
          <w:szCs w:val="21"/>
          <w:lang w:eastAsia="zh-CN"/>
        </w:rPr>
        <w:t>4-20</w:t>
      </w:r>
      <w:r>
        <w:rPr>
          <w:rFonts w:ascii="Times New Roman" w:hAnsi="Times New Roman"/>
          <w:spacing w:val="10"/>
          <w:sz w:val="21"/>
          <w:szCs w:val="21"/>
          <w:lang w:eastAsia="zh-CN"/>
        </w:rPr>
        <w:t>所示是段页式动态地址转换和存储保护示意图。</w:t>
      </w:r>
    </w:p>
    <w:p w14:paraId="6E2CC35A" w14:textId="70A23D6B" w:rsidR="0059630E" w:rsidRPr="008C5610" w:rsidRDefault="0059630E" w:rsidP="0059630E">
      <w:pPr>
        <w:spacing w:after="0" w:line="360" w:lineRule="auto"/>
        <w:ind w:right="88" w:firstLine="415"/>
        <w:jc w:val="center"/>
        <w:rPr>
          <w:rFonts w:ascii="Times New Roman" w:hAnsi="Times New Roman" w:hint="eastAsia"/>
          <w:spacing w:val="10"/>
          <w:sz w:val="21"/>
          <w:szCs w:val="21"/>
          <w:lang w:eastAsia="zh-CN"/>
        </w:rPr>
        <w:pPrChange w:id="702" w:author="simeng zhao" w:date="2018-02-02T16:16:00Z">
          <w:pPr>
            <w:spacing w:after="0" w:line="360" w:lineRule="auto"/>
            <w:ind w:right="88" w:firstLine="415"/>
            <w:jc w:val="both"/>
          </w:pPr>
        </w:pPrChange>
      </w:pPr>
      <w:moveToRangeStart w:id="703" w:author="simeng zhao" w:date="2018-02-02T16:15:00Z" w:name="move505351476"/>
      <w:moveTo w:id="704" w:author="simeng zhao" w:date="2018-02-02T16:15:00Z">
        <w:r>
          <w:rPr>
            <w:rFonts w:ascii="Times New Roman" w:hAnsi="Times New Roman"/>
            <w:noProof/>
            <w:position w:val="1"/>
            <w:sz w:val="20"/>
            <w:szCs w:val="20"/>
            <w:lang w:eastAsia="zh-CN"/>
          </w:rPr>
          <mc:AlternateContent>
            <mc:Choice Requires="wpg">
              <w:drawing>
                <wp:inline distT="0" distB="0" distL="0" distR="0" wp14:anchorId="1B1B2FE7" wp14:editId="7D097879">
                  <wp:extent cx="4117975" cy="1723390"/>
                  <wp:effectExtent l="0" t="0" r="0" b="0"/>
                  <wp:docPr id="562" name="组合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7975" cy="1723390"/>
                            <a:chOff x="1596" y="1157"/>
                            <a:chExt cx="6485" cy="2714"/>
                          </a:xfrm>
                        </wpg:grpSpPr>
                        <wpg:grpSp>
                          <wpg:cNvPr id="563" name="组合 53"/>
                          <wpg:cNvGrpSpPr>
                            <a:grpSpLocks/>
                          </wpg:cNvGrpSpPr>
                          <wpg:grpSpPr bwMode="auto">
                            <a:xfrm>
                              <a:off x="1598" y="1159"/>
                              <a:ext cx="6480" cy="2710"/>
                              <a:chOff x="1598" y="1159"/>
                              <a:chExt cx="6480" cy="2710"/>
                            </a:xfrm>
                          </wpg:grpSpPr>
                          <wps:wsp>
                            <wps:cNvPr id="564" name="任意多边形 55"/>
                            <wps:cNvSpPr>
                              <a:spLocks/>
                            </wps:cNvSpPr>
                            <wps:spPr bwMode="auto">
                              <a:xfrm>
                                <a:off x="1598" y="1159"/>
                                <a:ext cx="6480" cy="2710"/>
                              </a:xfrm>
                              <a:custGeom>
                                <a:avLst/>
                                <a:gdLst>
                                  <a:gd name="T0" fmla="+- 0 1598 1598"/>
                                  <a:gd name="T1" fmla="*/ T0 w 6480"/>
                                  <a:gd name="T2" fmla="+- 0 3869 1159"/>
                                  <a:gd name="T3" fmla="*/ 3869 h 2710"/>
                                  <a:gd name="T4" fmla="+- 0 8078 1598"/>
                                  <a:gd name="T5" fmla="*/ T4 w 6480"/>
                                  <a:gd name="T6" fmla="+- 0 3869 1159"/>
                                  <a:gd name="T7" fmla="*/ 3869 h 2710"/>
                                  <a:gd name="T8" fmla="+- 0 8078 1598"/>
                                  <a:gd name="T9" fmla="*/ T8 w 6480"/>
                                  <a:gd name="T10" fmla="+- 0 1159 1159"/>
                                  <a:gd name="T11" fmla="*/ 1159 h 2710"/>
                                  <a:gd name="T12" fmla="+- 0 1598 1598"/>
                                  <a:gd name="T13" fmla="*/ T12 w 6480"/>
                                  <a:gd name="T14" fmla="+- 0 1159 1159"/>
                                  <a:gd name="T15" fmla="*/ 1159 h 2710"/>
                                  <a:gd name="T16" fmla="+- 0 1598 1598"/>
                                  <a:gd name="T17" fmla="*/ T16 w 6480"/>
                                  <a:gd name="T18" fmla="+- 0 3869 1159"/>
                                  <a:gd name="T19" fmla="*/ 3869 h 2710"/>
                                </a:gdLst>
                                <a:ahLst/>
                                <a:cxnLst>
                                  <a:cxn ang="0">
                                    <a:pos x="T1" y="T3"/>
                                  </a:cxn>
                                  <a:cxn ang="0">
                                    <a:pos x="T5" y="T7"/>
                                  </a:cxn>
                                  <a:cxn ang="0">
                                    <a:pos x="T9" y="T11"/>
                                  </a:cxn>
                                  <a:cxn ang="0">
                                    <a:pos x="T13" y="T15"/>
                                  </a:cxn>
                                  <a:cxn ang="0">
                                    <a:pos x="T17" y="T19"/>
                                  </a:cxn>
                                </a:cxnLst>
                                <a:rect l="0" t="0" r="r" b="b"/>
                                <a:pathLst>
                                  <a:path w="6480" h="2710">
                                    <a:moveTo>
                                      <a:pt x="0" y="2710"/>
                                    </a:moveTo>
                                    <a:lnTo>
                                      <a:pt x="6480" y="2710"/>
                                    </a:lnTo>
                                    <a:lnTo>
                                      <a:pt x="6480" y="0"/>
                                    </a:lnTo>
                                    <a:lnTo>
                                      <a:pt x="0" y="0"/>
                                    </a:lnTo>
                                    <a:lnTo>
                                      <a:pt x="0" y="2710"/>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5" name="图片 5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596" y="1157"/>
                                <a:ext cx="6485" cy="2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inline>
              </w:drawing>
            </mc:Choice>
            <mc:Fallback>
              <w:pict>
                <v:group w14:anchorId="5A1AD07E" id="组合 52" o:spid="_x0000_s1026" style="width:324.25pt;height:135.7pt;mso-position-horizontal-relative:char;mso-position-vertical-relative:line" coordorigin="1596,1157" coordsize="6485,2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">
                  <v:group id="组合 53" o:spid="_x0000_s1027" style="position:absolute;left:1598;top:1159;width:6480;height:2710" coordorigin="1598,1159" coordsize="648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">
                    <v:shape id="任意多边形 55" o:spid="_x0000_s1028" style="position:absolute;left:1598;top:1159;width:6480;height:2710;visibility:visible;mso-wrap-style:square;v-text-anchor:top" coordsize="648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" path="m,2710r6480,l6480,,,,,2710e" fillcolor="black" stroked="f">
                      <v:path arrowok="t" o:connecttype="custom" o:connectlocs="0,3869;6480,3869;6480,1159;0,1159;0,3869" o:connectangles="0,0,0,0,0"/>
                    </v:shape>
                    <v:shape id="图片 54" o:spid="_x0000_s1029" type="#_x0000_t75" style="position:absolute;left:1596;top:1157;width:6485;height:2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">
                      <v:imagedata r:id="rId48" o:title=""/>
                    </v:shape>
                  </v:group>
                  <w10:anchorlock/>
                </v:group>
              </w:pict>
            </mc:Fallback>
          </mc:AlternateContent>
        </w:r>
      </w:moveTo>
      <w:moveToRangeEnd w:id="703"/>
    </w:p>
    <w:p w14:paraId="59CD0484" w14:textId="5B035BFF" w:rsidR="007319B1" w:rsidRDefault="007200B1" w:rsidP="0059630E">
      <w:pPr>
        <w:spacing w:after="0" w:line="200" w:lineRule="exact"/>
        <w:jc w:val="center"/>
        <w:rPr>
          <w:rFonts w:ascii="Times New Roman" w:hAnsi="Times New Roman"/>
          <w:sz w:val="20"/>
          <w:szCs w:val="20"/>
          <w:lang w:eastAsia="zh-CN"/>
        </w:rPr>
        <w:pPrChange w:id="705" w:author="simeng zhao" w:date="2018-02-02T16:16:00Z">
          <w:pPr>
            <w:spacing w:after="0" w:line="200" w:lineRule="exact"/>
          </w:pPr>
        </w:pPrChange>
      </w:pPr>
      <w:moveFromRangeStart w:id="706" w:author="simeng zhao" w:date="2018-02-02T16:15:00Z" w:name="move505351476"/>
      <w:moveFrom w:id="707" w:author="simeng zhao" w:date="2018-02-02T16:15:00Z">
        <w:r w:rsidDel="0059630E">
          <w:rPr>
            <w:rFonts w:ascii="Times New Roman" w:hAnsi="Times New Roman"/>
            <w:noProof/>
            <w:position w:val="1"/>
            <w:sz w:val="20"/>
            <w:szCs w:val="20"/>
            <w:lang w:eastAsia="zh-CN"/>
          </w:rPr>
          <mc:AlternateContent>
            <mc:Choice Requires="wpg">
              <w:drawing>
                <wp:inline distT="0" distB="0" distL="0" distR="0" wp14:anchorId="1844514B" wp14:editId="75FA14DB">
                  <wp:extent cx="4117975" cy="1723390"/>
                  <wp:effectExtent l="0" t="0" r="0" b="0"/>
                  <wp:docPr id="152" name="组合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7975" cy="1723390"/>
                            <a:chOff x="1596" y="1157"/>
                            <a:chExt cx="6485" cy="2714"/>
                          </a:xfrm>
                        </wpg:grpSpPr>
                        <wpg:grpSp>
                          <wpg:cNvPr id="153" name="组合 53"/>
                          <wpg:cNvGrpSpPr>
                            <a:grpSpLocks/>
                          </wpg:cNvGrpSpPr>
                          <wpg:grpSpPr bwMode="auto">
                            <a:xfrm>
                              <a:off x="1598" y="1159"/>
                              <a:ext cx="6480" cy="2710"/>
                              <a:chOff x="1598" y="1159"/>
                              <a:chExt cx="6480" cy="2710"/>
                            </a:xfrm>
                          </wpg:grpSpPr>
                          <wps:wsp>
                            <wps:cNvPr id="154" name="任意多边形 55"/>
                            <wps:cNvSpPr>
                              <a:spLocks/>
                            </wps:cNvSpPr>
                            <wps:spPr bwMode="auto">
                              <a:xfrm>
                                <a:off x="1598" y="1159"/>
                                <a:ext cx="6480" cy="2710"/>
                              </a:xfrm>
                              <a:custGeom>
                                <a:avLst/>
                                <a:gdLst>
                                  <a:gd name="T0" fmla="+- 0 1598 1598"/>
                                  <a:gd name="T1" fmla="*/ T0 w 6480"/>
                                  <a:gd name="T2" fmla="+- 0 3869 1159"/>
                                  <a:gd name="T3" fmla="*/ 3869 h 2710"/>
                                  <a:gd name="T4" fmla="+- 0 8078 1598"/>
                                  <a:gd name="T5" fmla="*/ T4 w 6480"/>
                                  <a:gd name="T6" fmla="+- 0 3869 1159"/>
                                  <a:gd name="T7" fmla="*/ 3869 h 2710"/>
                                  <a:gd name="T8" fmla="+- 0 8078 1598"/>
                                  <a:gd name="T9" fmla="*/ T8 w 6480"/>
                                  <a:gd name="T10" fmla="+- 0 1159 1159"/>
                                  <a:gd name="T11" fmla="*/ 1159 h 2710"/>
                                  <a:gd name="T12" fmla="+- 0 1598 1598"/>
                                  <a:gd name="T13" fmla="*/ T12 w 6480"/>
                                  <a:gd name="T14" fmla="+- 0 1159 1159"/>
                                  <a:gd name="T15" fmla="*/ 1159 h 2710"/>
                                  <a:gd name="T16" fmla="+- 0 1598 1598"/>
                                  <a:gd name="T17" fmla="*/ T16 w 6480"/>
                                  <a:gd name="T18" fmla="+- 0 3869 1159"/>
                                  <a:gd name="T19" fmla="*/ 3869 h 2710"/>
                                </a:gdLst>
                                <a:ahLst/>
                                <a:cxnLst>
                                  <a:cxn ang="0">
                                    <a:pos x="T1" y="T3"/>
                                  </a:cxn>
                                  <a:cxn ang="0">
                                    <a:pos x="T5" y="T7"/>
                                  </a:cxn>
                                  <a:cxn ang="0">
                                    <a:pos x="T9" y="T11"/>
                                  </a:cxn>
                                  <a:cxn ang="0">
                                    <a:pos x="T13" y="T15"/>
                                  </a:cxn>
                                  <a:cxn ang="0">
                                    <a:pos x="T17" y="T19"/>
                                  </a:cxn>
                                </a:cxnLst>
                                <a:rect l="0" t="0" r="r" b="b"/>
                                <a:pathLst>
                                  <a:path w="6480" h="2710">
                                    <a:moveTo>
                                      <a:pt x="0" y="2710"/>
                                    </a:moveTo>
                                    <a:lnTo>
                                      <a:pt x="6480" y="2710"/>
                                    </a:lnTo>
                                    <a:lnTo>
                                      <a:pt x="6480" y="0"/>
                                    </a:lnTo>
                                    <a:lnTo>
                                      <a:pt x="0" y="0"/>
                                    </a:lnTo>
                                    <a:lnTo>
                                      <a:pt x="0" y="2710"/>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5" name="图片 5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596" y="1157"/>
                                <a:ext cx="6485" cy="2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inline>
              </w:drawing>
            </mc:Choice>
            <mc:Fallback>
              <w:pict>
                <v:group w14:anchorId="3E03BBD0" id="组合 52" o:spid="_x0000_s1026" style="width:324.25pt;height:135.7pt;mso-position-horizontal-relative:char;mso-position-vertical-relative:line" coordorigin="1596,1157" coordsize="6485,2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">
                  <v:group id="组合 53" o:spid="_x0000_s1027" style="position:absolute;left:1598;top:1159;width:6480;height:2710" coordorigin="1598,1159" coordsize="648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shape id="任意多边形 55" o:spid="_x0000_s1028" style="position:absolute;left:1598;top:1159;width:6480;height:2710;visibility:visible;mso-wrap-style:square;v-text-anchor:top" coordsize="648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" path="m,2710r6480,l6480,,,,,2710e" fillcolor="black" stroked="f">
                      <v:path arrowok="t" o:connecttype="custom" o:connectlocs="0,3869;6480,3869;6480,1159;0,1159;0,3869" o:connectangles="0,0,0,0,0"/>
                    </v:shape>
                    <v:shape id="图片 54" o:spid="_x0000_s1029" type="#_x0000_t75" style="position:absolute;left:1596;top:1157;width:6485;height:2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">
                      <v:imagedata r:id="rId48" o:title=""/>
                    </v:shape>
                  </v:group>
                  <w10:anchorlock/>
                </v:group>
              </w:pict>
            </mc:Fallback>
          </mc:AlternateContent>
        </w:r>
      </w:moveFrom>
      <w:moveFromRangeEnd w:id="706"/>
    </w:p>
    <w:p w14:paraId="29331379" w14:textId="634D8D5D" w:rsidR="007319B1" w:rsidDel="0059630E" w:rsidRDefault="007319B1" w:rsidP="0059630E">
      <w:pPr>
        <w:spacing w:after="0" w:line="200" w:lineRule="exact"/>
        <w:jc w:val="center"/>
        <w:rPr>
          <w:del w:id="708" w:author="simeng zhao" w:date="2018-02-02T16:15:00Z"/>
          <w:rFonts w:ascii="Times New Roman" w:hAnsi="Times New Roman"/>
          <w:sz w:val="20"/>
          <w:szCs w:val="20"/>
          <w:lang w:eastAsia="zh-CN"/>
        </w:rPr>
        <w:pPrChange w:id="709" w:author="simeng zhao" w:date="2018-02-02T16:16:00Z">
          <w:pPr>
            <w:spacing w:after="0" w:line="200" w:lineRule="exact"/>
          </w:pPr>
        </w:pPrChange>
      </w:pPr>
    </w:p>
    <w:p w14:paraId="277EC26E" w14:textId="3135058C" w:rsidR="007319B1" w:rsidDel="0059630E" w:rsidRDefault="007319B1" w:rsidP="0059630E">
      <w:pPr>
        <w:spacing w:after="0" w:line="200" w:lineRule="exact"/>
        <w:jc w:val="center"/>
        <w:rPr>
          <w:del w:id="710" w:author="simeng zhao" w:date="2018-02-02T16:15:00Z"/>
          <w:rFonts w:ascii="Times New Roman" w:hAnsi="Times New Roman"/>
          <w:sz w:val="20"/>
          <w:szCs w:val="20"/>
          <w:lang w:eastAsia="zh-CN"/>
        </w:rPr>
        <w:pPrChange w:id="711" w:author="simeng zhao" w:date="2018-02-02T16:16:00Z">
          <w:pPr>
            <w:spacing w:after="0" w:line="200" w:lineRule="exact"/>
          </w:pPr>
        </w:pPrChange>
      </w:pPr>
    </w:p>
    <w:p w14:paraId="44F5B5A6" w14:textId="5A22A0C0" w:rsidR="007319B1" w:rsidDel="0059630E" w:rsidRDefault="007319B1" w:rsidP="0059630E">
      <w:pPr>
        <w:spacing w:after="0" w:line="200" w:lineRule="exact"/>
        <w:jc w:val="center"/>
        <w:rPr>
          <w:del w:id="712" w:author="simeng zhao" w:date="2018-02-02T16:15:00Z"/>
          <w:rFonts w:ascii="Times New Roman" w:hAnsi="Times New Roman"/>
          <w:sz w:val="20"/>
          <w:szCs w:val="20"/>
          <w:lang w:eastAsia="zh-CN"/>
        </w:rPr>
        <w:pPrChange w:id="713" w:author="simeng zhao" w:date="2018-02-02T16:16:00Z">
          <w:pPr>
            <w:spacing w:after="0" w:line="200" w:lineRule="exact"/>
          </w:pPr>
        </w:pPrChange>
      </w:pPr>
    </w:p>
    <w:p w14:paraId="21468A48" w14:textId="7D7DDE3B" w:rsidR="007319B1" w:rsidDel="0059630E" w:rsidRDefault="007319B1" w:rsidP="0059630E">
      <w:pPr>
        <w:spacing w:after="0" w:line="200" w:lineRule="exact"/>
        <w:jc w:val="center"/>
        <w:rPr>
          <w:del w:id="714" w:author="simeng zhao" w:date="2018-02-02T16:15:00Z"/>
          <w:rFonts w:ascii="Times New Roman" w:hAnsi="Times New Roman"/>
          <w:sz w:val="20"/>
          <w:szCs w:val="20"/>
          <w:lang w:eastAsia="zh-CN"/>
        </w:rPr>
        <w:pPrChange w:id="715" w:author="simeng zhao" w:date="2018-02-02T16:16:00Z">
          <w:pPr>
            <w:spacing w:after="0" w:line="200" w:lineRule="exact"/>
          </w:pPr>
        </w:pPrChange>
      </w:pPr>
    </w:p>
    <w:p w14:paraId="2A33B1FE" w14:textId="60C380A2" w:rsidR="007319B1" w:rsidDel="0059630E" w:rsidRDefault="007319B1" w:rsidP="0059630E">
      <w:pPr>
        <w:spacing w:after="0" w:line="200" w:lineRule="exact"/>
        <w:jc w:val="center"/>
        <w:rPr>
          <w:del w:id="716" w:author="simeng zhao" w:date="2018-02-02T16:15:00Z"/>
          <w:rFonts w:ascii="Times New Roman" w:hAnsi="Times New Roman"/>
          <w:sz w:val="20"/>
          <w:szCs w:val="20"/>
          <w:lang w:eastAsia="zh-CN"/>
        </w:rPr>
        <w:pPrChange w:id="717" w:author="simeng zhao" w:date="2018-02-02T16:16:00Z">
          <w:pPr>
            <w:spacing w:after="0" w:line="200" w:lineRule="exact"/>
          </w:pPr>
        </w:pPrChange>
      </w:pPr>
    </w:p>
    <w:p w14:paraId="1C401BD7" w14:textId="472AA2CA" w:rsidR="007319B1" w:rsidDel="0059630E" w:rsidRDefault="007319B1" w:rsidP="0059630E">
      <w:pPr>
        <w:spacing w:after="0" w:line="200" w:lineRule="exact"/>
        <w:jc w:val="center"/>
        <w:rPr>
          <w:del w:id="718" w:author="simeng zhao" w:date="2018-02-02T16:15:00Z"/>
          <w:rFonts w:ascii="Times New Roman" w:hAnsi="Times New Roman"/>
          <w:sz w:val="20"/>
          <w:szCs w:val="20"/>
          <w:lang w:eastAsia="zh-CN"/>
        </w:rPr>
        <w:pPrChange w:id="719" w:author="simeng zhao" w:date="2018-02-02T16:16:00Z">
          <w:pPr>
            <w:spacing w:after="0" w:line="200" w:lineRule="exact"/>
          </w:pPr>
        </w:pPrChange>
      </w:pPr>
    </w:p>
    <w:p w14:paraId="6278D448" w14:textId="49B3F45A" w:rsidR="007319B1" w:rsidDel="0059630E" w:rsidRDefault="007319B1" w:rsidP="0059630E">
      <w:pPr>
        <w:spacing w:after="0" w:line="200" w:lineRule="exact"/>
        <w:jc w:val="center"/>
        <w:rPr>
          <w:del w:id="720" w:author="simeng zhao" w:date="2018-02-02T16:15:00Z"/>
          <w:rFonts w:ascii="Times New Roman" w:hAnsi="Times New Roman"/>
          <w:sz w:val="20"/>
          <w:szCs w:val="20"/>
          <w:lang w:eastAsia="zh-CN"/>
        </w:rPr>
        <w:pPrChange w:id="721" w:author="simeng zhao" w:date="2018-02-02T16:16:00Z">
          <w:pPr>
            <w:spacing w:after="0" w:line="200" w:lineRule="exact"/>
          </w:pPr>
        </w:pPrChange>
      </w:pPr>
    </w:p>
    <w:p w14:paraId="5074AB71" w14:textId="17B1F9CA" w:rsidR="007319B1" w:rsidDel="0059630E" w:rsidRDefault="007319B1" w:rsidP="0059630E">
      <w:pPr>
        <w:spacing w:after="0" w:line="200" w:lineRule="exact"/>
        <w:jc w:val="center"/>
        <w:rPr>
          <w:del w:id="722" w:author="simeng zhao" w:date="2018-02-02T16:15:00Z"/>
          <w:rFonts w:ascii="Times New Roman" w:hAnsi="Times New Roman"/>
          <w:sz w:val="20"/>
          <w:szCs w:val="20"/>
          <w:lang w:eastAsia="zh-CN"/>
        </w:rPr>
        <w:pPrChange w:id="723" w:author="simeng zhao" w:date="2018-02-02T16:16:00Z">
          <w:pPr>
            <w:spacing w:after="0" w:line="200" w:lineRule="exact"/>
          </w:pPr>
        </w:pPrChange>
      </w:pPr>
    </w:p>
    <w:p w14:paraId="26E1ED5D" w14:textId="21C86CBD" w:rsidR="007319B1" w:rsidDel="0059630E" w:rsidRDefault="007319B1" w:rsidP="0059630E">
      <w:pPr>
        <w:spacing w:after="0" w:line="200" w:lineRule="exact"/>
        <w:jc w:val="center"/>
        <w:rPr>
          <w:del w:id="724" w:author="simeng zhao" w:date="2018-02-02T16:15:00Z"/>
          <w:rFonts w:ascii="Times New Roman" w:hAnsi="Times New Roman"/>
          <w:sz w:val="20"/>
          <w:szCs w:val="20"/>
          <w:lang w:eastAsia="zh-CN"/>
        </w:rPr>
        <w:pPrChange w:id="725" w:author="simeng zhao" w:date="2018-02-02T16:16:00Z">
          <w:pPr>
            <w:spacing w:after="0" w:line="200" w:lineRule="exact"/>
          </w:pPr>
        </w:pPrChange>
      </w:pPr>
    </w:p>
    <w:p w14:paraId="445BBE0F" w14:textId="21004489" w:rsidR="007319B1" w:rsidDel="0059630E" w:rsidRDefault="007319B1" w:rsidP="0059630E">
      <w:pPr>
        <w:spacing w:after="0" w:line="200" w:lineRule="exact"/>
        <w:jc w:val="center"/>
        <w:rPr>
          <w:del w:id="726" w:author="simeng zhao" w:date="2018-02-02T16:15:00Z"/>
          <w:rFonts w:ascii="Times New Roman" w:hAnsi="Times New Roman"/>
          <w:sz w:val="20"/>
          <w:szCs w:val="20"/>
          <w:lang w:eastAsia="zh-CN"/>
        </w:rPr>
        <w:pPrChange w:id="727" w:author="simeng zhao" w:date="2018-02-02T16:16:00Z">
          <w:pPr>
            <w:spacing w:after="0" w:line="200" w:lineRule="exact"/>
          </w:pPr>
        </w:pPrChange>
      </w:pPr>
    </w:p>
    <w:p w14:paraId="0E9724E9" w14:textId="22520640" w:rsidR="007319B1" w:rsidDel="0059630E" w:rsidRDefault="007319B1" w:rsidP="0059630E">
      <w:pPr>
        <w:spacing w:after="0" w:line="200" w:lineRule="exact"/>
        <w:jc w:val="center"/>
        <w:rPr>
          <w:del w:id="728" w:author="simeng zhao" w:date="2018-02-02T16:15:00Z"/>
          <w:rFonts w:ascii="Times New Roman" w:hAnsi="Times New Roman"/>
          <w:sz w:val="20"/>
          <w:szCs w:val="20"/>
          <w:lang w:eastAsia="zh-CN"/>
        </w:rPr>
        <w:pPrChange w:id="729" w:author="simeng zhao" w:date="2018-02-02T16:16:00Z">
          <w:pPr>
            <w:spacing w:after="0" w:line="200" w:lineRule="exact"/>
          </w:pPr>
        </w:pPrChange>
      </w:pPr>
    </w:p>
    <w:p w14:paraId="576FC1DB" w14:textId="3FC68DDB" w:rsidR="007319B1" w:rsidDel="0059630E" w:rsidRDefault="007319B1" w:rsidP="0059630E">
      <w:pPr>
        <w:spacing w:after="0" w:line="200" w:lineRule="exact"/>
        <w:jc w:val="center"/>
        <w:rPr>
          <w:del w:id="730" w:author="simeng zhao" w:date="2018-02-02T16:15:00Z"/>
          <w:rFonts w:ascii="Times New Roman" w:hAnsi="Times New Roman"/>
          <w:sz w:val="20"/>
          <w:szCs w:val="20"/>
          <w:lang w:eastAsia="zh-CN"/>
        </w:rPr>
        <w:pPrChange w:id="731" w:author="simeng zhao" w:date="2018-02-02T16:16:00Z">
          <w:pPr>
            <w:spacing w:after="0" w:line="200" w:lineRule="exact"/>
          </w:pPr>
        </w:pPrChange>
      </w:pPr>
    </w:p>
    <w:p w14:paraId="756CC5C6" w14:textId="3F3CE4C6" w:rsidR="007319B1" w:rsidDel="0059630E" w:rsidRDefault="007319B1" w:rsidP="0059630E">
      <w:pPr>
        <w:spacing w:after="0" w:line="200" w:lineRule="exact"/>
        <w:jc w:val="center"/>
        <w:rPr>
          <w:del w:id="732" w:author="simeng zhao" w:date="2018-02-02T16:15:00Z"/>
          <w:rFonts w:ascii="Times New Roman" w:hAnsi="Times New Roman" w:hint="eastAsia"/>
          <w:sz w:val="20"/>
          <w:szCs w:val="20"/>
          <w:lang w:eastAsia="zh-CN"/>
        </w:rPr>
        <w:pPrChange w:id="733" w:author="simeng zhao" w:date="2018-02-02T16:16:00Z">
          <w:pPr>
            <w:spacing w:after="0" w:line="200" w:lineRule="exact"/>
          </w:pPr>
        </w:pPrChange>
      </w:pPr>
    </w:p>
    <w:p w14:paraId="68EC2740" w14:textId="77777777" w:rsidR="007319B1" w:rsidDel="0059630E" w:rsidRDefault="007319B1" w:rsidP="008C5610">
      <w:pPr>
        <w:spacing w:after="0" w:line="240" w:lineRule="auto"/>
        <w:ind w:left="2453" w:right="2459"/>
        <w:jc w:val="center"/>
        <w:rPr>
          <w:del w:id="734" w:author="simeng zhao" w:date="2018-02-02T16:15:00Z"/>
          <w:rFonts w:ascii="Times New Roman" w:hAnsi="Times New Roman" w:hint="eastAsia"/>
          <w:sz w:val="18"/>
          <w:szCs w:val="18"/>
          <w:lang w:eastAsia="zh-CN"/>
        </w:rPr>
      </w:pPr>
    </w:p>
    <w:p w14:paraId="46AAB8DD" w14:textId="77777777" w:rsidR="007319B1" w:rsidRDefault="007319B1" w:rsidP="0059630E">
      <w:pPr>
        <w:spacing w:after="0" w:line="240" w:lineRule="auto"/>
        <w:ind w:right="2459"/>
        <w:jc w:val="center"/>
        <w:rPr>
          <w:rFonts w:ascii="Times New Roman" w:hAnsi="Times New Roman" w:hint="eastAsia"/>
          <w:sz w:val="18"/>
          <w:szCs w:val="18"/>
          <w:lang w:eastAsia="zh-CN"/>
        </w:rPr>
        <w:pPrChange w:id="735" w:author="simeng zhao" w:date="2018-02-02T16:16:00Z">
          <w:pPr>
            <w:spacing w:after="0" w:line="240" w:lineRule="auto"/>
            <w:ind w:left="2453" w:right="2459"/>
            <w:jc w:val="center"/>
          </w:pPr>
        </w:pPrChange>
      </w:pPr>
    </w:p>
    <w:p w14:paraId="1E82BE5E" w14:textId="77777777" w:rsidR="007319B1" w:rsidRDefault="007319B1" w:rsidP="008C5610">
      <w:pPr>
        <w:tabs>
          <w:tab w:val="left" w:pos="8222"/>
        </w:tabs>
        <w:spacing w:after="0" w:line="240" w:lineRule="auto"/>
        <w:ind w:right="-51"/>
        <w:jc w:val="center"/>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 xml:space="preserve">4-20  </w:t>
      </w:r>
      <w:r>
        <w:rPr>
          <w:rFonts w:ascii="Times New Roman" w:hAnsi="Times New Roman"/>
          <w:sz w:val="18"/>
          <w:szCs w:val="18"/>
          <w:lang w:eastAsia="zh-CN"/>
        </w:rPr>
        <w:t>段页式动态地址转换和存储保护示意图</w:t>
      </w:r>
    </w:p>
    <w:p w14:paraId="18CDEBF3" w14:textId="23A204F8" w:rsidR="007319B1" w:rsidDel="0059630E" w:rsidRDefault="007319B1">
      <w:pPr>
        <w:spacing w:after="0" w:line="200" w:lineRule="exact"/>
        <w:rPr>
          <w:del w:id="736" w:author="simeng zhao" w:date="2018-02-02T16:15:00Z"/>
          <w:rFonts w:ascii="Times New Roman" w:hAnsi="Times New Roman"/>
          <w:sz w:val="20"/>
          <w:szCs w:val="20"/>
          <w:lang w:eastAsia="zh-CN"/>
        </w:rPr>
      </w:pPr>
    </w:p>
    <w:p w14:paraId="2EE18DEA" w14:textId="19A5710B" w:rsidR="007319B1" w:rsidDel="0059630E" w:rsidRDefault="007319B1">
      <w:pPr>
        <w:spacing w:after="0" w:line="200" w:lineRule="exact"/>
        <w:rPr>
          <w:del w:id="737" w:author="simeng zhao" w:date="2018-02-02T16:15:00Z"/>
          <w:rFonts w:ascii="Times New Roman" w:hAnsi="Times New Roman"/>
          <w:sz w:val="20"/>
          <w:szCs w:val="20"/>
          <w:lang w:eastAsia="zh-CN"/>
        </w:rPr>
      </w:pPr>
    </w:p>
    <w:p w14:paraId="1E0E0C2C" w14:textId="7AEE6964" w:rsidR="007319B1" w:rsidDel="0059630E" w:rsidRDefault="007319B1">
      <w:pPr>
        <w:spacing w:after="0" w:line="200" w:lineRule="exact"/>
        <w:rPr>
          <w:del w:id="738" w:author="simeng zhao" w:date="2018-02-02T16:15:00Z"/>
          <w:rFonts w:ascii="Times New Roman" w:hAnsi="Times New Roman"/>
          <w:sz w:val="20"/>
          <w:szCs w:val="20"/>
          <w:lang w:eastAsia="zh-CN"/>
        </w:rPr>
      </w:pPr>
    </w:p>
    <w:p w14:paraId="1BF5B660" w14:textId="274E1C96" w:rsidR="007319B1" w:rsidDel="0059630E" w:rsidRDefault="007319B1">
      <w:pPr>
        <w:spacing w:after="0" w:line="200" w:lineRule="exact"/>
        <w:rPr>
          <w:del w:id="739" w:author="simeng zhao" w:date="2018-02-02T16:15:00Z"/>
          <w:rFonts w:ascii="Times New Roman" w:hAnsi="Times New Roman"/>
          <w:sz w:val="20"/>
          <w:szCs w:val="20"/>
          <w:lang w:eastAsia="zh-CN"/>
        </w:rPr>
      </w:pPr>
    </w:p>
    <w:p w14:paraId="3C6231CE" w14:textId="77777777" w:rsidR="007319B1" w:rsidRDefault="007319B1">
      <w:pPr>
        <w:spacing w:after="0" w:line="360" w:lineRule="auto"/>
        <w:ind w:right="-23"/>
        <w:jc w:val="center"/>
        <w:outlineLvl w:val="1"/>
        <w:rPr>
          <w:rFonts w:ascii="Times New Roman" w:hAnsi="Times New Roman"/>
          <w:b/>
          <w:bCs/>
          <w:sz w:val="36"/>
          <w:szCs w:val="30"/>
          <w:highlight w:val="lightGray"/>
          <w:u w:val="single" w:color="000000"/>
          <w:lang w:eastAsia="zh-CN"/>
        </w:rPr>
      </w:pPr>
      <w:r>
        <w:rPr>
          <w:rFonts w:ascii="Times New Roman" w:hAnsi="Times New Roman"/>
          <w:b/>
          <w:bCs/>
          <w:sz w:val="36"/>
          <w:szCs w:val="30"/>
          <w:highlight w:val="lightGray"/>
          <w:u w:val="single" w:color="000000"/>
          <w:lang w:eastAsia="zh-CN"/>
        </w:rPr>
        <w:t>4.</w:t>
      </w:r>
      <w:r>
        <w:rPr>
          <w:rFonts w:ascii="Times New Roman" w:hAnsi="Times New Roman"/>
          <w:b/>
          <w:bCs/>
          <w:sz w:val="36"/>
          <w:szCs w:val="30"/>
          <w:u w:val="single" w:color="000000"/>
          <w:lang w:eastAsia="zh-CN"/>
        </w:rPr>
        <w:t xml:space="preserve">6  </w:t>
      </w:r>
      <w:r>
        <w:rPr>
          <w:rFonts w:ascii="Times New Roman" w:hAnsi="Times New Roman"/>
          <w:b/>
          <w:bCs/>
          <w:sz w:val="30"/>
          <w:szCs w:val="30"/>
          <w:u w:val="single" w:color="000000"/>
          <w:lang w:eastAsia="zh-CN"/>
        </w:rPr>
        <w:t>存储管理方案及虚存页面替换算法小结</w:t>
      </w:r>
    </w:p>
    <w:p w14:paraId="1E1D76C4"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1. </w:t>
      </w:r>
      <w:r>
        <w:rPr>
          <w:rFonts w:ascii="Times New Roman" w:hAnsi="Times New Roman"/>
          <w:b/>
          <w:bCs/>
          <w:spacing w:val="10"/>
          <w:sz w:val="21"/>
          <w:szCs w:val="21"/>
          <w:lang w:eastAsia="zh-CN"/>
        </w:rPr>
        <w:t>存储管理方案小结</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9"/>
        <w:gridCol w:w="1066"/>
        <w:gridCol w:w="681"/>
        <w:gridCol w:w="938"/>
        <w:gridCol w:w="944"/>
        <w:gridCol w:w="809"/>
        <w:gridCol w:w="1072"/>
        <w:gridCol w:w="809"/>
        <w:gridCol w:w="618"/>
        <w:gridCol w:w="943"/>
      </w:tblGrid>
      <w:tr w:rsidR="007319B1" w14:paraId="638F7F6A" w14:textId="77777777">
        <w:trPr>
          <w:trHeight w:val="364"/>
        </w:trPr>
        <w:tc>
          <w:tcPr>
            <w:tcW w:w="649" w:type="dxa"/>
            <w:vAlign w:val="center"/>
          </w:tcPr>
          <w:p w14:paraId="6B620941"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分类</w:t>
            </w:r>
          </w:p>
        </w:tc>
        <w:tc>
          <w:tcPr>
            <w:tcW w:w="1066" w:type="dxa"/>
            <w:vAlign w:val="center"/>
          </w:tcPr>
          <w:p w14:paraId="2B09EA77"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管理方案</w:t>
            </w:r>
          </w:p>
        </w:tc>
        <w:tc>
          <w:tcPr>
            <w:tcW w:w="681" w:type="dxa"/>
            <w:vAlign w:val="center"/>
          </w:tcPr>
          <w:p w14:paraId="3674A7C7"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维数</w:t>
            </w:r>
          </w:p>
        </w:tc>
        <w:tc>
          <w:tcPr>
            <w:tcW w:w="938" w:type="dxa"/>
            <w:vAlign w:val="center"/>
          </w:tcPr>
          <w:p w14:paraId="34556140"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多道支持</w:t>
            </w:r>
          </w:p>
        </w:tc>
        <w:tc>
          <w:tcPr>
            <w:tcW w:w="944" w:type="dxa"/>
            <w:vAlign w:val="center"/>
          </w:tcPr>
          <w:p w14:paraId="4A809390"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共享内存</w:t>
            </w:r>
          </w:p>
        </w:tc>
        <w:tc>
          <w:tcPr>
            <w:tcW w:w="809" w:type="dxa"/>
            <w:vAlign w:val="center"/>
          </w:tcPr>
          <w:p w14:paraId="41A9E7CF"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重定位</w:t>
            </w:r>
          </w:p>
        </w:tc>
        <w:tc>
          <w:tcPr>
            <w:tcW w:w="1072" w:type="dxa"/>
            <w:vAlign w:val="center"/>
          </w:tcPr>
          <w:p w14:paraId="2E2ECAA4"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内存扩充</w:t>
            </w:r>
          </w:p>
        </w:tc>
        <w:tc>
          <w:tcPr>
            <w:tcW w:w="1427" w:type="dxa"/>
            <w:gridSpan w:val="2"/>
            <w:vAlign w:val="center"/>
          </w:tcPr>
          <w:p w14:paraId="5420B245"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保护机制</w:t>
            </w:r>
          </w:p>
        </w:tc>
        <w:tc>
          <w:tcPr>
            <w:tcW w:w="943" w:type="dxa"/>
            <w:vAlign w:val="center"/>
          </w:tcPr>
          <w:p w14:paraId="0563DFDB"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硬件支持</w:t>
            </w:r>
          </w:p>
        </w:tc>
      </w:tr>
      <w:tr w:rsidR="007319B1" w14:paraId="0D79953A" w14:textId="77777777">
        <w:trPr>
          <w:trHeight w:val="375"/>
        </w:trPr>
        <w:tc>
          <w:tcPr>
            <w:tcW w:w="649" w:type="dxa"/>
            <w:vMerge w:val="restart"/>
            <w:vAlign w:val="center"/>
          </w:tcPr>
          <w:p w14:paraId="131801D1" w14:textId="77777777" w:rsidR="007319B1" w:rsidRDefault="007319B1">
            <w:pPr>
              <w:spacing w:after="0" w:line="200" w:lineRule="exact"/>
              <w:rPr>
                <w:rFonts w:ascii="Times New Roman" w:hAnsi="Times New Roman"/>
                <w:sz w:val="18"/>
                <w:szCs w:val="18"/>
                <w:lang w:eastAsia="zh-CN"/>
              </w:rPr>
            </w:pPr>
          </w:p>
          <w:p w14:paraId="1B0A6F84" w14:textId="77777777" w:rsidR="007319B1" w:rsidRDefault="007319B1">
            <w:pPr>
              <w:spacing w:after="0" w:line="200" w:lineRule="exact"/>
              <w:rPr>
                <w:rFonts w:ascii="Times New Roman" w:hAnsi="Times New Roman"/>
                <w:sz w:val="18"/>
                <w:szCs w:val="18"/>
                <w:lang w:eastAsia="zh-CN"/>
              </w:rPr>
            </w:pPr>
          </w:p>
          <w:p w14:paraId="7A64E474" w14:textId="77777777" w:rsidR="007319B1" w:rsidRDefault="007319B1">
            <w:pPr>
              <w:spacing w:after="0" w:line="200" w:lineRule="exact"/>
              <w:rPr>
                <w:rFonts w:ascii="Times New Roman" w:hAnsi="Times New Roman"/>
                <w:sz w:val="18"/>
                <w:szCs w:val="18"/>
                <w:lang w:eastAsia="zh-CN"/>
              </w:rPr>
            </w:pPr>
          </w:p>
          <w:p w14:paraId="0B9D3D9D" w14:textId="77777777" w:rsidR="007319B1" w:rsidRDefault="007319B1">
            <w:pPr>
              <w:spacing w:after="0" w:line="200" w:lineRule="exact"/>
              <w:rPr>
                <w:rFonts w:ascii="Times New Roman" w:hAnsi="Times New Roman"/>
                <w:sz w:val="18"/>
                <w:szCs w:val="18"/>
                <w:lang w:eastAsia="zh-CN"/>
              </w:rPr>
            </w:pPr>
          </w:p>
          <w:p w14:paraId="2A517319" w14:textId="77777777" w:rsidR="007319B1" w:rsidRDefault="007319B1">
            <w:pPr>
              <w:spacing w:after="0" w:line="200" w:lineRule="exact"/>
              <w:rPr>
                <w:rFonts w:ascii="Times New Roman" w:hAnsi="Times New Roman"/>
                <w:sz w:val="18"/>
                <w:szCs w:val="18"/>
                <w:lang w:eastAsia="zh-CN"/>
              </w:rPr>
            </w:pPr>
          </w:p>
          <w:p w14:paraId="11B94F5D" w14:textId="77777777" w:rsidR="007319B1" w:rsidRDefault="007319B1">
            <w:pPr>
              <w:spacing w:after="0" w:line="200" w:lineRule="exact"/>
              <w:rPr>
                <w:rFonts w:ascii="Times New Roman" w:hAnsi="Times New Roman"/>
                <w:sz w:val="18"/>
                <w:szCs w:val="18"/>
                <w:lang w:eastAsia="zh-CN"/>
              </w:rPr>
            </w:pPr>
          </w:p>
          <w:p w14:paraId="0D266EFE"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实存</w:t>
            </w:r>
          </w:p>
          <w:p w14:paraId="167CAF56"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lastRenderedPageBreak/>
              <w:t>管理</w:t>
            </w:r>
          </w:p>
          <w:p w14:paraId="485F3E66" w14:textId="77777777" w:rsidR="007319B1" w:rsidRDefault="007319B1">
            <w:pPr>
              <w:spacing w:after="0" w:line="200" w:lineRule="exact"/>
              <w:rPr>
                <w:rFonts w:ascii="Times New Roman" w:hAnsi="Times New Roman"/>
                <w:sz w:val="18"/>
                <w:szCs w:val="18"/>
                <w:lang w:eastAsia="zh-CN"/>
              </w:rPr>
            </w:pPr>
          </w:p>
        </w:tc>
        <w:tc>
          <w:tcPr>
            <w:tcW w:w="1066" w:type="dxa"/>
            <w:vAlign w:val="center"/>
          </w:tcPr>
          <w:p w14:paraId="08E9A5D3"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lastRenderedPageBreak/>
              <w:t>单连续分区</w:t>
            </w:r>
          </w:p>
          <w:p w14:paraId="068B502B" w14:textId="77777777" w:rsidR="007319B1" w:rsidRDefault="007319B1">
            <w:pPr>
              <w:spacing w:after="0" w:line="200" w:lineRule="exact"/>
              <w:rPr>
                <w:rFonts w:ascii="Times New Roman" w:hAnsi="Times New Roman"/>
                <w:sz w:val="18"/>
                <w:szCs w:val="18"/>
                <w:lang w:eastAsia="zh-CN"/>
              </w:rPr>
            </w:pPr>
          </w:p>
        </w:tc>
        <w:tc>
          <w:tcPr>
            <w:tcW w:w="681" w:type="dxa"/>
            <w:vMerge w:val="restart"/>
            <w:vAlign w:val="center"/>
          </w:tcPr>
          <w:p w14:paraId="298F4429" w14:textId="77777777" w:rsidR="007319B1" w:rsidRDefault="007319B1">
            <w:pPr>
              <w:spacing w:after="0" w:line="200" w:lineRule="exact"/>
              <w:rPr>
                <w:rFonts w:ascii="Times New Roman" w:hAnsi="Times New Roman"/>
                <w:sz w:val="18"/>
                <w:szCs w:val="18"/>
                <w:lang w:eastAsia="zh-CN"/>
              </w:rPr>
            </w:pPr>
          </w:p>
          <w:p w14:paraId="783697C2" w14:textId="77777777" w:rsidR="007319B1" w:rsidRDefault="007319B1">
            <w:pPr>
              <w:spacing w:after="0" w:line="200" w:lineRule="exact"/>
              <w:rPr>
                <w:rFonts w:ascii="Times New Roman" w:hAnsi="Times New Roman"/>
                <w:sz w:val="18"/>
                <w:szCs w:val="18"/>
                <w:lang w:eastAsia="zh-CN"/>
              </w:rPr>
            </w:pPr>
          </w:p>
          <w:p w14:paraId="6168D686" w14:textId="77777777" w:rsidR="007319B1" w:rsidRDefault="007319B1">
            <w:pPr>
              <w:spacing w:after="0" w:line="200" w:lineRule="exact"/>
              <w:rPr>
                <w:rFonts w:ascii="Times New Roman" w:hAnsi="Times New Roman"/>
                <w:sz w:val="18"/>
                <w:szCs w:val="18"/>
                <w:lang w:eastAsia="zh-CN"/>
              </w:rPr>
            </w:pPr>
          </w:p>
          <w:p w14:paraId="0DFAC5FF" w14:textId="77777777" w:rsidR="007319B1" w:rsidRDefault="007319B1">
            <w:pPr>
              <w:spacing w:after="0" w:line="200" w:lineRule="exact"/>
              <w:rPr>
                <w:rFonts w:ascii="Times New Roman" w:hAnsi="Times New Roman"/>
                <w:sz w:val="18"/>
                <w:szCs w:val="18"/>
                <w:lang w:eastAsia="zh-CN"/>
              </w:rPr>
            </w:pPr>
          </w:p>
          <w:p w14:paraId="688A9004" w14:textId="77777777" w:rsidR="007319B1" w:rsidRDefault="007319B1">
            <w:pPr>
              <w:spacing w:after="0" w:line="200" w:lineRule="exact"/>
              <w:rPr>
                <w:rFonts w:ascii="Times New Roman" w:hAnsi="Times New Roman"/>
                <w:sz w:val="18"/>
                <w:szCs w:val="18"/>
                <w:lang w:eastAsia="zh-CN"/>
              </w:rPr>
            </w:pPr>
          </w:p>
          <w:p w14:paraId="26C3D520"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一维</w:t>
            </w:r>
          </w:p>
        </w:tc>
        <w:tc>
          <w:tcPr>
            <w:tcW w:w="938" w:type="dxa"/>
            <w:vAlign w:val="center"/>
          </w:tcPr>
          <w:p w14:paraId="41D40723"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单道</w:t>
            </w:r>
          </w:p>
        </w:tc>
        <w:tc>
          <w:tcPr>
            <w:tcW w:w="944" w:type="dxa"/>
            <w:vAlign w:val="center"/>
          </w:tcPr>
          <w:p w14:paraId="7E22B3BC"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不能</w:t>
            </w:r>
          </w:p>
        </w:tc>
        <w:tc>
          <w:tcPr>
            <w:tcW w:w="809" w:type="dxa"/>
            <w:vAlign w:val="center"/>
          </w:tcPr>
          <w:p w14:paraId="14563454"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静态</w:t>
            </w:r>
          </w:p>
        </w:tc>
        <w:tc>
          <w:tcPr>
            <w:tcW w:w="1072" w:type="dxa"/>
            <w:vMerge w:val="restart"/>
            <w:vAlign w:val="center"/>
          </w:tcPr>
          <w:p w14:paraId="4A2225E6" w14:textId="77777777" w:rsidR="007319B1" w:rsidRDefault="007319B1">
            <w:pPr>
              <w:spacing w:after="0" w:line="200" w:lineRule="exact"/>
              <w:rPr>
                <w:rFonts w:ascii="Times New Roman" w:hAnsi="Times New Roman"/>
                <w:sz w:val="18"/>
                <w:szCs w:val="18"/>
                <w:lang w:eastAsia="zh-CN"/>
              </w:rPr>
            </w:pPr>
          </w:p>
          <w:p w14:paraId="1B14C8EA" w14:textId="77777777" w:rsidR="007319B1" w:rsidRDefault="007319B1">
            <w:pPr>
              <w:spacing w:after="0" w:line="200" w:lineRule="exact"/>
              <w:rPr>
                <w:rFonts w:ascii="Times New Roman" w:hAnsi="Times New Roman"/>
                <w:sz w:val="18"/>
                <w:szCs w:val="18"/>
                <w:lang w:eastAsia="zh-CN"/>
              </w:rPr>
            </w:pPr>
          </w:p>
          <w:p w14:paraId="076C831E" w14:textId="77777777" w:rsidR="007319B1" w:rsidRDefault="007319B1">
            <w:pPr>
              <w:spacing w:after="0" w:line="200" w:lineRule="exact"/>
              <w:rPr>
                <w:rFonts w:ascii="Times New Roman" w:hAnsi="Times New Roman"/>
                <w:sz w:val="18"/>
                <w:szCs w:val="18"/>
                <w:lang w:eastAsia="zh-CN"/>
              </w:rPr>
            </w:pPr>
          </w:p>
          <w:p w14:paraId="68EEBBA9" w14:textId="77777777" w:rsidR="007319B1" w:rsidRDefault="007319B1">
            <w:pPr>
              <w:spacing w:after="0" w:line="200" w:lineRule="exact"/>
              <w:rPr>
                <w:rFonts w:ascii="Times New Roman" w:hAnsi="Times New Roman"/>
                <w:sz w:val="18"/>
                <w:szCs w:val="18"/>
                <w:lang w:eastAsia="zh-CN"/>
              </w:rPr>
            </w:pPr>
          </w:p>
          <w:p w14:paraId="29A23137" w14:textId="77777777" w:rsidR="007319B1" w:rsidRDefault="007319B1">
            <w:pPr>
              <w:spacing w:after="0" w:line="200" w:lineRule="exact"/>
              <w:rPr>
                <w:rFonts w:ascii="Times New Roman" w:hAnsi="Times New Roman"/>
                <w:sz w:val="18"/>
                <w:szCs w:val="18"/>
                <w:lang w:eastAsia="zh-CN"/>
              </w:rPr>
            </w:pPr>
          </w:p>
          <w:p w14:paraId="4E46D742" w14:textId="77777777" w:rsidR="007319B1" w:rsidRDefault="007319B1">
            <w:pPr>
              <w:spacing w:after="0" w:line="200" w:lineRule="exact"/>
              <w:rPr>
                <w:rFonts w:ascii="Times New Roman" w:hAnsi="Times New Roman"/>
                <w:sz w:val="18"/>
                <w:szCs w:val="18"/>
                <w:lang w:eastAsia="zh-CN"/>
              </w:rPr>
            </w:pPr>
          </w:p>
          <w:p w14:paraId="0EBCD55F" w14:textId="77777777" w:rsidR="007319B1" w:rsidRDefault="007319B1">
            <w:pPr>
              <w:spacing w:after="0" w:line="200" w:lineRule="exact"/>
              <w:rPr>
                <w:rFonts w:ascii="Times New Roman" w:hAnsi="Times New Roman"/>
                <w:sz w:val="18"/>
                <w:szCs w:val="18"/>
                <w:lang w:eastAsia="zh-CN"/>
              </w:rPr>
            </w:pPr>
          </w:p>
          <w:p w14:paraId="7D52618B"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lastRenderedPageBreak/>
              <w:t>覆盖与对换</w:t>
            </w:r>
          </w:p>
        </w:tc>
        <w:tc>
          <w:tcPr>
            <w:tcW w:w="1427" w:type="dxa"/>
            <w:gridSpan w:val="2"/>
            <w:vAlign w:val="center"/>
          </w:tcPr>
          <w:p w14:paraId="5C750F00" w14:textId="77777777" w:rsidR="007319B1" w:rsidRDefault="007319B1">
            <w:pPr>
              <w:spacing w:after="0" w:line="200" w:lineRule="exact"/>
              <w:ind w:firstLineChars="150" w:firstLine="270"/>
              <w:rPr>
                <w:rFonts w:ascii="Times New Roman" w:hAnsi="Times New Roman"/>
                <w:sz w:val="18"/>
                <w:szCs w:val="18"/>
                <w:lang w:eastAsia="zh-CN"/>
              </w:rPr>
            </w:pPr>
            <w:r>
              <w:rPr>
                <w:rFonts w:ascii="Times New Roman" w:hAnsi="Times New Roman"/>
                <w:sz w:val="18"/>
                <w:szCs w:val="18"/>
                <w:lang w:eastAsia="zh-CN"/>
              </w:rPr>
              <w:lastRenderedPageBreak/>
              <w:t>无</w:t>
            </w:r>
          </w:p>
        </w:tc>
        <w:tc>
          <w:tcPr>
            <w:tcW w:w="943" w:type="dxa"/>
            <w:vAlign w:val="center"/>
          </w:tcPr>
          <w:p w14:paraId="11CD566F" w14:textId="77777777" w:rsidR="007319B1" w:rsidRDefault="007319B1">
            <w:pPr>
              <w:spacing w:after="0" w:line="200" w:lineRule="exact"/>
              <w:ind w:firstLineChars="100" w:firstLine="180"/>
              <w:rPr>
                <w:rFonts w:ascii="Times New Roman" w:hAnsi="Times New Roman"/>
                <w:sz w:val="18"/>
                <w:szCs w:val="18"/>
                <w:lang w:eastAsia="zh-CN"/>
              </w:rPr>
            </w:pPr>
            <w:r>
              <w:rPr>
                <w:rFonts w:ascii="Times New Roman" w:hAnsi="Times New Roman"/>
                <w:sz w:val="18"/>
                <w:szCs w:val="18"/>
                <w:lang w:eastAsia="zh-CN"/>
              </w:rPr>
              <w:t>无</w:t>
            </w:r>
          </w:p>
        </w:tc>
      </w:tr>
      <w:tr w:rsidR="007319B1" w14:paraId="3154CFE3" w14:textId="77777777">
        <w:trPr>
          <w:trHeight w:val="420"/>
        </w:trPr>
        <w:tc>
          <w:tcPr>
            <w:tcW w:w="649" w:type="dxa"/>
            <w:vMerge/>
            <w:vAlign w:val="center"/>
          </w:tcPr>
          <w:p w14:paraId="0C5E8EB1" w14:textId="77777777" w:rsidR="007319B1" w:rsidRDefault="007319B1">
            <w:pPr>
              <w:spacing w:after="0" w:line="200" w:lineRule="exact"/>
              <w:rPr>
                <w:rFonts w:ascii="Times New Roman" w:hAnsi="Times New Roman"/>
                <w:sz w:val="18"/>
                <w:szCs w:val="18"/>
                <w:lang w:eastAsia="zh-CN"/>
              </w:rPr>
            </w:pPr>
          </w:p>
        </w:tc>
        <w:tc>
          <w:tcPr>
            <w:tcW w:w="1066" w:type="dxa"/>
            <w:vAlign w:val="center"/>
          </w:tcPr>
          <w:p w14:paraId="2294CDC1"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lang w:eastAsia="zh-CN"/>
              </w:rPr>
              <w:t>固定分区</w:t>
            </w:r>
          </w:p>
        </w:tc>
        <w:tc>
          <w:tcPr>
            <w:tcW w:w="681" w:type="dxa"/>
            <w:vMerge/>
            <w:vAlign w:val="center"/>
          </w:tcPr>
          <w:p w14:paraId="41A63A75" w14:textId="77777777" w:rsidR="007319B1" w:rsidRDefault="007319B1">
            <w:pPr>
              <w:spacing w:line="200" w:lineRule="exact"/>
              <w:rPr>
                <w:rFonts w:ascii="Times New Roman" w:hAnsi="Times New Roman"/>
                <w:sz w:val="18"/>
                <w:szCs w:val="18"/>
                <w:lang w:eastAsia="zh-CN"/>
              </w:rPr>
            </w:pPr>
          </w:p>
        </w:tc>
        <w:tc>
          <w:tcPr>
            <w:tcW w:w="938" w:type="dxa"/>
            <w:vMerge w:val="restart"/>
            <w:vAlign w:val="center"/>
          </w:tcPr>
          <w:p w14:paraId="211D7013" w14:textId="77777777" w:rsidR="007319B1" w:rsidRDefault="007319B1">
            <w:pPr>
              <w:spacing w:line="200" w:lineRule="exact"/>
              <w:rPr>
                <w:rFonts w:ascii="Times New Roman" w:hAnsi="Times New Roman"/>
                <w:sz w:val="18"/>
                <w:szCs w:val="18"/>
                <w:lang w:eastAsia="zh-CN"/>
              </w:rPr>
            </w:pPr>
          </w:p>
          <w:p w14:paraId="01614D04" w14:textId="77777777" w:rsidR="007319B1" w:rsidRDefault="007319B1">
            <w:pPr>
              <w:spacing w:line="200" w:lineRule="exact"/>
              <w:rPr>
                <w:rFonts w:ascii="Times New Roman" w:hAnsi="Times New Roman"/>
                <w:sz w:val="18"/>
                <w:szCs w:val="18"/>
                <w:lang w:eastAsia="zh-CN"/>
              </w:rPr>
            </w:pPr>
          </w:p>
          <w:p w14:paraId="0CD44A34" w14:textId="77777777" w:rsidR="007319B1" w:rsidRDefault="007319B1">
            <w:pPr>
              <w:spacing w:line="200" w:lineRule="exact"/>
              <w:rPr>
                <w:rFonts w:ascii="Times New Roman" w:hAnsi="Times New Roman"/>
                <w:sz w:val="18"/>
                <w:szCs w:val="18"/>
                <w:lang w:eastAsia="zh-CN"/>
              </w:rPr>
            </w:pPr>
          </w:p>
          <w:p w14:paraId="472F65C3" w14:textId="77777777" w:rsidR="007319B1" w:rsidRDefault="007319B1">
            <w:pPr>
              <w:spacing w:line="200" w:lineRule="exact"/>
              <w:rPr>
                <w:rFonts w:ascii="Times New Roman" w:hAnsi="Times New Roman"/>
                <w:sz w:val="18"/>
                <w:szCs w:val="18"/>
                <w:lang w:eastAsia="zh-CN"/>
              </w:rPr>
            </w:pPr>
          </w:p>
          <w:p w14:paraId="005FCA04" w14:textId="77777777" w:rsidR="007319B1" w:rsidRDefault="007319B1">
            <w:pPr>
              <w:spacing w:line="200" w:lineRule="exact"/>
              <w:rPr>
                <w:rFonts w:ascii="Times New Roman" w:hAnsi="Times New Roman"/>
                <w:sz w:val="18"/>
                <w:szCs w:val="18"/>
                <w:lang w:eastAsia="zh-CN"/>
              </w:rPr>
            </w:pPr>
          </w:p>
          <w:p w14:paraId="75D5A0EA"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lang w:eastAsia="zh-CN"/>
              </w:rPr>
              <w:t>多道</w:t>
            </w:r>
          </w:p>
        </w:tc>
        <w:tc>
          <w:tcPr>
            <w:tcW w:w="944" w:type="dxa"/>
            <w:vMerge w:val="restart"/>
            <w:vAlign w:val="center"/>
          </w:tcPr>
          <w:p w14:paraId="1F8B2A52" w14:textId="77777777" w:rsidR="007319B1" w:rsidRDefault="007319B1">
            <w:pPr>
              <w:spacing w:line="200" w:lineRule="exact"/>
              <w:rPr>
                <w:rFonts w:ascii="Times New Roman" w:hAnsi="Times New Roman"/>
                <w:sz w:val="18"/>
                <w:szCs w:val="18"/>
                <w:lang w:eastAsia="zh-CN"/>
              </w:rPr>
            </w:pPr>
          </w:p>
          <w:p w14:paraId="38E350A6"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lang w:eastAsia="zh-CN"/>
              </w:rPr>
              <w:t>可以</w:t>
            </w:r>
            <w:r>
              <w:rPr>
                <w:rFonts w:ascii="Times New Roman" w:hAnsi="Times New Roman"/>
                <w:sz w:val="18"/>
                <w:szCs w:val="18"/>
                <w:lang w:eastAsia="zh-CN"/>
              </w:rPr>
              <w:t>(</w:t>
            </w:r>
            <w:r>
              <w:rPr>
                <w:rFonts w:ascii="Times New Roman" w:hAnsi="Times New Roman"/>
                <w:sz w:val="18"/>
                <w:szCs w:val="18"/>
                <w:lang w:eastAsia="zh-CN"/>
              </w:rPr>
              <w:t>多对界地</w:t>
            </w:r>
            <w:r>
              <w:rPr>
                <w:rFonts w:ascii="Times New Roman" w:hAnsi="Times New Roman"/>
                <w:sz w:val="18"/>
                <w:szCs w:val="18"/>
                <w:lang w:eastAsia="zh-CN"/>
              </w:rPr>
              <w:lastRenderedPageBreak/>
              <w:t>址</w:t>
            </w:r>
            <w:r>
              <w:rPr>
                <w:rFonts w:ascii="Times New Roman" w:hAnsi="Times New Roman"/>
                <w:sz w:val="18"/>
                <w:szCs w:val="18"/>
                <w:lang w:eastAsia="zh-CN"/>
              </w:rPr>
              <w:t>)</w:t>
            </w:r>
          </w:p>
        </w:tc>
        <w:tc>
          <w:tcPr>
            <w:tcW w:w="809" w:type="dxa"/>
            <w:vAlign w:val="center"/>
          </w:tcPr>
          <w:p w14:paraId="0399C760"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rPr>
              <w:lastRenderedPageBreak/>
              <w:t>静态</w:t>
            </w:r>
          </w:p>
        </w:tc>
        <w:tc>
          <w:tcPr>
            <w:tcW w:w="1072" w:type="dxa"/>
            <w:vMerge/>
            <w:vAlign w:val="center"/>
          </w:tcPr>
          <w:p w14:paraId="3D8263E6" w14:textId="77777777" w:rsidR="007319B1" w:rsidRDefault="007319B1">
            <w:pPr>
              <w:spacing w:after="0" w:line="200" w:lineRule="exact"/>
              <w:rPr>
                <w:rFonts w:ascii="Times New Roman" w:hAnsi="Times New Roman"/>
                <w:sz w:val="18"/>
                <w:szCs w:val="18"/>
                <w:lang w:eastAsia="zh-CN"/>
              </w:rPr>
            </w:pPr>
          </w:p>
        </w:tc>
        <w:tc>
          <w:tcPr>
            <w:tcW w:w="1427" w:type="dxa"/>
            <w:gridSpan w:val="2"/>
            <w:vMerge w:val="restart"/>
            <w:vAlign w:val="center"/>
          </w:tcPr>
          <w:p w14:paraId="4E3F46F8" w14:textId="77777777" w:rsidR="007319B1" w:rsidRDefault="007319B1">
            <w:pPr>
              <w:spacing w:line="200" w:lineRule="exact"/>
              <w:rPr>
                <w:rFonts w:ascii="Times New Roman" w:hAnsi="Times New Roman"/>
                <w:sz w:val="18"/>
                <w:szCs w:val="18"/>
                <w:lang w:eastAsia="zh-CN"/>
              </w:rPr>
            </w:pPr>
          </w:p>
          <w:p w14:paraId="6C927ED1" w14:textId="77777777" w:rsidR="007319B1" w:rsidRDefault="007319B1">
            <w:pPr>
              <w:spacing w:line="200" w:lineRule="exact"/>
              <w:rPr>
                <w:rFonts w:ascii="Times New Roman" w:hAnsi="Times New Roman"/>
                <w:sz w:val="18"/>
                <w:szCs w:val="18"/>
              </w:rPr>
            </w:pPr>
            <w:r>
              <w:rPr>
                <w:rFonts w:ascii="Times New Roman" w:hAnsi="Times New Roman"/>
                <w:sz w:val="18"/>
                <w:szCs w:val="18"/>
              </w:rPr>
              <w:t>界地址或键保</w:t>
            </w:r>
            <w:r>
              <w:rPr>
                <w:rFonts w:ascii="Times New Roman" w:hAnsi="Times New Roman"/>
                <w:sz w:val="18"/>
                <w:szCs w:val="18"/>
              </w:rPr>
              <w:lastRenderedPageBreak/>
              <w:t>护</w:t>
            </w:r>
          </w:p>
        </w:tc>
        <w:tc>
          <w:tcPr>
            <w:tcW w:w="943" w:type="dxa"/>
            <w:vMerge w:val="restart"/>
            <w:vAlign w:val="center"/>
          </w:tcPr>
          <w:p w14:paraId="4B181940" w14:textId="77777777" w:rsidR="007319B1" w:rsidRDefault="007319B1">
            <w:pPr>
              <w:spacing w:line="200" w:lineRule="exact"/>
              <w:rPr>
                <w:rFonts w:ascii="Times New Roman" w:hAnsi="Times New Roman"/>
                <w:sz w:val="18"/>
                <w:szCs w:val="18"/>
                <w:lang w:eastAsia="zh-CN"/>
              </w:rPr>
            </w:pPr>
          </w:p>
          <w:p w14:paraId="768D99DE"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lang w:eastAsia="zh-CN"/>
              </w:rPr>
              <w:t>单或多对重定位寄</w:t>
            </w:r>
            <w:r>
              <w:rPr>
                <w:rFonts w:ascii="Times New Roman" w:hAnsi="Times New Roman"/>
                <w:sz w:val="18"/>
                <w:szCs w:val="18"/>
                <w:lang w:eastAsia="zh-CN"/>
              </w:rPr>
              <w:lastRenderedPageBreak/>
              <w:t>存器</w:t>
            </w:r>
          </w:p>
        </w:tc>
      </w:tr>
      <w:tr w:rsidR="007319B1" w14:paraId="5B1422A9" w14:textId="77777777">
        <w:trPr>
          <w:trHeight w:val="365"/>
        </w:trPr>
        <w:tc>
          <w:tcPr>
            <w:tcW w:w="649" w:type="dxa"/>
            <w:vMerge/>
            <w:vAlign w:val="center"/>
          </w:tcPr>
          <w:p w14:paraId="1DB80338" w14:textId="77777777" w:rsidR="007319B1" w:rsidRDefault="007319B1">
            <w:pPr>
              <w:spacing w:after="0" w:line="200" w:lineRule="exact"/>
              <w:rPr>
                <w:rFonts w:ascii="Times New Roman" w:hAnsi="Times New Roman"/>
                <w:sz w:val="18"/>
                <w:szCs w:val="18"/>
                <w:lang w:eastAsia="zh-CN"/>
              </w:rPr>
            </w:pPr>
          </w:p>
        </w:tc>
        <w:tc>
          <w:tcPr>
            <w:tcW w:w="1066" w:type="dxa"/>
            <w:vAlign w:val="center"/>
          </w:tcPr>
          <w:p w14:paraId="37604752" w14:textId="77777777" w:rsidR="007319B1" w:rsidRDefault="007319B1">
            <w:pPr>
              <w:spacing w:after="0" w:line="200" w:lineRule="exact"/>
              <w:rPr>
                <w:rFonts w:ascii="Times New Roman" w:hAnsi="Times New Roman"/>
                <w:sz w:val="18"/>
                <w:szCs w:val="18"/>
                <w:lang w:eastAsia="zh-CN"/>
              </w:rPr>
            </w:pPr>
          </w:p>
          <w:p w14:paraId="039CF5AD"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rPr>
              <w:lastRenderedPageBreak/>
              <w:t>可变分区</w:t>
            </w:r>
          </w:p>
        </w:tc>
        <w:tc>
          <w:tcPr>
            <w:tcW w:w="681" w:type="dxa"/>
            <w:vMerge/>
            <w:vAlign w:val="center"/>
          </w:tcPr>
          <w:p w14:paraId="37899C01" w14:textId="77777777" w:rsidR="007319B1" w:rsidRDefault="007319B1">
            <w:pPr>
              <w:spacing w:line="200" w:lineRule="exact"/>
              <w:rPr>
                <w:rFonts w:ascii="Times New Roman" w:hAnsi="Times New Roman"/>
                <w:sz w:val="18"/>
                <w:szCs w:val="18"/>
              </w:rPr>
            </w:pPr>
          </w:p>
        </w:tc>
        <w:tc>
          <w:tcPr>
            <w:tcW w:w="938" w:type="dxa"/>
            <w:vMerge/>
            <w:vAlign w:val="center"/>
          </w:tcPr>
          <w:p w14:paraId="3532A802" w14:textId="77777777" w:rsidR="007319B1" w:rsidRDefault="007319B1">
            <w:pPr>
              <w:spacing w:line="200" w:lineRule="exact"/>
              <w:rPr>
                <w:rFonts w:ascii="Times New Roman" w:hAnsi="Times New Roman"/>
                <w:sz w:val="18"/>
                <w:szCs w:val="18"/>
              </w:rPr>
            </w:pPr>
          </w:p>
        </w:tc>
        <w:tc>
          <w:tcPr>
            <w:tcW w:w="944" w:type="dxa"/>
            <w:vMerge/>
            <w:vAlign w:val="center"/>
          </w:tcPr>
          <w:p w14:paraId="73641FCD" w14:textId="77777777" w:rsidR="007319B1" w:rsidRDefault="007319B1">
            <w:pPr>
              <w:spacing w:line="200" w:lineRule="exact"/>
              <w:rPr>
                <w:rFonts w:ascii="Times New Roman" w:hAnsi="Times New Roman"/>
                <w:sz w:val="18"/>
                <w:szCs w:val="18"/>
              </w:rPr>
            </w:pPr>
          </w:p>
        </w:tc>
        <w:tc>
          <w:tcPr>
            <w:tcW w:w="809" w:type="dxa"/>
            <w:vMerge w:val="restart"/>
            <w:vAlign w:val="center"/>
          </w:tcPr>
          <w:p w14:paraId="6324FBD3" w14:textId="77777777" w:rsidR="007319B1" w:rsidRDefault="007319B1">
            <w:pPr>
              <w:spacing w:after="0" w:line="200" w:lineRule="exact"/>
              <w:rPr>
                <w:rFonts w:ascii="Times New Roman" w:hAnsi="Times New Roman"/>
                <w:sz w:val="18"/>
                <w:szCs w:val="18"/>
                <w:lang w:eastAsia="zh-CN"/>
              </w:rPr>
            </w:pPr>
          </w:p>
          <w:p w14:paraId="1CDDAD57" w14:textId="77777777" w:rsidR="007319B1" w:rsidRDefault="007319B1">
            <w:pPr>
              <w:spacing w:after="0" w:line="200" w:lineRule="exact"/>
              <w:rPr>
                <w:rFonts w:ascii="Times New Roman" w:hAnsi="Times New Roman"/>
                <w:sz w:val="18"/>
                <w:szCs w:val="18"/>
                <w:lang w:eastAsia="zh-CN"/>
              </w:rPr>
            </w:pPr>
          </w:p>
          <w:p w14:paraId="7F4F945B" w14:textId="77777777" w:rsidR="007319B1" w:rsidRDefault="007319B1">
            <w:pPr>
              <w:spacing w:after="0" w:line="200" w:lineRule="exact"/>
              <w:rPr>
                <w:rFonts w:ascii="Times New Roman" w:hAnsi="Times New Roman"/>
                <w:sz w:val="18"/>
                <w:szCs w:val="18"/>
                <w:lang w:eastAsia="zh-CN"/>
              </w:rPr>
            </w:pPr>
          </w:p>
          <w:p w14:paraId="2AFB5847" w14:textId="77777777" w:rsidR="007319B1" w:rsidRDefault="007319B1">
            <w:pPr>
              <w:spacing w:after="0" w:line="200" w:lineRule="exact"/>
              <w:rPr>
                <w:rFonts w:ascii="Times New Roman" w:hAnsi="Times New Roman"/>
                <w:sz w:val="18"/>
                <w:szCs w:val="18"/>
                <w:lang w:eastAsia="zh-CN"/>
              </w:rPr>
            </w:pPr>
          </w:p>
          <w:p w14:paraId="077660F5" w14:textId="77777777" w:rsidR="007319B1" w:rsidRDefault="007319B1">
            <w:pPr>
              <w:spacing w:after="0" w:line="200" w:lineRule="exact"/>
              <w:rPr>
                <w:rFonts w:ascii="Times New Roman" w:hAnsi="Times New Roman"/>
                <w:sz w:val="18"/>
                <w:szCs w:val="18"/>
                <w:lang w:eastAsia="zh-CN"/>
              </w:rPr>
            </w:pPr>
          </w:p>
          <w:p w14:paraId="63723D37" w14:textId="77777777" w:rsidR="007319B1" w:rsidRDefault="007319B1">
            <w:pPr>
              <w:spacing w:after="0" w:line="200" w:lineRule="exact"/>
              <w:rPr>
                <w:rFonts w:ascii="Times New Roman" w:hAnsi="Times New Roman"/>
                <w:sz w:val="18"/>
                <w:szCs w:val="18"/>
                <w:lang w:eastAsia="zh-CN"/>
              </w:rPr>
            </w:pPr>
          </w:p>
          <w:p w14:paraId="30A3593F" w14:textId="77777777" w:rsidR="007319B1" w:rsidRDefault="007319B1">
            <w:pPr>
              <w:spacing w:after="0" w:line="200" w:lineRule="exact"/>
              <w:rPr>
                <w:rFonts w:ascii="Times New Roman" w:hAnsi="Times New Roman"/>
                <w:sz w:val="18"/>
                <w:szCs w:val="18"/>
                <w:lang w:eastAsia="zh-CN"/>
              </w:rPr>
            </w:pPr>
          </w:p>
          <w:p w14:paraId="05A39FCE"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rPr>
              <w:t>动态</w:t>
            </w:r>
          </w:p>
        </w:tc>
        <w:tc>
          <w:tcPr>
            <w:tcW w:w="1072" w:type="dxa"/>
            <w:vMerge/>
            <w:vAlign w:val="center"/>
          </w:tcPr>
          <w:p w14:paraId="7136541C" w14:textId="77777777" w:rsidR="007319B1" w:rsidRDefault="007319B1">
            <w:pPr>
              <w:spacing w:after="0" w:line="200" w:lineRule="exact"/>
              <w:rPr>
                <w:rFonts w:ascii="Times New Roman" w:hAnsi="Times New Roman"/>
                <w:sz w:val="18"/>
                <w:szCs w:val="18"/>
                <w:lang w:eastAsia="zh-CN"/>
              </w:rPr>
            </w:pPr>
          </w:p>
        </w:tc>
        <w:tc>
          <w:tcPr>
            <w:tcW w:w="1427" w:type="dxa"/>
            <w:gridSpan w:val="2"/>
            <w:vMerge/>
            <w:vAlign w:val="center"/>
          </w:tcPr>
          <w:p w14:paraId="4C45B1CE" w14:textId="77777777" w:rsidR="007319B1" w:rsidRDefault="007319B1">
            <w:pPr>
              <w:spacing w:line="200" w:lineRule="exact"/>
              <w:rPr>
                <w:rFonts w:ascii="Times New Roman" w:hAnsi="Times New Roman"/>
                <w:sz w:val="18"/>
                <w:szCs w:val="18"/>
              </w:rPr>
            </w:pPr>
          </w:p>
        </w:tc>
        <w:tc>
          <w:tcPr>
            <w:tcW w:w="943" w:type="dxa"/>
            <w:vMerge/>
            <w:vAlign w:val="center"/>
          </w:tcPr>
          <w:p w14:paraId="28C2FA96" w14:textId="77777777" w:rsidR="007319B1" w:rsidRDefault="007319B1">
            <w:pPr>
              <w:spacing w:line="200" w:lineRule="exact"/>
              <w:rPr>
                <w:rFonts w:ascii="Times New Roman" w:hAnsi="Times New Roman"/>
                <w:sz w:val="18"/>
                <w:szCs w:val="18"/>
              </w:rPr>
            </w:pPr>
          </w:p>
        </w:tc>
      </w:tr>
      <w:tr w:rsidR="007319B1" w14:paraId="61EE1408" w14:textId="77777777">
        <w:trPr>
          <w:trHeight w:val="420"/>
        </w:trPr>
        <w:tc>
          <w:tcPr>
            <w:tcW w:w="649" w:type="dxa"/>
            <w:vMerge/>
            <w:vAlign w:val="center"/>
          </w:tcPr>
          <w:p w14:paraId="2E8282E4" w14:textId="77777777" w:rsidR="007319B1" w:rsidRDefault="007319B1">
            <w:pPr>
              <w:spacing w:after="0" w:line="200" w:lineRule="exact"/>
              <w:rPr>
                <w:rFonts w:ascii="Times New Roman" w:hAnsi="Times New Roman"/>
                <w:sz w:val="18"/>
                <w:szCs w:val="18"/>
                <w:lang w:eastAsia="zh-CN"/>
              </w:rPr>
            </w:pPr>
          </w:p>
        </w:tc>
        <w:tc>
          <w:tcPr>
            <w:tcW w:w="1066" w:type="dxa"/>
            <w:vAlign w:val="center"/>
          </w:tcPr>
          <w:p w14:paraId="5FE421F8" w14:textId="77777777" w:rsidR="007319B1" w:rsidRDefault="007319B1">
            <w:pPr>
              <w:spacing w:after="0" w:line="200" w:lineRule="exact"/>
              <w:rPr>
                <w:rFonts w:ascii="Times New Roman" w:hAnsi="Times New Roman"/>
                <w:sz w:val="18"/>
                <w:szCs w:val="18"/>
                <w:lang w:eastAsia="zh-CN"/>
              </w:rPr>
            </w:pPr>
          </w:p>
          <w:p w14:paraId="4DF80953"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rPr>
              <w:t>分页</w:t>
            </w:r>
          </w:p>
        </w:tc>
        <w:tc>
          <w:tcPr>
            <w:tcW w:w="681" w:type="dxa"/>
            <w:vMerge/>
            <w:vAlign w:val="center"/>
          </w:tcPr>
          <w:p w14:paraId="3F8A9403" w14:textId="77777777" w:rsidR="007319B1" w:rsidRDefault="007319B1">
            <w:pPr>
              <w:spacing w:line="200" w:lineRule="exact"/>
              <w:rPr>
                <w:rFonts w:ascii="Times New Roman" w:hAnsi="Times New Roman"/>
                <w:sz w:val="18"/>
                <w:szCs w:val="18"/>
              </w:rPr>
            </w:pPr>
          </w:p>
        </w:tc>
        <w:tc>
          <w:tcPr>
            <w:tcW w:w="938" w:type="dxa"/>
            <w:vMerge/>
            <w:vAlign w:val="center"/>
          </w:tcPr>
          <w:p w14:paraId="425D0F48" w14:textId="77777777" w:rsidR="007319B1" w:rsidRDefault="007319B1">
            <w:pPr>
              <w:spacing w:line="200" w:lineRule="exact"/>
              <w:rPr>
                <w:rFonts w:ascii="Times New Roman" w:hAnsi="Times New Roman"/>
                <w:sz w:val="18"/>
                <w:szCs w:val="18"/>
              </w:rPr>
            </w:pPr>
          </w:p>
        </w:tc>
        <w:tc>
          <w:tcPr>
            <w:tcW w:w="944" w:type="dxa"/>
            <w:vMerge w:val="restart"/>
            <w:vAlign w:val="center"/>
          </w:tcPr>
          <w:p w14:paraId="07200EFB" w14:textId="77777777" w:rsidR="007319B1" w:rsidRDefault="007319B1">
            <w:pPr>
              <w:spacing w:line="200" w:lineRule="exact"/>
              <w:rPr>
                <w:rFonts w:ascii="Times New Roman" w:hAnsi="Times New Roman"/>
                <w:sz w:val="18"/>
                <w:szCs w:val="18"/>
                <w:lang w:eastAsia="zh-CN"/>
              </w:rPr>
            </w:pPr>
          </w:p>
          <w:p w14:paraId="73EB7425" w14:textId="77777777" w:rsidR="007319B1" w:rsidRDefault="007319B1">
            <w:pPr>
              <w:spacing w:line="200" w:lineRule="exact"/>
              <w:rPr>
                <w:rFonts w:ascii="Times New Roman" w:hAnsi="Times New Roman"/>
                <w:sz w:val="18"/>
                <w:szCs w:val="18"/>
                <w:lang w:eastAsia="zh-CN"/>
              </w:rPr>
            </w:pPr>
          </w:p>
          <w:p w14:paraId="2AD39BCA" w14:textId="77777777" w:rsidR="007319B1" w:rsidRDefault="007319B1">
            <w:pPr>
              <w:spacing w:line="200" w:lineRule="exact"/>
              <w:rPr>
                <w:rFonts w:ascii="Times New Roman" w:hAnsi="Times New Roman"/>
                <w:sz w:val="18"/>
                <w:szCs w:val="18"/>
              </w:rPr>
            </w:pPr>
            <w:r>
              <w:rPr>
                <w:rFonts w:ascii="Times New Roman" w:hAnsi="Times New Roman"/>
                <w:sz w:val="18"/>
                <w:szCs w:val="18"/>
              </w:rPr>
              <w:t>可以</w:t>
            </w:r>
          </w:p>
        </w:tc>
        <w:tc>
          <w:tcPr>
            <w:tcW w:w="809" w:type="dxa"/>
            <w:vMerge/>
            <w:vAlign w:val="center"/>
          </w:tcPr>
          <w:p w14:paraId="130C610A" w14:textId="77777777" w:rsidR="007319B1" w:rsidRDefault="007319B1">
            <w:pPr>
              <w:spacing w:after="0" w:line="200" w:lineRule="exact"/>
              <w:rPr>
                <w:rFonts w:ascii="Times New Roman" w:hAnsi="Times New Roman"/>
                <w:sz w:val="18"/>
                <w:szCs w:val="18"/>
                <w:lang w:eastAsia="zh-CN"/>
              </w:rPr>
            </w:pPr>
          </w:p>
        </w:tc>
        <w:tc>
          <w:tcPr>
            <w:tcW w:w="1072" w:type="dxa"/>
            <w:vMerge/>
            <w:vAlign w:val="center"/>
          </w:tcPr>
          <w:p w14:paraId="5CF36924" w14:textId="77777777" w:rsidR="007319B1" w:rsidRDefault="007319B1">
            <w:pPr>
              <w:spacing w:after="0" w:line="200" w:lineRule="exact"/>
              <w:rPr>
                <w:rFonts w:ascii="Times New Roman" w:hAnsi="Times New Roman"/>
                <w:sz w:val="18"/>
                <w:szCs w:val="18"/>
                <w:lang w:eastAsia="zh-CN"/>
              </w:rPr>
            </w:pPr>
          </w:p>
        </w:tc>
        <w:tc>
          <w:tcPr>
            <w:tcW w:w="809" w:type="dxa"/>
            <w:vAlign w:val="center"/>
          </w:tcPr>
          <w:p w14:paraId="01155FE0" w14:textId="77777777" w:rsidR="007319B1" w:rsidRDefault="007319B1">
            <w:pPr>
              <w:spacing w:line="200" w:lineRule="exact"/>
              <w:rPr>
                <w:rFonts w:ascii="Times New Roman" w:hAnsi="Times New Roman"/>
                <w:sz w:val="18"/>
                <w:szCs w:val="18"/>
              </w:rPr>
            </w:pPr>
            <w:r>
              <w:rPr>
                <w:rFonts w:ascii="Times New Roman" w:hAnsi="Times New Roman"/>
                <w:sz w:val="18"/>
                <w:szCs w:val="18"/>
              </w:rPr>
              <w:t>页表</w:t>
            </w:r>
          </w:p>
        </w:tc>
        <w:tc>
          <w:tcPr>
            <w:tcW w:w="618" w:type="dxa"/>
            <w:vMerge w:val="restart"/>
            <w:vAlign w:val="center"/>
          </w:tcPr>
          <w:p w14:paraId="2C0BC707" w14:textId="77777777" w:rsidR="007319B1" w:rsidRDefault="007319B1">
            <w:pPr>
              <w:spacing w:line="200" w:lineRule="exact"/>
              <w:rPr>
                <w:rFonts w:ascii="Times New Roman" w:hAnsi="Times New Roman"/>
                <w:sz w:val="18"/>
                <w:szCs w:val="18"/>
                <w:lang w:eastAsia="zh-CN"/>
              </w:rPr>
            </w:pPr>
          </w:p>
          <w:p w14:paraId="5ADF294A" w14:textId="77777777" w:rsidR="007319B1" w:rsidRDefault="007319B1">
            <w:pPr>
              <w:spacing w:line="200" w:lineRule="exact"/>
              <w:rPr>
                <w:rFonts w:ascii="Times New Roman" w:hAnsi="Times New Roman"/>
                <w:sz w:val="18"/>
                <w:szCs w:val="18"/>
                <w:lang w:eastAsia="zh-CN"/>
              </w:rPr>
            </w:pPr>
          </w:p>
          <w:p w14:paraId="3E3FE7BE"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lang w:eastAsia="zh-CN"/>
              </w:rPr>
              <w:t>越界保护和存取控制保护</w:t>
            </w:r>
          </w:p>
        </w:tc>
        <w:tc>
          <w:tcPr>
            <w:tcW w:w="943" w:type="dxa"/>
            <w:vMerge w:val="restart"/>
            <w:vAlign w:val="center"/>
          </w:tcPr>
          <w:p w14:paraId="34AA3CBD" w14:textId="77777777" w:rsidR="007319B1" w:rsidRDefault="007319B1">
            <w:pPr>
              <w:spacing w:line="200" w:lineRule="exact"/>
              <w:rPr>
                <w:rFonts w:ascii="Times New Roman" w:hAnsi="Times New Roman"/>
                <w:sz w:val="18"/>
                <w:szCs w:val="18"/>
                <w:lang w:eastAsia="zh-CN"/>
              </w:rPr>
            </w:pPr>
          </w:p>
          <w:p w14:paraId="01E8FAE7"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lang w:eastAsia="zh-CN"/>
              </w:rPr>
              <w:t>地址转换机制与保护机制</w:t>
            </w:r>
            <w:r>
              <w:rPr>
                <w:rFonts w:ascii="Times New Roman" w:hAnsi="Times New Roman"/>
                <w:sz w:val="18"/>
                <w:szCs w:val="18"/>
                <w:lang w:eastAsia="zh-CN"/>
              </w:rPr>
              <w:t>+</w:t>
            </w:r>
            <w:r>
              <w:rPr>
                <w:rFonts w:ascii="Times New Roman" w:hAnsi="Times New Roman"/>
                <w:sz w:val="18"/>
                <w:szCs w:val="18"/>
                <w:lang w:eastAsia="zh-CN"/>
              </w:rPr>
              <w:t>快表</w:t>
            </w:r>
          </w:p>
        </w:tc>
      </w:tr>
      <w:tr w:rsidR="007319B1" w14:paraId="73698B53" w14:textId="77777777">
        <w:trPr>
          <w:trHeight w:val="285"/>
        </w:trPr>
        <w:tc>
          <w:tcPr>
            <w:tcW w:w="649" w:type="dxa"/>
            <w:vMerge/>
            <w:vAlign w:val="center"/>
          </w:tcPr>
          <w:p w14:paraId="058365E2" w14:textId="77777777" w:rsidR="007319B1" w:rsidRDefault="007319B1">
            <w:pPr>
              <w:spacing w:after="0" w:line="200" w:lineRule="exact"/>
              <w:rPr>
                <w:rFonts w:ascii="Times New Roman" w:hAnsi="Times New Roman"/>
                <w:sz w:val="18"/>
                <w:szCs w:val="18"/>
                <w:lang w:eastAsia="zh-CN"/>
              </w:rPr>
            </w:pPr>
          </w:p>
        </w:tc>
        <w:tc>
          <w:tcPr>
            <w:tcW w:w="1066" w:type="dxa"/>
            <w:vAlign w:val="center"/>
          </w:tcPr>
          <w:p w14:paraId="1CE83398"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rPr>
              <w:t>分段</w:t>
            </w:r>
          </w:p>
        </w:tc>
        <w:tc>
          <w:tcPr>
            <w:tcW w:w="681" w:type="dxa"/>
            <w:vMerge w:val="restart"/>
            <w:vAlign w:val="center"/>
          </w:tcPr>
          <w:p w14:paraId="1310134E" w14:textId="77777777" w:rsidR="007319B1" w:rsidRDefault="007319B1">
            <w:pPr>
              <w:spacing w:line="200" w:lineRule="exact"/>
              <w:rPr>
                <w:rFonts w:ascii="Times New Roman" w:hAnsi="Times New Roman"/>
                <w:sz w:val="18"/>
                <w:szCs w:val="18"/>
                <w:lang w:eastAsia="zh-CN"/>
              </w:rPr>
            </w:pPr>
          </w:p>
          <w:p w14:paraId="6AC15CF1"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lang w:eastAsia="zh-CN"/>
              </w:rPr>
              <w:t>二维</w:t>
            </w:r>
          </w:p>
        </w:tc>
        <w:tc>
          <w:tcPr>
            <w:tcW w:w="938" w:type="dxa"/>
            <w:vMerge/>
            <w:vAlign w:val="center"/>
          </w:tcPr>
          <w:p w14:paraId="17177FF1" w14:textId="77777777" w:rsidR="007319B1" w:rsidRDefault="007319B1">
            <w:pPr>
              <w:spacing w:line="200" w:lineRule="exact"/>
              <w:rPr>
                <w:rFonts w:ascii="Times New Roman" w:hAnsi="Times New Roman"/>
                <w:sz w:val="18"/>
                <w:szCs w:val="18"/>
              </w:rPr>
            </w:pPr>
          </w:p>
        </w:tc>
        <w:tc>
          <w:tcPr>
            <w:tcW w:w="944" w:type="dxa"/>
            <w:vMerge/>
            <w:vAlign w:val="center"/>
          </w:tcPr>
          <w:p w14:paraId="7B93F3B9" w14:textId="77777777" w:rsidR="007319B1" w:rsidRDefault="007319B1">
            <w:pPr>
              <w:spacing w:line="200" w:lineRule="exact"/>
              <w:rPr>
                <w:rFonts w:ascii="Times New Roman" w:hAnsi="Times New Roman"/>
                <w:sz w:val="18"/>
                <w:szCs w:val="18"/>
              </w:rPr>
            </w:pPr>
          </w:p>
        </w:tc>
        <w:tc>
          <w:tcPr>
            <w:tcW w:w="809" w:type="dxa"/>
            <w:vMerge/>
            <w:vAlign w:val="center"/>
          </w:tcPr>
          <w:p w14:paraId="75FA02BB" w14:textId="77777777" w:rsidR="007319B1" w:rsidRDefault="007319B1">
            <w:pPr>
              <w:spacing w:after="0" w:line="200" w:lineRule="exact"/>
              <w:rPr>
                <w:rFonts w:ascii="Times New Roman" w:hAnsi="Times New Roman"/>
                <w:sz w:val="18"/>
                <w:szCs w:val="18"/>
                <w:lang w:eastAsia="zh-CN"/>
              </w:rPr>
            </w:pPr>
          </w:p>
        </w:tc>
        <w:tc>
          <w:tcPr>
            <w:tcW w:w="1072" w:type="dxa"/>
            <w:vMerge/>
            <w:vAlign w:val="center"/>
          </w:tcPr>
          <w:p w14:paraId="1347A9F6" w14:textId="77777777" w:rsidR="007319B1" w:rsidRDefault="007319B1">
            <w:pPr>
              <w:spacing w:after="0" w:line="200" w:lineRule="exact"/>
              <w:rPr>
                <w:rFonts w:ascii="Times New Roman" w:hAnsi="Times New Roman"/>
                <w:sz w:val="18"/>
                <w:szCs w:val="18"/>
                <w:lang w:eastAsia="zh-CN"/>
              </w:rPr>
            </w:pPr>
          </w:p>
        </w:tc>
        <w:tc>
          <w:tcPr>
            <w:tcW w:w="809" w:type="dxa"/>
            <w:vAlign w:val="center"/>
          </w:tcPr>
          <w:p w14:paraId="3F4FF6BE" w14:textId="77777777" w:rsidR="007319B1" w:rsidRDefault="007319B1">
            <w:pPr>
              <w:spacing w:line="200" w:lineRule="exact"/>
              <w:rPr>
                <w:rFonts w:ascii="Times New Roman" w:hAnsi="Times New Roman"/>
                <w:sz w:val="18"/>
                <w:szCs w:val="18"/>
              </w:rPr>
            </w:pPr>
            <w:r>
              <w:rPr>
                <w:rFonts w:ascii="Times New Roman" w:hAnsi="Times New Roman"/>
                <w:sz w:val="18"/>
                <w:szCs w:val="18"/>
              </w:rPr>
              <w:t>段表</w:t>
            </w:r>
          </w:p>
        </w:tc>
        <w:tc>
          <w:tcPr>
            <w:tcW w:w="618" w:type="dxa"/>
            <w:vMerge/>
            <w:vAlign w:val="center"/>
          </w:tcPr>
          <w:p w14:paraId="79B9AF96" w14:textId="77777777" w:rsidR="007319B1" w:rsidRDefault="007319B1">
            <w:pPr>
              <w:spacing w:line="200" w:lineRule="exact"/>
              <w:rPr>
                <w:rFonts w:ascii="Times New Roman" w:hAnsi="Times New Roman"/>
                <w:sz w:val="18"/>
                <w:szCs w:val="18"/>
              </w:rPr>
            </w:pPr>
          </w:p>
        </w:tc>
        <w:tc>
          <w:tcPr>
            <w:tcW w:w="943" w:type="dxa"/>
            <w:vMerge/>
            <w:vAlign w:val="center"/>
          </w:tcPr>
          <w:p w14:paraId="63920227" w14:textId="77777777" w:rsidR="007319B1" w:rsidRDefault="007319B1">
            <w:pPr>
              <w:spacing w:line="200" w:lineRule="exact"/>
              <w:rPr>
                <w:rFonts w:ascii="Times New Roman" w:hAnsi="Times New Roman"/>
                <w:sz w:val="18"/>
                <w:szCs w:val="18"/>
              </w:rPr>
            </w:pPr>
          </w:p>
        </w:tc>
      </w:tr>
      <w:tr w:rsidR="007319B1" w14:paraId="025AD643" w14:textId="77777777">
        <w:trPr>
          <w:trHeight w:val="300"/>
        </w:trPr>
        <w:tc>
          <w:tcPr>
            <w:tcW w:w="649" w:type="dxa"/>
            <w:vMerge/>
            <w:vAlign w:val="center"/>
          </w:tcPr>
          <w:p w14:paraId="3312E457" w14:textId="77777777" w:rsidR="007319B1" w:rsidRDefault="007319B1">
            <w:pPr>
              <w:spacing w:after="0" w:line="200" w:lineRule="exact"/>
              <w:rPr>
                <w:rFonts w:ascii="Times New Roman" w:hAnsi="Times New Roman"/>
                <w:sz w:val="18"/>
                <w:szCs w:val="18"/>
                <w:lang w:eastAsia="zh-CN"/>
              </w:rPr>
            </w:pPr>
          </w:p>
        </w:tc>
        <w:tc>
          <w:tcPr>
            <w:tcW w:w="1066" w:type="dxa"/>
            <w:vAlign w:val="center"/>
          </w:tcPr>
          <w:p w14:paraId="76CEBABD"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rPr>
              <w:t>段页式</w:t>
            </w:r>
          </w:p>
        </w:tc>
        <w:tc>
          <w:tcPr>
            <w:tcW w:w="681" w:type="dxa"/>
            <w:vMerge/>
            <w:vAlign w:val="center"/>
          </w:tcPr>
          <w:p w14:paraId="73DEDC65" w14:textId="77777777" w:rsidR="007319B1" w:rsidRDefault="007319B1">
            <w:pPr>
              <w:spacing w:line="200" w:lineRule="exact"/>
              <w:rPr>
                <w:rFonts w:ascii="Times New Roman" w:hAnsi="Times New Roman"/>
                <w:sz w:val="18"/>
                <w:szCs w:val="18"/>
              </w:rPr>
            </w:pPr>
          </w:p>
        </w:tc>
        <w:tc>
          <w:tcPr>
            <w:tcW w:w="938" w:type="dxa"/>
            <w:vMerge/>
            <w:vAlign w:val="center"/>
          </w:tcPr>
          <w:p w14:paraId="47B9F2B8" w14:textId="77777777" w:rsidR="007319B1" w:rsidRDefault="007319B1">
            <w:pPr>
              <w:spacing w:line="200" w:lineRule="exact"/>
              <w:rPr>
                <w:rFonts w:ascii="Times New Roman" w:hAnsi="Times New Roman"/>
                <w:sz w:val="18"/>
                <w:szCs w:val="18"/>
              </w:rPr>
            </w:pPr>
          </w:p>
        </w:tc>
        <w:tc>
          <w:tcPr>
            <w:tcW w:w="944" w:type="dxa"/>
            <w:vMerge/>
            <w:vAlign w:val="center"/>
          </w:tcPr>
          <w:p w14:paraId="43A16991" w14:textId="77777777" w:rsidR="007319B1" w:rsidRDefault="007319B1">
            <w:pPr>
              <w:spacing w:line="200" w:lineRule="exact"/>
              <w:rPr>
                <w:rFonts w:ascii="Times New Roman" w:hAnsi="Times New Roman"/>
                <w:sz w:val="18"/>
                <w:szCs w:val="18"/>
              </w:rPr>
            </w:pPr>
          </w:p>
        </w:tc>
        <w:tc>
          <w:tcPr>
            <w:tcW w:w="809" w:type="dxa"/>
            <w:vMerge/>
            <w:vAlign w:val="center"/>
          </w:tcPr>
          <w:p w14:paraId="225BA8A8" w14:textId="77777777" w:rsidR="007319B1" w:rsidRDefault="007319B1">
            <w:pPr>
              <w:spacing w:after="0" w:line="200" w:lineRule="exact"/>
              <w:rPr>
                <w:rFonts w:ascii="Times New Roman" w:hAnsi="Times New Roman"/>
                <w:sz w:val="18"/>
                <w:szCs w:val="18"/>
                <w:lang w:eastAsia="zh-CN"/>
              </w:rPr>
            </w:pPr>
          </w:p>
        </w:tc>
        <w:tc>
          <w:tcPr>
            <w:tcW w:w="1072" w:type="dxa"/>
            <w:vMerge/>
            <w:vAlign w:val="center"/>
          </w:tcPr>
          <w:p w14:paraId="31620BB9" w14:textId="77777777" w:rsidR="007319B1" w:rsidRDefault="007319B1">
            <w:pPr>
              <w:spacing w:after="0" w:line="200" w:lineRule="exact"/>
              <w:rPr>
                <w:rFonts w:ascii="Times New Roman" w:hAnsi="Times New Roman"/>
                <w:sz w:val="18"/>
                <w:szCs w:val="18"/>
                <w:lang w:eastAsia="zh-CN"/>
              </w:rPr>
            </w:pPr>
          </w:p>
        </w:tc>
        <w:tc>
          <w:tcPr>
            <w:tcW w:w="809" w:type="dxa"/>
            <w:vAlign w:val="center"/>
          </w:tcPr>
          <w:p w14:paraId="1968981E" w14:textId="77777777" w:rsidR="007319B1" w:rsidRDefault="007319B1">
            <w:pPr>
              <w:spacing w:line="200" w:lineRule="exact"/>
              <w:rPr>
                <w:rFonts w:ascii="Times New Roman" w:hAnsi="Times New Roman"/>
                <w:sz w:val="18"/>
                <w:szCs w:val="18"/>
              </w:rPr>
            </w:pPr>
            <w:r>
              <w:rPr>
                <w:rFonts w:ascii="Times New Roman" w:hAnsi="Times New Roman"/>
                <w:sz w:val="18"/>
                <w:szCs w:val="18"/>
              </w:rPr>
              <w:t>段页表</w:t>
            </w:r>
          </w:p>
        </w:tc>
        <w:tc>
          <w:tcPr>
            <w:tcW w:w="618" w:type="dxa"/>
            <w:vMerge/>
            <w:vAlign w:val="center"/>
          </w:tcPr>
          <w:p w14:paraId="5CA07D8E" w14:textId="77777777" w:rsidR="007319B1" w:rsidRDefault="007319B1">
            <w:pPr>
              <w:spacing w:line="200" w:lineRule="exact"/>
              <w:rPr>
                <w:rFonts w:ascii="Times New Roman" w:hAnsi="Times New Roman"/>
                <w:sz w:val="18"/>
                <w:szCs w:val="18"/>
              </w:rPr>
            </w:pPr>
          </w:p>
        </w:tc>
        <w:tc>
          <w:tcPr>
            <w:tcW w:w="943" w:type="dxa"/>
            <w:vMerge/>
            <w:vAlign w:val="center"/>
          </w:tcPr>
          <w:p w14:paraId="13FD9571" w14:textId="77777777" w:rsidR="007319B1" w:rsidRDefault="007319B1">
            <w:pPr>
              <w:spacing w:line="200" w:lineRule="exact"/>
              <w:rPr>
                <w:rFonts w:ascii="Times New Roman" w:hAnsi="Times New Roman"/>
                <w:sz w:val="18"/>
                <w:szCs w:val="18"/>
              </w:rPr>
            </w:pPr>
          </w:p>
        </w:tc>
      </w:tr>
      <w:tr w:rsidR="007319B1" w14:paraId="3D07F9AC" w14:textId="77777777">
        <w:trPr>
          <w:trHeight w:val="542"/>
        </w:trPr>
        <w:tc>
          <w:tcPr>
            <w:tcW w:w="649" w:type="dxa"/>
            <w:vMerge w:val="restart"/>
            <w:vAlign w:val="center"/>
          </w:tcPr>
          <w:p w14:paraId="71DA8361" w14:textId="77777777" w:rsidR="007319B1" w:rsidRDefault="007319B1">
            <w:pPr>
              <w:spacing w:after="0" w:line="200" w:lineRule="exact"/>
              <w:rPr>
                <w:rFonts w:ascii="Times New Roman" w:hAnsi="Times New Roman"/>
                <w:sz w:val="18"/>
                <w:szCs w:val="18"/>
                <w:lang w:eastAsia="zh-CN"/>
              </w:rPr>
            </w:pPr>
          </w:p>
          <w:p w14:paraId="66EF2589" w14:textId="77777777" w:rsidR="007319B1" w:rsidRDefault="007319B1">
            <w:pPr>
              <w:spacing w:after="0" w:line="200" w:lineRule="exact"/>
              <w:rPr>
                <w:rFonts w:ascii="Times New Roman" w:hAnsi="Times New Roman"/>
                <w:sz w:val="18"/>
                <w:szCs w:val="18"/>
                <w:lang w:eastAsia="zh-CN"/>
              </w:rPr>
            </w:pPr>
          </w:p>
          <w:p w14:paraId="7F7FEEEE"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rPr>
              <w:t>虚存</w:t>
            </w:r>
          </w:p>
          <w:p w14:paraId="69FE0B75"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rPr>
              <w:t>管理</w:t>
            </w:r>
          </w:p>
          <w:p w14:paraId="520A7007" w14:textId="77777777" w:rsidR="007319B1" w:rsidRDefault="007319B1">
            <w:pPr>
              <w:spacing w:after="0" w:line="200" w:lineRule="exact"/>
              <w:rPr>
                <w:rFonts w:ascii="Times New Roman" w:hAnsi="Times New Roman"/>
                <w:sz w:val="18"/>
                <w:szCs w:val="18"/>
                <w:lang w:eastAsia="zh-CN"/>
              </w:rPr>
            </w:pPr>
          </w:p>
          <w:p w14:paraId="7578A54A" w14:textId="77777777" w:rsidR="007319B1" w:rsidRDefault="007319B1">
            <w:pPr>
              <w:spacing w:after="0" w:line="200" w:lineRule="exact"/>
              <w:rPr>
                <w:rFonts w:ascii="Times New Roman" w:hAnsi="Times New Roman"/>
                <w:sz w:val="18"/>
                <w:szCs w:val="18"/>
                <w:lang w:eastAsia="zh-CN"/>
              </w:rPr>
            </w:pPr>
          </w:p>
        </w:tc>
        <w:tc>
          <w:tcPr>
            <w:tcW w:w="1066" w:type="dxa"/>
            <w:vAlign w:val="center"/>
          </w:tcPr>
          <w:p w14:paraId="306A058A"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rPr>
              <w:t>请求分页</w:t>
            </w:r>
          </w:p>
        </w:tc>
        <w:tc>
          <w:tcPr>
            <w:tcW w:w="681" w:type="dxa"/>
            <w:vAlign w:val="center"/>
          </w:tcPr>
          <w:p w14:paraId="6E634A22"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一维</w:t>
            </w:r>
          </w:p>
        </w:tc>
        <w:tc>
          <w:tcPr>
            <w:tcW w:w="938" w:type="dxa"/>
            <w:vMerge/>
            <w:vAlign w:val="center"/>
          </w:tcPr>
          <w:p w14:paraId="721FF3BC" w14:textId="77777777" w:rsidR="007319B1" w:rsidRDefault="007319B1">
            <w:pPr>
              <w:spacing w:after="0" w:line="200" w:lineRule="exact"/>
              <w:rPr>
                <w:rFonts w:ascii="Times New Roman" w:hAnsi="Times New Roman"/>
                <w:sz w:val="18"/>
                <w:szCs w:val="18"/>
                <w:lang w:eastAsia="zh-CN"/>
              </w:rPr>
            </w:pPr>
          </w:p>
        </w:tc>
        <w:tc>
          <w:tcPr>
            <w:tcW w:w="944" w:type="dxa"/>
            <w:vMerge/>
            <w:vAlign w:val="center"/>
          </w:tcPr>
          <w:p w14:paraId="4ED65707" w14:textId="77777777" w:rsidR="007319B1" w:rsidRDefault="007319B1">
            <w:pPr>
              <w:spacing w:after="0" w:line="200" w:lineRule="exact"/>
              <w:rPr>
                <w:rFonts w:ascii="Times New Roman" w:hAnsi="Times New Roman"/>
                <w:sz w:val="18"/>
                <w:szCs w:val="18"/>
                <w:lang w:eastAsia="zh-CN"/>
              </w:rPr>
            </w:pPr>
          </w:p>
        </w:tc>
        <w:tc>
          <w:tcPr>
            <w:tcW w:w="809" w:type="dxa"/>
            <w:vMerge/>
            <w:vAlign w:val="center"/>
          </w:tcPr>
          <w:p w14:paraId="0FD57865" w14:textId="77777777" w:rsidR="007319B1" w:rsidRDefault="007319B1">
            <w:pPr>
              <w:spacing w:after="0" w:line="200" w:lineRule="exact"/>
              <w:rPr>
                <w:rFonts w:ascii="Times New Roman" w:hAnsi="Times New Roman"/>
                <w:sz w:val="18"/>
                <w:szCs w:val="18"/>
                <w:lang w:eastAsia="zh-CN"/>
              </w:rPr>
            </w:pPr>
          </w:p>
        </w:tc>
        <w:tc>
          <w:tcPr>
            <w:tcW w:w="1072" w:type="dxa"/>
            <w:vMerge w:val="restart"/>
            <w:vAlign w:val="center"/>
          </w:tcPr>
          <w:p w14:paraId="0B786DCC" w14:textId="77777777" w:rsidR="007319B1" w:rsidRDefault="007319B1">
            <w:pPr>
              <w:spacing w:after="0" w:line="200" w:lineRule="exact"/>
              <w:rPr>
                <w:rFonts w:ascii="Times New Roman" w:hAnsi="Times New Roman"/>
                <w:sz w:val="18"/>
                <w:szCs w:val="18"/>
                <w:lang w:eastAsia="zh-CN"/>
              </w:rPr>
            </w:pPr>
          </w:p>
          <w:p w14:paraId="2618D9F1"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虚存</w:t>
            </w:r>
            <w:r>
              <w:rPr>
                <w:rFonts w:ascii="Times New Roman" w:hAnsi="Times New Roman"/>
                <w:sz w:val="18"/>
                <w:szCs w:val="18"/>
                <w:lang w:eastAsia="zh-CN"/>
              </w:rPr>
              <w:t>(</w:t>
            </w:r>
            <w:r>
              <w:rPr>
                <w:rFonts w:ascii="Times New Roman" w:hAnsi="Times New Roman"/>
                <w:sz w:val="18"/>
                <w:szCs w:val="18"/>
                <w:lang w:eastAsia="zh-CN"/>
              </w:rPr>
              <w:t>内存是外存的缓冲</w:t>
            </w:r>
            <w:r>
              <w:rPr>
                <w:rFonts w:ascii="Times New Roman" w:hAnsi="Times New Roman"/>
                <w:sz w:val="18"/>
                <w:szCs w:val="18"/>
                <w:lang w:eastAsia="zh-CN"/>
              </w:rPr>
              <w:t>)</w:t>
            </w:r>
          </w:p>
        </w:tc>
        <w:tc>
          <w:tcPr>
            <w:tcW w:w="809" w:type="dxa"/>
            <w:vAlign w:val="center"/>
          </w:tcPr>
          <w:p w14:paraId="226DBA2F"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rPr>
              <w:t>页表</w:t>
            </w:r>
          </w:p>
        </w:tc>
        <w:tc>
          <w:tcPr>
            <w:tcW w:w="618" w:type="dxa"/>
            <w:vMerge/>
            <w:vAlign w:val="center"/>
          </w:tcPr>
          <w:p w14:paraId="668C696D" w14:textId="77777777" w:rsidR="007319B1" w:rsidRDefault="007319B1">
            <w:pPr>
              <w:spacing w:line="200" w:lineRule="exact"/>
              <w:rPr>
                <w:rFonts w:ascii="Times New Roman" w:hAnsi="Times New Roman"/>
                <w:sz w:val="18"/>
                <w:szCs w:val="18"/>
              </w:rPr>
            </w:pPr>
          </w:p>
        </w:tc>
        <w:tc>
          <w:tcPr>
            <w:tcW w:w="943" w:type="dxa"/>
            <w:vMerge w:val="restart"/>
            <w:vAlign w:val="center"/>
          </w:tcPr>
          <w:p w14:paraId="33B557F6" w14:textId="77777777" w:rsidR="007319B1" w:rsidRDefault="007319B1">
            <w:pPr>
              <w:spacing w:after="0" w:line="200" w:lineRule="exact"/>
              <w:rPr>
                <w:rFonts w:ascii="Times New Roman" w:hAnsi="Times New Roman"/>
                <w:sz w:val="18"/>
                <w:szCs w:val="18"/>
                <w:lang w:eastAsia="zh-CN"/>
              </w:rPr>
            </w:pPr>
          </w:p>
          <w:p w14:paraId="4EFC3848"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同上</w:t>
            </w:r>
            <w:r>
              <w:rPr>
                <w:rFonts w:ascii="Times New Roman" w:hAnsi="Times New Roman"/>
                <w:sz w:val="18"/>
                <w:szCs w:val="18"/>
                <w:lang w:eastAsia="zh-CN"/>
              </w:rPr>
              <w:t>+</w:t>
            </w:r>
            <w:r>
              <w:rPr>
                <w:rFonts w:ascii="Times New Roman" w:hAnsi="Times New Roman"/>
                <w:sz w:val="18"/>
                <w:szCs w:val="18"/>
                <w:lang w:eastAsia="zh-CN"/>
              </w:rPr>
              <w:t>动态链接机制</w:t>
            </w:r>
            <w:r>
              <w:rPr>
                <w:rFonts w:ascii="Times New Roman" w:hAnsi="Times New Roman"/>
                <w:sz w:val="18"/>
                <w:szCs w:val="18"/>
                <w:lang w:eastAsia="zh-CN"/>
              </w:rPr>
              <w:t>+</w:t>
            </w:r>
            <w:r>
              <w:rPr>
                <w:rFonts w:ascii="Times New Roman" w:hAnsi="Times New Roman"/>
                <w:sz w:val="18"/>
                <w:szCs w:val="18"/>
                <w:lang w:eastAsia="zh-CN"/>
              </w:rPr>
              <w:t>中断机制</w:t>
            </w:r>
          </w:p>
        </w:tc>
      </w:tr>
      <w:tr w:rsidR="007319B1" w14:paraId="2F806300" w14:textId="77777777">
        <w:trPr>
          <w:trHeight w:val="600"/>
        </w:trPr>
        <w:tc>
          <w:tcPr>
            <w:tcW w:w="649" w:type="dxa"/>
            <w:vMerge/>
            <w:tcBorders>
              <w:bottom w:val="single" w:sz="4" w:space="0" w:color="auto"/>
            </w:tcBorders>
            <w:vAlign w:val="center"/>
          </w:tcPr>
          <w:p w14:paraId="76021B51" w14:textId="77777777" w:rsidR="007319B1" w:rsidRDefault="007319B1">
            <w:pPr>
              <w:spacing w:after="0" w:line="200" w:lineRule="exact"/>
              <w:rPr>
                <w:rFonts w:ascii="Times New Roman" w:hAnsi="Times New Roman"/>
                <w:sz w:val="18"/>
                <w:szCs w:val="18"/>
                <w:lang w:eastAsia="zh-CN"/>
              </w:rPr>
            </w:pPr>
          </w:p>
        </w:tc>
        <w:tc>
          <w:tcPr>
            <w:tcW w:w="1066" w:type="dxa"/>
            <w:tcBorders>
              <w:bottom w:val="single" w:sz="4" w:space="0" w:color="auto"/>
            </w:tcBorders>
            <w:vAlign w:val="center"/>
          </w:tcPr>
          <w:p w14:paraId="49DED87A" w14:textId="77777777" w:rsidR="007319B1" w:rsidRDefault="007319B1">
            <w:pPr>
              <w:spacing w:line="200" w:lineRule="exact"/>
              <w:rPr>
                <w:rFonts w:ascii="Times New Roman" w:hAnsi="Times New Roman"/>
                <w:sz w:val="18"/>
                <w:szCs w:val="18"/>
                <w:lang w:eastAsia="zh-CN"/>
              </w:rPr>
            </w:pPr>
          </w:p>
          <w:p w14:paraId="0523A973"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rPr>
              <w:t>请求段页</w:t>
            </w:r>
          </w:p>
        </w:tc>
        <w:tc>
          <w:tcPr>
            <w:tcW w:w="681" w:type="dxa"/>
            <w:tcBorders>
              <w:bottom w:val="single" w:sz="4" w:space="0" w:color="auto"/>
            </w:tcBorders>
            <w:vAlign w:val="center"/>
          </w:tcPr>
          <w:p w14:paraId="44284E2F" w14:textId="77777777" w:rsidR="007319B1" w:rsidRDefault="007319B1">
            <w:pPr>
              <w:spacing w:after="0" w:line="200" w:lineRule="exact"/>
              <w:rPr>
                <w:rFonts w:ascii="Times New Roman" w:hAnsi="Times New Roman"/>
                <w:sz w:val="18"/>
                <w:szCs w:val="18"/>
                <w:lang w:eastAsia="zh-CN"/>
              </w:rPr>
            </w:pPr>
          </w:p>
          <w:p w14:paraId="594C3DC2"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二维</w:t>
            </w:r>
          </w:p>
        </w:tc>
        <w:tc>
          <w:tcPr>
            <w:tcW w:w="938" w:type="dxa"/>
            <w:vMerge/>
            <w:tcBorders>
              <w:bottom w:val="single" w:sz="4" w:space="0" w:color="auto"/>
            </w:tcBorders>
            <w:vAlign w:val="center"/>
          </w:tcPr>
          <w:p w14:paraId="5CEA2FC4" w14:textId="77777777" w:rsidR="007319B1" w:rsidRDefault="007319B1">
            <w:pPr>
              <w:spacing w:after="0" w:line="200" w:lineRule="exact"/>
              <w:rPr>
                <w:rFonts w:ascii="Times New Roman" w:hAnsi="Times New Roman"/>
                <w:sz w:val="18"/>
                <w:szCs w:val="18"/>
                <w:lang w:eastAsia="zh-CN"/>
              </w:rPr>
            </w:pPr>
          </w:p>
        </w:tc>
        <w:tc>
          <w:tcPr>
            <w:tcW w:w="944" w:type="dxa"/>
            <w:vMerge/>
            <w:tcBorders>
              <w:bottom w:val="single" w:sz="4" w:space="0" w:color="auto"/>
            </w:tcBorders>
            <w:vAlign w:val="center"/>
          </w:tcPr>
          <w:p w14:paraId="1F374873" w14:textId="77777777" w:rsidR="007319B1" w:rsidRDefault="007319B1">
            <w:pPr>
              <w:spacing w:after="0" w:line="200" w:lineRule="exact"/>
              <w:rPr>
                <w:rFonts w:ascii="Times New Roman" w:hAnsi="Times New Roman"/>
                <w:sz w:val="18"/>
                <w:szCs w:val="18"/>
                <w:lang w:eastAsia="zh-CN"/>
              </w:rPr>
            </w:pPr>
          </w:p>
        </w:tc>
        <w:tc>
          <w:tcPr>
            <w:tcW w:w="809" w:type="dxa"/>
            <w:vMerge/>
            <w:tcBorders>
              <w:bottom w:val="single" w:sz="4" w:space="0" w:color="auto"/>
            </w:tcBorders>
            <w:vAlign w:val="center"/>
          </w:tcPr>
          <w:p w14:paraId="26E319E1" w14:textId="77777777" w:rsidR="007319B1" w:rsidRDefault="007319B1">
            <w:pPr>
              <w:spacing w:after="0" w:line="200" w:lineRule="exact"/>
              <w:rPr>
                <w:rFonts w:ascii="Times New Roman" w:hAnsi="Times New Roman"/>
                <w:sz w:val="18"/>
                <w:szCs w:val="18"/>
                <w:lang w:eastAsia="zh-CN"/>
              </w:rPr>
            </w:pPr>
          </w:p>
        </w:tc>
        <w:tc>
          <w:tcPr>
            <w:tcW w:w="1072" w:type="dxa"/>
            <w:vMerge/>
            <w:tcBorders>
              <w:bottom w:val="single" w:sz="4" w:space="0" w:color="auto"/>
            </w:tcBorders>
            <w:vAlign w:val="center"/>
          </w:tcPr>
          <w:p w14:paraId="716485C2" w14:textId="77777777" w:rsidR="007319B1" w:rsidRDefault="007319B1">
            <w:pPr>
              <w:spacing w:after="0" w:line="200" w:lineRule="exact"/>
              <w:rPr>
                <w:rFonts w:ascii="Times New Roman" w:hAnsi="Times New Roman"/>
                <w:sz w:val="18"/>
                <w:szCs w:val="18"/>
                <w:lang w:eastAsia="zh-CN"/>
              </w:rPr>
            </w:pPr>
          </w:p>
        </w:tc>
        <w:tc>
          <w:tcPr>
            <w:tcW w:w="809" w:type="dxa"/>
            <w:tcBorders>
              <w:bottom w:val="single" w:sz="4" w:space="0" w:color="auto"/>
            </w:tcBorders>
            <w:vAlign w:val="center"/>
          </w:tcPr>
          <w:p w14:paraId="386C4615" w14:textId="77777777" w:rsidR="007319B1" w:rsidRDefault="007319B1">
            <w:pPr>
              <w:spacing w:line="200" w:lineRule="exact"/>
              <w:rPr>
                <w:rFonts w:ascii="Times New Roman" w:hAnsi="Times New Roman"/>
                <w:sz w:val="18"/>
                <w:szCs w:val="18"/>
                <w:lang w:eastAsia="zh-CN"/>
              </w:rPr>
            </w:pPr>
          </w:p>
          <w:p w14:paraId="2CC96EF8" w14:textId="77777777" w:rsidR="007319B1" w:rsidRDefault="007319B1">
            <w:pPr>
              <w:spacing w:line="200" w:lineRule="exact"/>
              <w:rPr>
                <w:rFonts w:ascii="Times New Roman" w:hAnsi="Times New Roman"/>
                <w:sz w:val="18"/>
                <w:szCs w:val="18"/>
              </w:rPr>
            </w:pPr>
            <w:r>
              <w:rPr>
                <w:rFonts w:ascii="Times New Roman" w:hAnsi="Times New Roman"/>
                <w:sz w:val="18"/>
                <w:szCs w:val="18"/>
              </w:rPr>
              <w:t>段页表</w:t>
            </w:r>
          </w:p>
        </w:tc>
        <w:tc>
          <w:tcPr>
            <w:tcW w:w="618" w:type="dxa"/>
            <w:vMerge/>
            <w:tcBorders>
              <w:bottom w:val="single" w:sz="4" w:space="0" w:color="auto"/>
            </w:tcBorders>
            <w:vAlign w:val="center"/>
          </w:tcPr>
          <w:p w14:paraId="46B2E3AE" w14:textId="77777777" w:rsidR="007319B1" w:rsidRDefault="007319B1">
            <w:pPr>
              <w:spacing w:line="200" w:lineRule="exact"/>
              <w:rPr>
                <w:rFonts w:ascii="Times New Roman" w:hAnsi="Times New Roman"/>
                <w:sz w:val="18"/>
                <w:szCs w:val="18"/>
              </w:rPr>
            </w:pPr>
          </w:p>
        </w:tc>
        <w:tc>
          <w:tcPr>
            <w:tcW w:w="943" w:type="dxa"/>
            <w:vMerge/>
            <w:tcBorders>
              <w:bottom w:val="single" w:sz="4" w:space="0" w:color="auto"/>
            </w:tcBorders>
            <w:vAlign w:val="center"/>
          </w:tcPr>
          <w:p w14:paraId="57D55DE8" w14:textId="77777777" w:rsidR="007319B1" w:rsidRDefault="007319B1">
            <w:pPr>
              <w:spacing w:after="0" w:line="200" w:lineRule="exact"/>
              <w:rPr>
                <w:rFonts w:ascii="Times New Roman" w:hAnsi="Times New Roman"/>
                <w:sz w:val="18"/>
                <w:szCs w:val="18"/>
                <w:lang w:eastAsia="zh-CN"/>
              </w:rPr>
            </w:pPr>
          </w:p>
        </w:tc>
      </w:tr>
    </w:tbl>
    <w:p w14:paraId="6B62C90B" w14:textId="77777777" w:rsidR="007319B1" w:rsidRDefault="007319B1">
      <w:pPr>
        <w:spacing w:after="0" w:line="200" w:lineRule="exact"/>
        <w:rPr>
          <w:rFonts w:ascii="Times New Roman" w:hAnsi="Times New Roman"/>
          <w:sz w:val="20"/>
          <w:szCs w:val="20"/>
          <w:lang w:eastAsia="zh-CN"/>
        </w:rPr>
      </w:pPr>
    </w:p>
    <w:p w14:paraId="47C7A73A"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2. </w:t>
      </w:r>
      <w:r>
        <w:rPr>
          <w:rFonts w:ascii="Times New Roman" w:hAnsi="Times New Roman"/>
          <w:b/>
          <w:bCs/>
          <w:spacing w:val="10"/>
          <w:sz w:val="21"/>
          <w:szCs w:val="21"/>
          <w:lang w:eastAsia="zh-CN"/>
        </w:rPr>
        <w:t>虚存页面替换算法小结</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9"/>
        <w:gridCol w:w="3827"/>
        <w:gridCol w:w="2551"/>
      </w:tblGrid>
      <w:tr w:rsidR="007319B1" w14:paraId="7F64A22E" w14:textId="77777777">
        <w:trPr>
          <w:trHeight w:val="437"/>
        </w:trPr>
        <w:tc>
          <w:tcPr>
            <w:tcW w:w="2269" w:type="dxa"/>
            <w:vAlign w:val="center"/>
          </w:tcPr>
          <w:p w14:paraId="51673C34" w14:textId="77777777" w:rsidR="007319B1" w:rsidRDefault="007319B1">
            <w:pPr>
              <w:spacing w:after="0"/>
              <w:ind w:right="48" w:firstLineChars="300" w:firstLine="540"/>
              <w:jc w:val="both"/>
              <w:rPr>
                <w:rFonts w:ascii="Times New Roman" w:hAnsi="Times New Roman"/>
                <w:sz w:val="18"/>
                <w:szCs w:val="18"/>
                <w:lang w:eastAsia="zh-CN"/>
              </w:rPr>
            </w:pPr>
            <w:r>
              <w:rPr>
                <w:rFonts w:ascii="Times New Roman" w:hAnsi="Times New Roman"/>
                <w:sz w:val="18"/>
                <w:szCs w:val="18"/>
                <w:lang w:eastAsia="zh-CN"/>
              </w:rPr>
              <w:t>算法名称</w:t>
            </w:r>
          </w:p>
        </w:tc>
        <w:tc>
          <w:tcPr>
            <w:tcW w:w="3827" w:type="dxa"/>
            <w:vAlign w:val="center"/>
          </w:tcPr>
          <w:p w14:paraId="007D7275" w14:textId="77777777" w:rsidR="007319B1" w:rsidRDefault="007319B1">
            <w:pPr>
              <w:spacing w:after="0"/>
              <w:ind w:right="48"/>
              <w:jc w:val="both"/>
              <w:rPr>
                <w:rFonts w:ascii="Times New Roman" w:hAnsi="Times New Roman"/>
                <w:sz w:val="18"/>
                <w:szCs w:val="18"/>
                <w:lang w:eastAsia="zh-CN"/>
              </w:rPr>
            </w:pPr>
            <w:r>
              <w:rPr>
                <w:rFonts w:ascii="Times New Roman" w:hAnsi="Times New Roman"/>
                <w:sz w:val="18"/>
                <w:szCs w:val="18"/>
                <w:lang w:eastAsia="zh-CN"/>
              </w:rPr>
              <w:t xml:space="preserve">                 </w:t>
            </w:r>
            <w:r>
              <w:rPr>
                <w:rFonts w:ascii="Times New Roman" w:hAnsi="Times New Roman"/>
                <w:sz w:val="18"/>
                <w:szCs w:val="18"/>
                <w:lang w:eastAsia="zh-CN"/>
              </w:rPr>
              <w:t>特点</w:t>
            </w:r>
          </w:p>
        </w:tc>
        <w:tc>
          <w:tcPr>
            <w:tcW w:w="2551" w:type="dxa"/>
            <w:vAlign w:val="center"/>
          </w:tcPr>
          <w:p w14:paraId="679CA4A1" w14:textId="77777777" w:rsidR="007319B1" w:rsidRDefault="007319B1">
            <w:pPr>
              <w:spacing w:after="0"/>
              <w:ind w:right="48" w:firstLineChars="300" w:firstLine="540"/>
              <w:jc w:val="both"/>
              <w:rPr>
                <w:rFonts w:ascii="Times New Roman" w:hAnsi="Times New Roman"/>
                <w:sz w:val="18"/>
                <w:szCs w:val="18"/>
                <w:lang w:eastAsia="zh-CN"/>
              </w:rPr>
            </w:pPr>
            <w:r>
              <w:rPr>
                <w:rFonts w:ascii="Times New Roman" w:hAnsi="Times New Roman"/>
                <w:sz w:val="18"/>
                <w:szCs w:val="18"/>
                <w:lang w:eastAsia="zh-CN"/>
              </w:rPr>
              <w:t>比较说明</w:t>
            </w:r>
          </w:p>
        </w:tc>
      </w:tr>
      <w:tr w:rsidR="007319B1" w14:paraId="404B2D15" w14:textId="77777777">
        <w:tc>
          <w:tcPr>
            <w:tcW w:w="2269" w:type="dxa"/>
            <w:vAlign w:val="center"/>
          </w:tcPr>
          <w:p w14:paraId="52AEC761"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OPT(</w:t>
            </w:r>
            <w:r>
              <w:rPr>
                <w:rFonts w:ascii="Times New Roman" w:hAnsi="Times New Roman"/>
                <w:position w:val="-1"/>
                <w:sz w:val="18"/>
                <w:szCs w:val="18"/>
                <w:lang w:eastAsia="zh-CN"/>
              </w:rPr>
              <w:t>最优算法</w:t>
            </w:r>
            <w:r>
              <w:rPr>
                <w:rFonts w:ascii="Times New Roman" w:hAnsi="Times New Roman"/>
                <w:position w:val="-1"/>
                <w:sz w:val="18"/>
                <w:szCs w:val="18"/>
                <w:lang w:eastAsia="zh-CN"/>
              </w:rPr>
              <w:t>)</w:t>
            </w:r>
          </w:p>
        </w:tc>
        <w:tc>
          <w:tcPr>
            <w:tcW w:w="3827" w:type="dxa"/>
            <w:vAlign w:val="center"/>
          </w:tcPr>
          <w:p w14:paraId="1623BA12"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淘汰不用的页或最长时间后才访问的页</w:t>
            </w:r>
          </w:p>
        </w:tc>
        <w:tc>
          <w:tcPr>
            <w:tcW w:w="2551" w:type="dxa"/>
            <w:vAlign w:val="center"/>
          </w:tcPr>
          <w:p w14:paraId="73A5F23E"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理论算法，不可能实现，作为衡量标准</w:t>
            </w:r>
          </w:p>
        </w:tc>
      </w:tr>
      <w:tr w:rsidR="007319B1" w14:paraId="2367B11E" w14:textId="77777777">
        <w:trPr>
          <w:trHeight w:val="451"/>
        </w:trPr>
        <w:tc>
          <w:tcPr>
            <w:tcW w:w="2269" w:type="dxa"/>
            <w:vAlign w:val="center"/>
          </w:tcPr>
          <w:p w14:paraId="1F0D6283"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FIFO(</w:t>
            </w:r>
            <w:r>
              <w:rPr>
                <w:rFonts w:ascii="Times New Roman" w:hAnsi="Times New Roman"/>
                <w:position w:val="-1"/>
                <w:sz w:val="18"/>
                <w:szCs w:val="18"/>
                <w:lang w:eastAsia="zh-CN"/>
              </w:rPr>
              <w:t>先进先出算法</w:t>
            </w:r>
            <w:r>
              <w:rPr>
                <w:rFonts w:ascii="Times New Roman" w:hAnsi="Times New Roman"/>
                <w:position w:val="-1"/>
                <w:sz w:val="18"/>
                <w:szCs w:val="18"/>
                <w:lang w:eastAsia="zh-CN"/>
              </w:rPr>
              <w:t>)</w:t>
            </w:r>
          </w:p>
        </w:tc>
        <w:tc>
          <w:tcPr>
            <w:tcW w:w="3827" w:type="dxa"/>
            <w:vAlign w:val="center"/>
          </w:tcPr>
          <w:p w14:paraId="5F88F3EF"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淘汰最先调入内存的页</w:t>
            </w:r>
          </w:p>
        </w:tc>
        <w:tc>
          <w:tcPr>
            <w:tcW w:w="2551" w:type="dxa"/>
            <w:vAlign w:val="center"/>
          </w:tcPr>
          <w:p w14:paraId="24030872"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可能会调出经常使用的页</w:t>
            </w:r>
          </w:p>
        </w:tc>
      </w:tr>
      <w:tr w:rsidR="007319B1" w14:paraId="4289FAF2" w14:textId="77777777">
        <w:tc>
          <w:tcPr>
            <w:tcW w:w="2269" w:type="dxa"/>
            <w:vAlign w:val="center"/>
          </w:tcPr>
          <w:p w14:paraId="5C028C1C"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PageBuf(</w:t>
            </w:r>
            <w:r>
              <w:rPr>
                <w:rFonts w:ascii="Times New Roman" w:hAnsi="Times New Roman"/>
                <w:position w:val="-1"/>
                <w:sz w:val="18"/>
                <w:szCs w:val="18"/>
                <w:lang w:eastAsia="zh-CN"/>
              </w:rPr>
              <w:t>页面缓冲算法</w:t>
            </w:r>
            <w:r>
              <w:rPr>
                <w:rFonts w:ascii="Times New Roman" w:hAnsi="Times New Roman"/>
                <w:position w:val="-1"/>
                <w:sz w:val="18"/>
                <w:szCs w:val="18"/>
                <w:lang w:eastAsia="zh-CN"/>
              </w:rPr>
              <w:t>)</w:t>
            </w:r>
          </w:p>
        </w:tc>
        <w:tc>
          <w:tcPr>
            <w:tcW w:w="3827" w:type="dxa"/>
            <w:vAlign w:val="center"/>
          </w:tcPr>
          <w:p w14:paraId="68C6018F"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维护修改页、空闲页两个队列，便于再访问页的找回</w:t>
            </w:r>
          </w:p>
        </w:tc>
        <w:tc>
          <w:tcPr>
            <w:tcW w:w="2551" w:type="dxa"/>
            <w:vAlign w:val="center"/>
          </w:tcPr>
          <w:p w14:paraId="0F36C0AA"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FIFO</w:t>
            </w:r>
            <w:r>
              <w:rPr>
                <w:rFonts w:ascii="Times New Roman" w:hAnsi="Times New Roman"/>
                <w:position w:val="-1"/>
                <w:sz w:val="18"/>
                <w:szCs w:val="18"/>
                <w:lang w:eastAsia="zh-CN"/>
              </w:rPr>
              <w:t>算法的改进，实用和性能好，</w:t>
            </w:r>
          </w:p>
        </w:tc>
      </w:tr>
      <w:tr w:rsidR="007319B1" w14:paraId="13DC1536" w14:textId="77777777">
        <w:tc>
          <w:tcPr>
            <w:tcW w:w="2269" w:type="dxa"/>
            <w:vAlign w:val="center"/>
          </w:tcPr>
          <w:p w14:paraId="426CF0CD"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LRU(</w:t>
            </w:r>
            <w:r>
              <w:rPr>
                <w:rFonts w:ascii="Times New Roman" w:hAnsi="Times New Roman"/>
                <w:position w:val="-1"/>
                <w:sz w:val="18"/>
                <w:szCs w:val="18"/>
                <w:lang w:eastAsia="zh-CN"/>
              </w:rPr>
              <w:t>最近最少用算法</w:t>
            </w:r>
            <w:r>
              <w:rPr>
                <w:rFonts w:ascii="Times New Roman" w:hAnsi="Times New Roman"/>
                <w:position w:val="-1"/>
                <w:sz w:val="18"/>
                <w:szCs w:val="18"/>
                <w:lang w:eastAsia="zh-CN"/>
              </w:rPr>
              <w:t>)</w:t>
            </w:r>
          </w:p>
        </w:tc>
        <w:tc>
          <w:tcPr>
            <w:tcW w:w="3827" w:type="dxa"/>
            <w:vAlign w:val="center"/>
          </w:tcPr>
          <w:p w14:paraId="685ECEF9"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淘汰最近最少使用的页</w:t>
            </w:r>
          </w:p>
        </w:tc>
        <w:tc>
          <w:tcPr>
            <w:tcW w:w="2551" w:type="dxa"/>
            <w:vAlign w:val="center"/>
          </w:tcPr>
          <w:p w14:paraId="183712E2"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性能好，实现难，常采用近似算法</w:t>
            </w:r>
          </w:p>
        </w:tc>
      </w:tr>
      <w:tr w:rsidR="007319B1" w14:paraId="4F37DC29" w14:textId="77777777">
        <w:trPr>
          <w:trHeight w:val="423"/>
        </w:trPr>
        <w:tc>
          <w:tcPr>
            <w:tcW w:w="2269" w:type="dxa"/>
            <w:vAlign w:val="center"/>
          </w:tcPr>
          <w:p w14:paraId="7D26796D" w14:textId="77777777" w:rsidR="007319B1" w:rsidRDefault="007319B1">
            <w:pPr>
              <w:spacing w:after="0"/>
              <w:ind w:right="-20"/>
              <w:rPr>
                <w:rFonts w:ascii="Times New Roman" w:hAnsi="Times New Roman"/>
                <w:position w:val="-1"/>
                <w:sz w:val="18"/>
                <w:szCs w:val="18"/>
                <w:lang w:eastAsia="zh-CN"/>
              </w:rPr>
            </w:pPr>
            <w:r>
              <w:rPr>
                <w:rFonts w:ascii="Times New Roman" w:hAnsi="Times New Roman"/>
                <w:position w:val="-1"/>
                <w:sz w:val="18"/>
                <w:szCs w:val="18"/>
                <w:lang w:eastAsia="zh-CN"/>
              </w:rPr>
              <w:t>NRU(</w:t>
            </w:r>
            <w:r>
              <w:rPr>
                <w:rFonts w:ascii="Times New Roman" w:hAnsi="Times New Roman"/>
                <w:position w:val="-1"/>
                <w:sz w:val="18"/>
                <w:szCs w:val="18"/>
                <w:lang w:eastAsia="zh-CN"/>
              </w:rPr>
              <w:t>最近未使用算法</w:t>
            </w:r>
            <w:r>
              <w:rPr>
                <w:rFonts w:ascii="Times New Roman" w:hAnsi="Times New Roman"/>
                <w:position w:val="-1"/>
                <w:sz w:val="18"/>
                <w:szCs w:val="18"/>
                <w:lang w:eastAsia="zh-CN"/>
              </w:rPr>
              <w:t xml:space="preserve">) </w:t>
            </w:r>
          </w:p>
        </w:tc>
        <w:tc>
          <w:tcPr>
            <w:tcW w:w="3827" w:type="dxa"/>
            <w:vAlign w:val="center"/>
          </w:tcPr>
          <w:p w14:paraId="480D4F5F"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淘汰最近未使用的页</w:t>
            </w:r>
          </w:p>
        </w:tc>
        <w:tc>
          <w:tcPr>
            <w:tcW w:w="2551" w:type="dxa"/>
            <w:vAlign w:val="center"/>
          </w:tcPr>
          <w:p w14:paraId="41AAC441"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LRU</w:t>
            </w:r>
            <w:r>
              <w:rPr>
                <w:rFonts w:ascii="Times New Roman" w:hAnsi="Times New Roman"/>
                <w:position w:val="-1"/>
                <w:sz w:val="18"/>
                <w:szCs w:val="18"/>
                <w:lang w:eastAsia="zh-CN"/>
              </w:rPr>
              <w:t>的近似算法，粗糙</w:t>
            </w:r>
          </w:p>
        </w:tc>
      </w:tr>
      <w:tr w:rsidR="007319B1" w14:paraId="0E58AFB1" w14:textId="77777777">
        <w:trPr>
          <w:trHeight w:val="414"/>
        </w:trPr>
        <w:tc>
          <w:tcPr>
            <w:tcW w:w="2269" w:type="dxa"/>
            <w:vAlign w:val="center"/>
          </w:tcPr>
          <w:p w14:paraId="2D05F5F9" w14:textId="77777777" w:rsidR="007319B1" w:rsidRDefault="007319B1">
            <w:pPr>
              <w:spacing w:after="0"/>
              <w:ind w:right="-20"/>
              <w:rPr>
                <w:rFonts w:ascii="Times New Roman" w:hAnsi="Times New Roman"/>
                <w:position w:val="-1"/>
                <w:sz w:val="18"/>
                <w:szCs w:val="18"/>
                <w:lang w:eastAsia="zh-CN"/>
              </w:rPr>
            </w:pPr>
            <w:r>
              <w:rPr>
                <w:rFonts w:ascii="Times New Roman" w:hAnsi="Times New Roman"/>
                <w:position w:val="-1"/>
                <w:sz w:val="18"/>
                <w:szCs w:val="18"/>
                <w:lang w:eastAsia="zh-CN"/>
              </w:rPr>
              <w:t>NFU(</w:t>
            </w:r>
            <w:r>
              <w:rPr>
                <w:rFonts w:ascii="Times New Roman" w:hAnsi="Times New Roman"/>
                <w:position w:val="-1"/>
                <w:sz w:val="18"/>
                <w:szCs w:val="18"/>
                <w:lang w:eastAsia="zh-CN"/>
              </w:rPr>
              <w:t>最不经常使用算法</w:t>
            </w:r>
            <w:r>
              <w:rPr>
                <w:rFonts w:ascii="Times New Roman" w:hAnsi="Times New Roman"/>
                <w:position w:val="-1"/>
                <w:sz w:val="18"/>
                <w:szCs w:val="18"/>
                <w:lang w:eastAsia="zh-CN"/>
              </w:rPr>
              <w:t>)</w:t>
            </w:r>
          </w:p>
        </w:tc>
        <w:tc>
          <w:tcPr>
            <w:tcW w:w="3827" w:type="dxa"/>
            <w:vAlign w:val="center"/>
          </w:tcPr>
          <w:p w14:paraId="58BA2C92"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淘汰最不经常使用的页</w:t>
            </w:r>
          </w:p>
        </w:tc>
        <w:tc>
          <w:tcPr>
            <w:tcW w:w="2551" w:type="dxa"/>
            <w:vAlign w:val="center"/>
          </w:tcPr>
          <w:p w14:paraId="794CB214"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LRU</w:t>
            </w:r>
            <w:r>
              <w:rPr>
                <w:rFonts w:ascii="Times New Roman" w:hAnsi="Times New Roman"/>
                <w:position w:val="-1"/>
                <w:sz w:val="18"/>
                <w:szCs w:val="18"/>
                <w:lang w:eastAsia="zh-CN"/>
              </w:rPr>
              <w:t>的近似算法，粗糙</w:t>
            </w:r>
          </w:p>
        </w:tc>
      </w:tr>
      <w:tr w:rsidR="007319B1" w14:paraId="5AAA2570" w14:textId="77777777">
        <w:tc>
          <w:tcPr>
            <w:tcW w:w="2269" w:type="dxa"/>
            <w:vAlign w:val="center"/>
          </w:tcPr>
          <w:p w14:paraId="7B58C7AE"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aging(</w:t>
            </w:r>
            <w:r>
              <w:rPr>
                <w:rFonts w:ascii="Times New Roman" w:hAnsi="Times New Roman"/>
                <w:position w:val="-1"/>
                <w:sz w:val="18"/>
                <w:szCs w:val="18"/>
                <w:lang w:eastAsia="zh-CN"/>
              </w:rPr>
              <w:t>老化算法</w:t>
            </w:r>
            <w:r>
              <w:rPr>
                <w:rFonts w:ascii="Times New Roman" w:hAnsi="Times New Roman"/>
                <w:position w:val="-1"/>
                <w:sz w:val="18"/>
                <w:szCs w:val="18"/>
                <w:lang w:eastAsia="zh-CN"/>
              </w:rPr>
              <w:t>)</w:t>
            </w:r>
          </w:p>
        </w:tc>
        <w:tc>
          <w:tcPr>
            <w:tcW w:w="3827" w:type="dxa"/>
            <w:vAlign w:val="center"/>
          </w:tcPr>
          <w:p w14:paraId="17F148C3"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通过年龄寄存器各位的累加值，找出应淘汰的页</w:t>
            </w:r>
          </w:p>
        </w:tc>
        <w:tc>
          <w:tcPr>
            <w:tcW w:w="2551" w:type="dxa"/>
            <w:vAlign w:val="center"/>
          </w:tcPr>
          <w:p w14:paraId="1E811FB5"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近似</w:t>
            </w:r>
            <w:r>
              <w:rPr>
                <w:rFonts w:ascii="Times New Roman" w:hAnsi="Times New Roman"/>
                <w:position w:val="-1"/>
                <w:sz w:val="18"/>
                <w:szCs w:val="18"/>
                <w:lang w:eastAsia="zh-CN"/>
              </w:rPr>
              <w:t>LRU</w:t>
            </w:r>
            <w:r>
              <w:rPr>
                <w:rFonts w:ascii="Times New Roman" w:hAnsi="Times New Roman"/>
                <w:position w:val="-1"/>
                <w:sz w:val="18"/>
                <w:szCs w:val="18"/>
                <w:lang w:eastAsia="zh-CN"/>
              </w:rPr>
              <w:t>算法，但开销低，性能好，易实现</w:t>
            </w:r>
          </w:p>
        </w:tc>
      </w:tr>
      <w:tr w:rsidR="007319B1" w14:paraId="428CF9C6" w14:textId="77777777">
        <w:tc>
          <w:tcPr>
            <w:tcW w:w="2269" w:type="dxa"/>
            <w:vAlign w:val="center"/>
          </w:tcPr>
          <w:p w14:paraId="4C6B2CDA" w14:textId="77777777" w:rsidR="007319B1" w:rsidRDefault="007319B1">
            <w:pPr>
              <w:spacing w:after="0"/>
              <w:ind w:right="-20"/>
              <w:rPr>
                <w:rFonts w:ascii="Times New Roman" w:hAnsi="Times New Roman"/>
                <w:position w:val="-1"/>
                <w:sz w:val="18"/>
                <w:szCs w:val="18"/>
                <w:lang w:eastAsia="zh-CN"/>
              </w:rPr>
            </w:pPr>
            <w:r>
              <w:rPr>
                <w:rFonts w:ascii="Times New Roman" w:hAnsi="Times New Roman"/>
                <w:position w:val="-1"/>
                <w:sz w:val="18"/>
                <w:szCs w:val="18"/>
                <w:lang w:eastAsia="zh-CN"/>
              </w:rPr>
              <w:t>SCR(</w:t>
            </w:r>
            <w:r>
              <w:rPr>
                <w:rFonts w:ascii="Times New Roman" w:hAnsi="Times New Roman"/>
                <w:position w:val="-1"/>
                <w:sz w:val="18"/>
                <w:szCs w:val="18"/>
                <w:lang w:eastAsia="zh-CN"/>
              </w:rPr>
              <w:t>第二次机会算法</w:t>
            </w:r>
            <w:r>
              <w:rPr>
                <w:rFonts w:ascii="Times New Roman" w:hAnsi="Times New Roman"/>
                <w:position w:val="-1"/>
                <w:sz w:val="18"/>
                <w:szCs w:val="18"/>
                <w:lang w:eastAsia="zh-CN"/>
              </w:rPr>
              <w:t>)</w:t>
            </w:r>
          </w:p>
        </w:tc>
        <w:tc>
          <w:tcPr>
            <w:tcW w:w="3827" w:type="dxa"/>
            <w:vAlign w:val="center"/>
          </w:tcPr>
          <w:p w14:paraId="46A48801"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先进入内存的、还在使用的页，让其像新页一样留在内存中</w:t>
            </w:r>
          </w:p>
        </w:tc>
        <w:tc>
          <w:tcPr>
            <w:tcW w:w="2551" w:type="dxa"/>
            <w:vAlign w:val="center"/>
          </w:tcPr>
          <w:p w14:paraId="31025BEA"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性能比</w:t>
            </w:r>
            <w:r>
              <w:rPr>
                <w:rFonts w:ascii="Times New Roman" w:hAnsi="Times New Roman"/>
                <w:position w:val="-1"/>
                <w:sz w:val="18"/>
                <w:szCs w:val="18"/>
                <w:lang w:eastAsia="zh-CN"/>
              </w:rPr>
              <w:t>FIFO</w:t>
            </w:r>
            <w:r>
              <w:rPr>
                <w:rFonts w:ascii="Times New Roman" w:hAnsi="Times New Roman"/>
                <w:position w:val="-1"/>
                <w:sz w:val="18"/>
                <w:szCs w:val="18"/>
                <w:lang w:eastAsia="zh-CN"/>
              </w:rPr>
              <w:t>算法有改善</w:t>
            </w:r>
          </w:p>
        </w:tc>
      </w:tr>
      <w:tr w:rsidR="007319B1" w14:paraId="26F1C07E" w14:textId="77777777">
        <w:tc>
          <w:tcPr>
            <w:tcW w:w="2269" w:type="dxa"/>
            <w:vAlign w:val="center"/>
          </w:tcPr>
          <w:p w14:paraId="3556EBA2"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CLOCK1(</w:t>
            </w:r>
            <w:r>
              <w:rPr>
                <w:rFonts w:ascii="Times New Roman" w:hAnsi="Times New Roman"/>
                <w:position w:val="-1"/>
                <w:sz w:val="18"/>
                <w:szCs w:val="18"/>
                <w:lang w:eastAsia="zh-CN"/>
              </w:rPr>
              <w:t>时钟算法算法</w:t>
            </w:r>
            <w:r>
              <w:rPr>
                <w:rFonts w:ascii="Times New Roman" w:hAnsi="Times New Roman"/>
                <w:position w:val="-1"/>
                <w:sz w:val="18"/>
                <w:szCs w:val="18"/>
                <w:lang w:eastAsia="zh-CN"/>
              </w:rPr>
              <w:t>)</w:t>
            </w:r>
          </w:p>
        </w:tc>
        <w:tc>
          <w:tcPr>
            <w:tcW w:w="3827" w:type="dxa"/>
            <w:vAlign w:val="center"/>
          </w:tcPr>
          <w:p w14:paraId="629A835C"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循环机制构造页面队列，采用单指针，加多条淘汰规则。</w:t>
            </w:r>
          </w:p>
        </w:tc>
        <w:tc>
          <w:tcPr>
            <w:tcW w:w="2551" w:type="dxa"/>
            <w:vAlign w:val="center"/>
          </w:tcPr>
          <w:p w14:paraId="5CAE54A2"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是</w:t>
            </w:r>
            <w:r>
              <w:rPr>
                <w:rFonts w:ascii="Times New Roman" w:hAnsi="Times New Roman"/>
                <w:position w:val="-1"/>
                <w:sz w:val="18"/>
                <w:szCs w:val="18"/>
                <w:lang w:eastAsia="zh-CN"/>
              </w:rPr>
              <w:t>SCR</w:t>
            </w:r>
            <w:r>
              <w:rPr>
                <w:rFonts w:ascii="Times New Roman" w:hAnsi="Times New Roman"/>
                <w:position w:val="-1"/>
                <w:sz w:val="18"/>
                <w:szCs w:val="18"/>
                <w:lang w:eastAsia="zh-CN"/>
              </w:rPr>
              <w:t>算法的改进，实用，性能适中</w:t>
            </w:r>
          </w:p>
        </w:tc>
      </w:tr>
      <w:tr w:rsidR="007319B1" w14:paraId="4697182D" w14:textId="77777777">
        <w:tc>
          <w:tcPr>
            <w:tcW w:w="2269" w:type="dxa"/>
            <w:vAlign w:val="center"/>
          </w:tcPr>
          <w:p w14:paraId="23725BFF"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CLOCK2(</w:t>
            </w:r>
            <w:r>
              <w:rPr>
                <w:rFonts w:ascii="Times New Roman" w:hAnsi="Times New Roman"/>
                <w:position w:val="-1"/>
                <w:sz w:val="18"/>
                <w:szCs w:val="18"/>
                <w:lang w:eastAsia="zh-CN"/>
              </w:rPr>
              <w:t>改进时钟算法</w:t>
            </w:r>
            <w:r>
              <w:rPr>
                <w:rFonts w:ascii="Times New Roman" w:hAnsi="Times New Roman"/>
                <w:position w:val="-1"/>
                <w:sz w:val="18"/>
                <w:szCs w:val="18"/>
                <w:lang w:eastAsia="zh-CN"/>
              </w:rPr>
              <w:t>)</w:t>
            </w:r>
          </w:p>
        </w:tc>
        <w:tc>
          <w:tcPr>
            <w:tcW w:w="3827" w:type="dxa"/>
            <w:vAlign w:val="center"/>
          </w:tcPr>
          <w:p w14:paraId="753FFE48"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w:t>
            </w:r>
            <w:r>
              <w:rPr>
                <w:rFonts w:ascii="Times New Roman" w:hAnsi="Times New Roman"/>
                <w:position w:val="-1"/>
                <w:sz w:val="18"/>
                <w:szCs w:val="18"/>
                <w:lang w:eastAsia="zh-CN"/>
              </w:rPr>
              <w:t>引用位</w:t>
            </w:r>
            <w:r>
              <w:rPr>
                <w:rFonts w:ascii="Times New Roman" w:hAnsi="Times New Roman"/>
                <w:position w:val="-1"/>
                <w:sz w:val="18"/>
                <w:szCs w:val="18"/>
                <w:lang w:eastAsia="zh-CN"/>
              </w:rPr>
              <w:t>”</w:t>
            </w:r>
            <w:r>
              <w:rPr>
                <w:rFonts w:ascii="Times New Roman" w:hAnsi="Times New Roman"/>
                <w:position w:val="-1"/>
                <w:sz w:val="18"/>
                <w:szCs w:val="18"/>
                <w:lang w:eastAsia="zh-CN"/>
              </w:rPr>
              <w:t>，采用双指针，加多条淘汰规则。</w:t>
            </w:r>
          </w:p>
        </w:tc>
        <w:tc>
          <w:tcPr>
            <w:tcW w:w="2551" w:type="dxa"/>
            <w:vAlign w:val="center"/>
          </w:tcPr>
          <w:p w14:paraId="330AF649"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实用，总体性能优于</w:t>
            </w:r>
            <w:r>
              <w:rPr>
                <w:rFonts w:ascii="Times New Roman" w:hAnsi="Times New Roman"/>
                <w:position w:val="-1"/>
                <w:sz w:val="18"/>
                <w:szCs w:val="18"/>
                <w:lang w:eastAsia="zh-CN"/>
              </w:rPr>
              <w:t>CLOCK1</w:t>
            </w:r>
            <w:r>
              <w:rPr>
                <w:rFonts w:ascii="Times New Roman" w:hAnsi="Times New Roman"/>
                <w:position w:val="-1"/>
                <w:sz w:val="18"/>
                <w:szCs w:val="18"/>
                <w:lang w:eastAsia="zh-CN"/>
              </w:rPr>
              <w:t>算法</w:t>
            </w:r>
          </w:p>
        </w:tc>
      </w:tr>
      <w:tr w:rsidR="007319B1" w14:paraId="54C38E1A" w14:textId="77777777">
        <w:tc>
          <w:tcPr>
            <w:tcW w:w="2269" w:type="dxa"/>
            <w:vAlign w:val="center"/>
          </w:tcPr>
          <w:p w14:paraId="2D873F08"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ws(</w:t>
            </w:r>
            <w:r>
              <w:rPr>
                <w:rFonts w:ascii="Times New Roman" w:hAnsi="Times New Roman"/>
                <w:position w:val="-1"/>
                <w:sz w:val="18"/>
                <w:szCs w:val="18"/>
                <w:lang w:eastAsia="zh-CN"/>
              </w:rPr>
              <w:t>工作集算法</w:t>
            </w:r>
            <w:r>
              <w:rPr>
                <w:rFonts w:ascii="Times New Roman" w:hAnsi="Times New Roman"/>
                <w:position w:val="-1"/>
                <w:sz w:val="18"/>
                <w:szCs w:val="18"/>
                <w:lang w:eastAsia="zh-CN"/>
              </w:rPr>
              <w:t>)</w:t>
            </w:r>
          </w:p>
        </w:tc>
        <w:tc>
          <w:tcPr>
            <w:tcW w:w="3827" w:type="dxa"/>
            <w:vAlign w:val="center"/>
          </w:tcPr>
          <w:p w14:paraId="3889D0BA"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引入滑动窗口概念，向后查看页引用串，估算出不久将来所需内存页框数</w:t>
            </w:r>
          </w:p>
        </w:tc>
        <w:tc>
          <w:tcPr>
            <w:tcW w:w="2551" w:type="dxa"/>
            <w:vAlign w:val="center"/>
          </w:tcPr>
          <w:p w14:paraId="1A19399A"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性能好，实现开销大</w:t>
            </w:r>
          </w:p>
        </w:tc>
      </w:tr>
      <w:tr w:rsidR="007319B1" w14:paraId="7AC5C1D2" w14:textId="77777777">
        <w:tc>
          <w:tcPr>
            <w:tcW w:w="2269" w:type="dxa"/>
            <w:vAlign w:val="center"/>
          </w:tcPr>
          <w:p w14:paraId="6D2F6E62"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PFF(</w:t>
            </w:r>
            <w:r>
              <w:rPr>
                <w:rFonts w:ascii="Times New Roman" w:hAnsi="Times New Roman"/>
                <w:position w:val="-1"/>
                <w:sz w:val="18"/>
                <w:szCs w:val="18"/>
                <w:lang w:eastAsia="zh-CN"/>
              </w:rPr>
              <w:t>缺页频率替换算法</w:t>
            </w:r>
            <w:r>
              <w:rPr>
                <w:rFonts w:ascii="Times New Roman" w:hAnsi="Times New Roman"/>
                <w:position w:val="-1"/>
                <w:sz w:val="18"/>
                <w:szCs w:val="18"/>
                <w:lang w:eastAsia="zh-CN"/>
              </w:rPr>
              <w:t>)</w:t>
            </w:r>
          </w:p>
        </w:tc>
        <w:tc>
          <w:tcPr>
            <w:tcW w:w="3827" w:type="dxa"/>
            <w:vAlign w:val="center"/>
          </w:tcPr>
          <w:p w14:paraId="4FAA97DE"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根据连续缺页之间的时间间隔来对缺页频率进行测量，找出应淘汰的页</w:t>
            </w:r>
            <w:r>
              <w:rPr>
                <w:rFonts w:ascii="Times New Roman" w:hAnsi="Times New Roman"/>
                <w:position w:val="-1"/>
                <w:sz w:val="18"/>
                <w:szCs w:val="18"/>
                <w:lang w:eastAsia="zh-CN"/>
              </w:rPr>
              <w:t xml:space="preserve">           </w:t>
            </w:r>
          </w:p>
        </w:tc>
        <w:tc>
          <w:tcPr>
            <w:tcW w:w="2551" w:type="dxa"/>
            <w:vAlign w:val="center"/>
          </w:tcPr>
          <w:p w14:paraId="5E90F9A3"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ws</w:t>
            </w:r>
            <w:r>
              <w:rPr>
                <w:rFonts w:ascii="Times New Roman" w:hAnsi="Times New Roman"/>
                <w:position w:val="-1"/>
                <w:sz w:val="18"/>
                <w:szCs w:val="18"/>
                <w:lang w:eastAsia="zh-CN"/>
              </w:rPr>
              <w:t>算法的改进，实现效率高</w:t>
            </w:r>
          </w:p>
        </w:tc>
      </w:tr>
    </w:tbl>
    <w:p w14:paraId="0FA98CCE" w14:textId="77777777" w:rsidR="007319B1" w:rsidRDefault="007319B1">
      <w:pPr>
        <w:spacing w:after="0" w:line="200" w:lineRule="exact"/>
        <w:rPr>
          <w:rFonts w:ascii="Times New Roman" w:hAnsi="Times New Roman"/>
          <w:sz w:val="20"/>
          <w:szCs w:val="20"/>
          <w:lang w:eastAsia="zh-CN"/>
        </w:rPr>
      </w:pPr>
    </w:p>
    <w:p w14:paraId="768B6385" w14:textId="77777777" w:rsidR="007319B1" w:rsidRDefault="007319B1">
      <w:pPr>
        <w:spacing w:before="240" w:after="0" w:line="240" w:lineRule="auto"/>
        <w:ind w:right="-23"/>
        <w:jc w:val="center"/>
        <w:outlineLvl w:val="1"/>
        <w:rPr>
          <w:rFonts w:ascii="Times New Roman" w:hAnsi="Times New Roman"/>
          <w:b/>
          <w:bCs/>
          <w:sz w:val="30"/>
          <w:szCs w:val="30"/>
          <w:lang w:eastAsia="zh-CN"/>
        </w:rPr>
      </w:pPr>
      <w:r>
        <w:rPr>
          <w:rFonts w:ascii="Times New Roman" w:hAnsi="Times New Roman"/>
          <w:b/>
          <w:bCs/>
          <w:sz w:val="30"/>
          <w:szCs w:val="30"/>
          <w:highlight w:val="lightGray"/>
          <w:u w:val="single" w:color="000000"/>
          <w:lang w:eastAsia="zh-CN"/>
        </w:rPr>
        <w:t>4.</w:t>
      </w:r>
      <w:r>
        <w:rPr>
          <w:rFonts w:ascii="Times New Roman" w:hAnsi="Times New Roman"/>
          <w:b/>
          <w:bCs/>
          <w:sz w:val="30"/>
          <w:szCs w:val="30"/>
          <w:u w:val="single" w:color="000000"/>
          <w:lang w:eastAsia="zh-CN"/>
        </w:rPr>
        <w:t>7</w:t>
      </w:r>
      <w:r>
        <w:rPr>
          <w:rFonts w:ascii="Times New Roman" w:hAnsi="Times New Roman"/>
          <w:b/>
          <w:bCs/>
          <w:sz w:val="30"/>
          <w:szCs w:val="30"/>
          <w:u w:val="single" w:color="000000"/>
          <w:lang w:eastAsia="zh-CN"/>
        </w:rPr>
        <w:t xml:space="preserve">　</w:t>
      </w:r>
      <w:r>
        <w:rPr>
          <w:rFonts w:ascii="Times New Roman" w:hAnsi="Times New Roman"/>
          <w:b/>
          <w:bCs/>
          <w:sz w:val="30"/>
          <w:szCs w:val="30"/>
          <w:u w:val="single" w:color="000000"/>
          <w:lang w:eastAsia="zh-CN"/>
        </w:rPr>
        <w:t>Linux</w:t>
      </w:r>
      <w:r>
        <w:rPr>
          <w:rFonts w:ascii="Times New Roman" w:hAnsi="Times New Roman"/>
          <w:b/>
          <w:bCs/>
          <w:sz w:val="30"/>
          <w:szCs w:val="30"/>
          <w:u w:val="single" w:color="000000"/>
          <w:lang w:eastAsia="zh-CN"/>
        </w:rPr>
        <w:t>虚拟存储管理</w:t>
      </w:r>
    </w:p>
    <w:p w14:paraId="5C75D75B"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4.7.1</w:t>
      </w:r>
      <w:r>
        <w:rPr>
          <w:rFonts w:ascii="Times New Roman" w:hAnsi="Times New Roman"/>
          <w:b/>
          <w:spacing w:val="-1"/>
          <w:sz w:val="24"/>
          <w:szCs w:val="24"/>
          <w:lang w:eastAsia="zh-CN"/>
        </w:rPr>
        <w:t xml:space="preserve">　物理内存管理</w:t>
      </w:r>
    </w:p>
    <w:p w14:paraId="2FD3A995"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1. </w:t>
      </w:r>
      <w:r>
        <w:rPr>
          <w:rFonts w:ascii="Times New Roman" w:hAnsi="Times New Roman"/>
          <w:b/>
          <w:bCs/>
          <w:spacing w:val="10"/>
          <w:sz w:val="21"/>
          <w:szCs w:val="21"/>
          <w:lang w:eastAsia="zh-CN"/>
        </w:rPr>
        <w:t>物理内存数据结构</w:t>
      </w:r>
    </w:p>
    <w:p w14:paraId="661D85B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在传统计算机系统中，物理地址空间是均匀、一致的，</w:t>
      </w:r>
      <w:r>
        <w:rPr>
          <w:rFonts w:ascii="Times New Roman" w:hAnsi="Times New Roman"/>
          <w:spacing w:val="10"/>
          <w:sz w:val="21"/>
          <w:szCs w:val="21"/>
          <w:lang w:eastAsia="zh-CN"/>
        </w:rPr>
        <w:t>CPU</w:t>
      </w:r>
      <w:r>
        <w:rPr>
          <w:rFonts w:ascii="Times New Roman" w:hAnsi="Times New Roman"/>
          <w:spacing w:val="10"/>
          <w:sz w:val="21"/>
          <w:szCs w:val="21"/>
          <w:lang w:eastAsia="zh-CN"/>
        </w:rPr>
        <w:t>访问一个地址所需时间相同，这种内存称均质存储结构。在多处理器系统结构中，</w:t>
      </w:r>
      <w:r>
        <w:rPr>
          <w:rFonts w:ascii="Times New Roman" w:hAnsi="Times New Roman"/>
          <w:spacing w:val="10"/>
          <w:sz w:val="21"/>
          <w:szCs w:val="21"/>
          <w:lang w:eastAsia="zh-CN"/>
        </w:rPr>
        <w:t>CPU</w:t>
      </w:r>
      <w:r>
        <w:rPr>
          <w:rFonts w:ascii="Times New Roman" w:hAnsi="Times New Roman"/>
          <w:spacing w:val="10"/>
          <w:sz w:val="21"/>
          <w:szCs w:val="21"/>
          <w:lang w:eastAsia="zh-CN"/>
        </w:rPr>
        <w:t>访问本地存储器的速度很快，但通过系统总线访问其他</w:t>
      </w:r>
      <w:r>
        <w:rPr>
          <w:rFonts w:ascii="Times New Roman" w:hAnsi="Times New Roman"/>
          <w:spacing w:val="10"/>
          <w:sz w:val="21"/>
          <w:szCs w:val="21"/>
          <w:lang w:eastAsia="zh-CN"/>
        </w:rPr>
        <w:t>CPU</w:t>
      </w:r>
      <w:r>
        <w:rPr>
          <w:rFonts w:ascii="Times New Roman" w:hAnsi="Times New Roman"/>
          <w:spacing w:val="10"/>
          <w:sz w:val="21"/>
          <w:szCs w:val="21"/>
          <w:lang w:eastAsia="zh-CN"/>
        </w:rPr>
        <w:t>的存储器的速度就比较慢。在这种系统中，物理存储空间虽然在逻辑上统一编址，物理上却不在一处，导致访问不同位置的存储器的时间并不一样，这种内存称非均质存储结构。</w:t>
      </w:r>
      <w:r>
        <w:rPr>
          <w:rFonts w:ascii="Times New Roman" w:hAnsi="Times New Roman"/>
          <w:spacing w:val="10"/>
          <w:sz w:val="21"/>
          <w:szCs w:val="21"/>
          <w:lang w:eastAsia="zh-CN"/>
        </w:rPr>
        <w:lastRenderedPageBreak/>
        <w:t>Linux</w:t>
      </w:r>
      <w:r>
        <w:rPr>
          <w:rFonts w:ascii="Times New Roman" w:hAnsi="Times New Roman"/>
          <w:spacing w:val="10"/>
          <w:sz w:val="21"/>
          <w:szCs w:val="21"/>
          <w:lang w:eastAsia="zh-CN"/>
        </w:rPr>
        <w:t>系统为了管理后者，引入了存储节点概念，访问时间相同的存储空间称一个存储节点。为了保证执行效率，一般不进行跨节点操作。对应于</w:t>
      </w:r>
      <w:r>
        <w:rPr>
          <w:rFonts w:ascii="Times New Roman" w:hAnsi="Times New Roman"/>
          <w:spacing w:val="10"/>
          <w:sz w:val="21"/>
          <w:szCs w:val="21"/>
          <w:lang w:eastAsia="zh-CN"/>
        </w:rPr>
        <w:t>Intel x86</w:t>
      </w:r>
      <w:r>
        <w:rPr>
          <w:rFonts w:ascii="Times New Roman" w:hAnsi="Times New Roman"/>
          <w:spacing w:val="10"/>
          <w:sz w:val="21"/>
          <w:szCs w:val="21"/>
          <w:lang w:eastAsia="zh-CN"/>
        </w:rPr>
        <w:t>，实际上只有一个节点。</w:t>
      </w:r>
      <w:r>
        <w:rPr>
          <w:rFonts w:ascii="Times New Roman" w:hAnsi="Times New Roman"/>
          <w:spacing w:val="10"/>
          <w:sz w:val="21"/>
          <w:szCs w:val="21"/>
          <w:lang w:eastAsia="zh-CN"/>
        </w:rPr>
        <w:t>Linux</w:t>
      </w:r>
      <w:r>
        <w:rPr>
          <w:rFonts w:ascii="Times New Roman" w:hAnsi="Times New Roman"/>
          <w:spacing w:val="10"/>
          <w:sz w:val="21"/>
          <w:szCs w:val="21"/>
          <w:lang w:eastAsia="zh-CN"/>
        </w:rPr>
        <w:t>物理内存分成</w:t>
      </w:r>
      <w:r>
        <w:rPr>
          <w:rFonts w:ascii="Times New Roman" w:hAnsi="Times New Roman"/>
          <w:spacing w:val="10"/>
          <w:sz w:val="21"/>
          <w:szCs w:val="21"/>
          <w:lang w:eastAsia="zh-CN"/>
        </w:rPr>
        <w:t>3</w:t>
      </w:r>
      <w:r>
        <w:rPr>
          <w:rFonts w:ascii="Times New Roman" w:hAnsi="Times New Roman"/>
          <w:spacing w:val="10"/>
          <w:sz w:val="21"/>
          <w:szCs w:val="21"/>
          <w:lang w:eastAsia="zh-CN"/>
        </w:rPr>
        <w:t>个层次管理：存储节点</w:t>
      </w:r>
      <w:r>
        <w:rPr>
          <w:rFonts w:ascii="Times New Roman" w:hAnsi="Times New Roman"/>
          <w:spacing w:val="10"/>
          <w:sz w:val="21"/>
          <w:szCs w:val="21"/>
          <w:lang w:eastAsia="zh-CN"/>
        </w:rPr>
        <w:t>→</w:t>
      </w:r>
      <w:r>
        <w:rPr>
          <w:rFonts w:ascii="Times New Roman" w:hAnsi="Times New Roman"/>
          <w:spacing w:val="10"/>
          <w:sz w:val="21"/>
          <w:szCs w:val="21"/>
          <w:lang w:eastAsia="zh-CN"/>
        </w:rPr>
        <w:t>管理区</w:t>
      </w:r>
      <w:r>
        <w:rPr>
          <w:rFonts w:ascii="Times New Roman" w:hAnsi="Times New Roman"/>
          <w:spacing w:val="10"/>
          <w:sz w:val="21"/>
          <w:szCs w:val="21"/>
          <w:lang w:eastAsia="zh-CN"/>
        </w:rPr>
        <w:t>→</w:t>
      </w:r>
      <w:r>
        <w:rPr>
          <w:rFonts w:ascii="Times New Roman" w:hAnsi="Times New Roman"/>
          <w:spacing w:val="10"/>
          <w:sz w:val="21"/>
          <w:szCs w:val="21"/>
          <w:lang w:eastAsia="zh-CN"/>
        </w:rPr>
        <w:t>页框</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159F3CA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）页框管理</w:t>
      </w:r>
    </w:p>
    <w:p w14:paraId="18E6D2F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物理内存划分成页框</w:t>
      </w:r>
      <w:r>
        <w:rPr>
          <w:rFonts w:ascii="Times New Roman" w:hAnsi="Times New Roman"/>
          <w:spacing w:val="10"/>
          <w:sz w:val="21"/>
          <w:szCs w:val="21"/>
          <w:lang w:eastAsia="zh-CN"/>
        </w:rPr>
        <w:t>(PAGE)</w:t>
      </w:r>
      <w:r>
        <w:rPr>
          <w:rFonts w:ascii="Times New Roman" w:hAnsi="Times New Roman"/>
          <w:spacing w:val="10"/>
          <w:sz w:val="21"/>
          <w:szCs w:val="21"/>
          <w:lang w:eastAsia="zh-CN"/>
        </w:rPr>
        <w:t>，其大小与页面相等，通常为</w:t>
      </w:r>
      <w:r>
        <w:rPr>
          <w:rFonts w:ascii="Times New Roman" w:hAnsi="Times New Roman"/>
          <w:spacing w:val="10"/>
          <w:sz w:val="21"/>
          <w:szCs w:val="21"/>
          <w:lang w:eastAsia="zh-CN"/>
        </w:rPr>
        <w:t>4 KB</w:t>
      </w:r>
      <w:r>
        <w:rPr>
          <w:rFonts w:ascii="Times New Roman" w:hAnsi="Times New Roman"/>
          <w:spacing w:val="10"/>
          <w:sz w:val="21"/>
          <w:szCs w:val="21"/>
          <w:lang w:eastAsia="zh-CN"/>
        </w:rPr>
        <w:t>或</w:t>
      </w:r>
      <w:r>
        <w:rPr>
          <w:rFonts w:ascii="Times New Roman" w:hAnsi="Times New Roman"/>
          <w:spacing w:val="10"/>
          <w:sz w:val="21"/>
          <w:szCs w:val="21"/>
          <w:lang w:eastAsia="zh-CN"/>
        </w:rPr>
        <w:t>8 KB</w:t>
      </w:r>
      <w:r>
        <w:rPr>
          <w:rFonts w:ascii="Times New Roman" w:hAnsi="Times New Roman"/>
          <w:spacing w:val="10"/>
          <w:sz w:val="21"/>
          <w:szCs w:val="21"/>
          <w:lang w:eastAsia="zh-CN"/>
        </w:rPr>
        <w:t>，每个页框由一个</w:t>
      </w:r>
      <w:r>
        <w:rPr>
          <w:rFonts w:ascii="Times New Roman" w:hAnsi="Times New Roman"/>
          <w:spacing w:val="10"/>
          <w:sz w:val="21"/>
          <w:szCs w:val="21"/>
          <w:lang w:eastAsia="zh-CN"/>
        </w:rPr>
        <w:t>struct page</w:t>
      </w:r>
      <w:r>
        <w:rPr>
          <w:rFonts w:ascii="Times New Roman" w:hAnsi="Times New Roman"/>
          <w:spacing w:val="10"/>
          <w:sz w:val="21"/>
          <w:szCs w:val="21"/>
          <w:lang w:eastAsia="zh-CN"/>
        </w:rPr>
        <w:t>结构描述，内核用此结构体来管理内存中的页框，随时了解每个页框的使用情况，例如，是否空闲</w:t>
      </w:r>
      <w:r>
        <w:rPr>
          <w:rFonts w:ascii="Times New Roman" w:hAnsi="Times New Roman"/>
          <w:spacing w:val="10"/>
          <w:sz w:val="21"/>
          <w:szCs w:val="21"/>
          <w:lang w:eastAsia="zh-CN"/>
        </w:rPr>
        <w:t>?</w:t>
      </w:r>
      <w:r>
        <w:rPr>
          <w:rFonts w:ascii="Times New Roman" w:hAnsi="Times New Roman"/>
          <w:spacing w:val="10"/>
          <w:sz w:val="21"/>
          <w:szCs w:val="21"/>
          <w:lang w:eastAsia="zh-CN"/>
        </w:rPr>
        <w:t>是否被占用</w:t>
      </w:r>
      <w:r>
        <w:rPr>
          <w:rFonts w:ascii="Times New Roman" w:hAnsi="Times New Roman"/>
          <w:spacing w:val="10"/>
          <w:sz w:val="21"/>
          <w:szCs w:val="21"/>
          <w:lang w:eastAsia="zh-CN"/>
        </w:rPr>
        <w:t>?</w:t>
      </w:r>
      <w:r>
        <w:rPr>
          <w:rFonts w:ascii="Times New Roman" w:hAnsi="Times New Roman"/>
          <w:spacing w:val="10"/>
          <w:sz w:val="21"/>
          <w:szCs w:val="21"/>
          <w:lang w:eastAsia="zh-CN"/>
        </w:rPr>
        <w:t>谁拥有页框内的页面</w:t>
      </w:r>
      <w:r>
        <w:rPr>
          <w:rFonts w:ascii="Times New Roman" w:hAnsi="Times New Roman"/>
          <w:spacing w:val="10"/>
          <w:sz w:val="21"/>
          <w:szCs w:val="21"/>
          <w:lang w:eastAsia="zh-CN"/>
        </w:rPr>
        <w:t>(</w:t>
      </w:r>
      <w:r>
        <w:rPr>
          <w:rFonts w:ascii="Times New Roman" w:hAnsi="Times New Roman"/>
          <w:spacing w:val="10"/>
          <w:sz w:val="21"/>
          <w:szCs w:val="21"/>
          <w:lang w:eastAsia="zh-CN"/>
        </w:rPr>
        <w:t>如用户进程、内核数据或页缓冲</w:t>
      </w:r>
      <w:r>
        <w:rPr>
          <w:rFonts w:ascii="Times New Roman" w:hAnsi="Times New Roman"/>
          <w:spacing w:val="10"/>
          <w:sz w:val="21"/>
          <w:szCs w:val="21"/>
          <w:lang w:eastAsia="zh-CN"/>
        </w:rPr>
        <w:t>)</w:t>
      </w:r>
      <w:r>
        <w:rPr>
          <w:rFonts w:ascii="Times New Roman" w:hAnsi="Times New Roman"/>
          <w:spacing w:val="10"/>
          <w:sz w:val="21"/>
          <w:szCs w:val="21"/>
          <w:lang w:eastAsia="zh-CN"/>
        </w:rPr>
        <w:t>。系统初始化时通过</w:t>
      </w:r>
      <w:r>
        <w:rPr>
          <w:rFonts w:ascii="Times New Roman" w:hAnsi="Times New Roman"/>
          <w:spacing w:val="10"/>
          <w:sz w:val="21"/>
          <w:szCs w:val="21"/>
          <w:lang w:eastAsia="zh-CN"/>
        </w:rPr>
        <w:t>free_area_init()</w:t>
      </w:r>
      <w:r>
        <w:rPr>
          <w:rFonts w:ascii="Times New Roman" w:hAnsi="Times New Roman"/>
          <w:spacing w:val="10"/>
          <w:sz w:val="21"/>
          <w:szCs w:val="21"/>
          <w:lang w:eastAsia="zh-CN"/>
        </w:rPr>
        <w:t>函数创建</w:t>
      </w:r>
      <w:r>
        <w:rPr>
          <w:rFonts w:ascii="Times New Roman" w:hAnsi="Times New Roman"/>
          <w:spacing w:val="10"/>
          <w:sz w:val="21"/>
          <w:szCs w:val="21"/>
          <w:lang w:eastAsia="zh-CN"/>
        </w:rPr>
        <w:t>page</w:t>
      </w:r>
      <w:r>
        <w:rPr>
          <w:rFonts w:ascii="Times New Roman" w:hAnsi="Times New Roman"/>
          <w:spacing w:val="10"/>
          <w:sz w:val="21"/>
          <w:szCs w:val="21"/>
          <w:lang w:eastAsia="zh-CN"/>
        </w:rPr>
        <w:t>结构的数组</w:t>
      </w:r>
      <w:r>
        <w:rPr>
          <w:rFonts w:ascii="Times New Roman" w:hAnsi="Times New Roman"/>
          <w:spacing w:val="10"/>
          <w:sz w:val="21"/>
          <w:szCs w:val="21"/>
          <w:lang w:eastAsia="zh-CN"/>
        </w:rPr>
        <w:t>mem_map</w:t>
      </w:r>
      <w:r>
        <w:rPr>
          <w:rFonts w:ascii="Times New Roman" w:hAnsi="Times New Roman"/>
          <w:spacing w:val="10"/>
          <w:sz w:val="21"/>
          <w:szCs w:val="21"/>
          <w:lang w:eastAsia="zh-CN"/>
        </w:rPr>
        <w:t>，它本身是由</w:t>
      </w:r>
      <w:r>
        <w:rPr>
          <w:rFonts w:ascii="Times New Roman" w:hAnsi="Times New Roman"/>
          <w:spacing w:val="10"/>
          <w:sz w:val="21"/>
          <w:szCs w:val="21"/>
          <w:lang w:eastAsia="zh-CN"/>
        </w:rPr>
        <w:t>mem_map_t</w:t>
      </w:r>
      <w:r>
        <w:rPr>
          <w:rFonts w:ascii="Times New Roman" w:hAnsi="Times New Roman"/>
          <w:spacing w:val="10"/>
          <w:sz w:val="21"/>
          <w:szCs w:val="21"/>
          <w:lang w:eastAsia="zh-CN"/>
        </w:rPr>
        <w:t>组成，每个</w:t>
      </w:r>
      <w:r>
        <w:rPr>
          <w:rFonts w:ascii="Times New Roman" w:hAnsi="Times New Roman"/>
          <w:spacing w:val="10"/>
          <w:sz w:val="21"/>
          <w:szCs w:val="21"/>
          <w:lang w:eastAsia="zh-CN"/>
        </w:rPr>
        <w:t>mem_map_t</w:t>
      </w:r>
      <w:r>
        <w:rPr>
          <w:rFonts w:ascii="Times New Roman" w:hAnsi="Times New Roman"/>
          <w:spacing w:val="10"/>
          <w:sz w:val="21"/>
          <w:szCs w:val="21"/>
          <w:lang w:eastAsia="zh-CN"/>
        </w:rPr>
        <w:t>描述一个页框，整个数组就代表系统中的全部页框，数组下标就是物理页框序号，其定义为：</w:t>
      </w:r>
    </w:p>
    <w:p w14:paraId="6A37668D" w14:textId="77777777" w:rsidR="007319B1" w:rsidRDefault="007319B1">
      <w:pPr>
        <w:spacing w:after="0" w:line="360" w:lineRule="auto"/>
        <w:ind w:firstLineChars="100" w:firstLine="180"/>
        <w:rPr>
          <w:rFonts w:ascii="Times New Roman" w:hAnsi="Times New Roman"/>
          <w:sz w:val="18"/>
          <w:szCs w:val="18"/>
          <w:lang w:eastAsia="zh-CN"/>
        </w:rPr>
      </w:pPr>
      <w:r>
        <w:rPr>
          <w:rFonts w:ascii="Times New Roman" w:hAnsi="Times New Roman"/>
          <w:sz w:val="18"/>
          <w:szCs w:val="18"/>
          <w:lang w:eastAsia="zh-CN"/>
        </w:rPr>
        <w:t xml:space="preserve">  struct page {            </w:t>
      </w:r>
    </w:p>
    <w:p w14:paraId="6A662ADA"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struct list_head list</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通用双向链队列结构，链接</w:t>
      </w:r>
      <w:r>
        <w:rPr>
          <w:rFonts w:ascii="Times New Roman" w:hAnsi="Times New Roman"/>
          <w:sz w:val="18"/>
          <w:szCs w:val="18"/>
          <w:lang w:eastAsia="zh-CN"/>
        </w:rPr>
        <w:t>page*/</w:t>
      </w:r>
    </w:p>
    <w:p w14:paraId="6C86E228"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struct address_sparce  *mapping;      /*</w:t>
      </w:r>
      <w:r>
        <w:rPr>
          <w:rFonts w:ascii="Times New Roman" w:hAnsi="Times New Roman"/>
          <w:sz w:val="18"/>
          <w:szCs w:val="18"/>
          <w:lang w:eastAsia="zh-CN"/>
        </w:rPr>
        <w:t>指明文件映射空间地址</w:t>
      </w:r>
      <w:r>
        <w:rPr>
          <w:rFonts w:ascii="Times New Roman" w:hAnsi="Times New Roman"/>
          <w:sz w:val="18"/>
          <w:szCs w:val="18"/>
          <w:lang w:eastAsia="zh-CN"/>
        </w:rPr>
        <w:t xml:space="preserve">*/  </w:t>
      </w:r>
    </w:p>
    <w:p w14:paraId="0D9F0721"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unsigned long  index;                        /*</w:t>
      </w:r>
      <w:r>
        <w:rPr>
          <w:rFonts w:ascii="Times New Roman" w:hAnsi="Times New Roman"/>
          <w:sz w:val="18"/>
          <w:szCs w:val="18"/>
          <w:lang w:eastAsia="zh-CN"/>
        </w:rPr>
        <w:t>映射文件中或对换空间中的偏移量</w:t>
      </w:r>
      <w:r>
        <w:rPr>
          <w:rFonts w:ascii="Times New Roman" w:hAnsi="Times New Roman"/>
          <w:sz w:val="18"/>
          <w:szCs w:val="18"/>
          <w:lang w:eastAsia="zh-CN"/>
        </w:rPr>
        <w:t>*/</w:t>
      </w:r>
    </w:p>
    <w:p w14:paraId="28E1345D"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struct page *next_ hash</w:t>
      </w:r>
      <w:r>
        <w:rPr>
          <w:rFonts w:ascii="Times New Roman" w:hAnsi="Times New Roman"/>
          <w:sz w:val="18"/>
          <w:szCs w:val="18"/>
          <w:lang w:eastAsia="zh-CN"/>
        </w:rPr>
        <w:t>；</w:t>
      </w:r>
      <w:r>
        <w:rPr>
          <w:rFonts w:ascii="Times New Roman" w:hAnsi="Times New Roman"/>
          <w:sz w:val="18"/>
          <w:szCs w:val="18"/>
          <w:lang w:eastAsia="zh-CN"/>
        </w:rPr>
        <w:t xml:space="preserve">                 /* page cache</w:t>
      </w:r>
      <w:r>
        <w:rPr>
          <w:rFonts w:ascii="Times New Roman" w:hAnsi="Times New Roman"/>
          <w:sz w:val="18"/>
          <w:szCs w:val="18"/>
          <w:lang w:eastAsia="zh-CN"/>
        </w:rPr>
        <w:t>的</w:t>
      </w:r>
      <w:r>
        <w:rPr>
          <w:rFonts w:ascii="Times New Roman" w:hAnsi="Times New Roman"/>
          <w:sz w:val="18"/>
          <w:szCs w:val="18"/>
          <w:lang w:eastAsia="zh-CN"/>
        </w:rPr>
        <w:t>hash</w:t>
      </w:r>
      <w:r>
        <w:rPr>
          <w:rFonts w:ascii="Times New Roman" w:hAnsi="Times New Roman"/>
          <w:sz w:val="18"/>
          <w:szCs w:val="18"/>
          <w:lang w:eastAsia="zh-CN"/>
        </w:rPr>
        <w:t>表中的后继指针</w:t>
      </w:r>
      <w:r>
        <w:rPr>
          <w:rFonts w:ascii="Times New Roman" w:hAnsi="Times New Roman"/>
          <w:sz w:val="18"/>
          <w:szCs w:val="18"/>
          <w:lang w:eastAsia="zh-CN"/>
        </w:rPr>
        <w:t>*/</w:t>
      </w:r>
    </w:p>
    <w:p w14:paraId="62A2902D"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atomic_t count</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访问此页框的进程个数</w:t>
      </w:r>
      <w:r>
        <w:rPr>
          <w:rFonts w:ascii="Times New Roman" w:hAnsi="Times New Roman"/>
          <w:sz w:val="18"/>
          <w:szCs w:val="18"/>
          <w:lang w:eastAsia="zh-CN"/>
        </w:rPr>
        <w:t>*/</w:t>
      </w:r>
    </w:p>
    <w:p w14:paraId="1181F7A0"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unsigned long  flags</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标志位</w:t>
      </w:r>
      <w:r>
        <w:rPr>
          <w:rFonts w:ascii="Times New Roman" w:hAnsi="Times New Roman"/>
          <w:sz w:val="18"/>
          <w:szCs w:val="18"/>
          <w:lang w:eastAsia="zh-CN"/>
        </w:rPr>
        <w:t>*/</w:t>
      </w:r>
    </w:p>
    <w:p w14:paraId="42057078" w14:textId="77777777" w:rsidR="007319B1" w:rsidRDefault="007319B1">
      <w:pPr>
        <w:spacing w:after="0" w:line="360" w:lineRule="auto"/>
        <w:ind w:firstLineChars="200" w:firstLine="360"/>
        <w:rPr>
          <w:rFonts w:ascii="Times New Roman" w:hAnsi="Times New Roman"/>
          <w:sz w:val="18"/>
          <w:szCs w:val="18"/>
          <w:lang w:eastAsia="zh-CN"/>
        </w:rPr>
      </w:pPr>
      <w:r>
        <w:rPr>
          <w:rFonts w:ascii="Times New Roman" w:hAnsi="Times New Roman"/>
          <w:sz w:val="18"/>
          <w:szCs w:val="18"/>
          <w:lang w:eastAsia="zh-CN"/>
        </w:rPr>
        <w:t>unsigned dirty</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修改标志</w:t>
      </w:r>
      <w:r>
        <w:rPr>
          <w:rFonts w:ascii="Times New Roman" w:hAnsi="Times New Roman"/>
          <w:sz w:val="18"/>
          <w:szCs w:val="18"/>
          <w:lang w:eastAsia="zh-CN"/>
        </w:rPr>
        <w:t>*/</w:t>
      </w:r>
    </w:p>
    <w:p w14:paraId="65B88009"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struct list_head lru</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页面换出</w:t>
      </w:r>
      <w:r>
        <w:rPr>
          <w:rFonts w:ascii="Times New Roman" w:hAnsi="Times New Roman"/>
          <w:sz w:val="18"/>
          <w:szCs w:val="18"/>
          <w:lang w:eastAsia="zh-CN"/>
        </w:rPr>
        <w:t>LRU</w:t>
      </w:r>
      <w:r>
        <w:rPr>
          <w:rFonts w:ascii="Times New Roman" w:hAnsi="Times New Roman"/>
          <w:sz w:val="18"/>
          <w:szCs w:val="18"/>
          <w:lang w:eastAsia="zh-CN"/>
        </w:rPr>
        <w:t>链表或活跃</w:t>
      </w:r>
      <w:r>
        <w:rPr>
          <w:rFonts w:ascii="Times New Roman" w:hAnsi="Times New Roman"/>
          <w:sz w:val="18"/>
          <w:szCs w:val="18"/>
          <w:lang w:eastAsia="zh-CN"/>
        </w:rPr>
        <w:t>LRU</w:t>
      </w:r>
      <w:r>
        <w:rPr>
          <w:rFonts w:ascii="Times New Roman" w:hAnsi="Times New Roman"/>
          <w:sz w:val="18"/>
          <w:szCs w:val="18"/>
          <w:lang w:eastAsia="zh-CN"/>
        </w:rPr>
        <w:t>链表</w:t>
      </w:r>
      <w:r>
        <w:rPr>
          <w:rFonts w:ascii="Times New Roman" w:hAnsi="Times New Roman"/>
          <w:sz w:val="18"/>
          <w:szCs w:val="18"/>
          <w:lang w:eastAsia="zh-CN"/>
        </w:rPr>
        <w:t>*/</w:t>
      </w:r>
    </w:p>
    <w:p w14:paraId="7214CE4E"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unsigned long  age</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页面年龄，越小越先换出</w:t>
      </w:r>
      <w:r>
        <w:rPr>
          <w:rFonts w:ascii="Times New Roman" w:hAnsi="Times New Roman"/>
          <w:sz w:val="18"/>
          <w:szCs w:val="18"/>
          <w:lang w:eastAsia="zh-CN"/>
        </w:rPr>
        <w:t>*/</w:t>
      </w:r>
    </w:p>
    <w:p w14:paraId="233B7BE7" w14:textId="77777777" w:rsidR="007319B1" w:rsidRDefault="007319B1">
      <w:pPr>
        <w:spacing w:after="0" w:line="360" w:lineRule="auto"/>
        <w:ind w:firstLineChars="100" w:firstLine="180"/>
        <w:rPr>
          <w:rFonts w:ascii="Times New Roman" w:hAnsi="Times New Roman"/>
          <w:sz w:val="18"/>
          <w:szCs w:val="18"/>
          <w:lang w:eastAsia="zh-CN"/>
        </w:rPr>
      </w:pPr>
      <w:r>
        <w:rPr>
          <w:rFonts w:ascii="Times New Roman" w:hAnsi="Times New Roman"/>
          <w:sz w:val="18"/>
          <w:szCs w:val="18"/>
          <w:lang w:eastAsia="zh-CN"/>
        </w:rPr>
        <w:t xml:space="preserve">    unsigned long map_nr</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页框在</w:t>
      </w:r>
      <w:r>
        <w:rPr>
          <w:rFonts w:ascii="Times New Roman" w:hAnsi="Times New Roman"/>
          <w:sz w:val="18"/>
          <w:szCs w:val="18"/>
          <w:lang w:eastAsia="zh-CN"/>
        </w:rPr>
        <w:t>mem_map</w:t>
      </w:r>
      <w:r>
        <w:rPr>
          <w:rFonts w:ascii="Times New Roman" w:hAnsi="Times New Roman"/>
          <w:sz w:val="18"/>
          <w:szCs w:val="18"/>
          <w:lang w:eastAsia="zh-CN"/>
        </w:rPr>
        <w:t>表中的下标、即页框号</w:t>
      </w:r>
      <w:r>
        <w:rPr>
          <w:rFonts w:ascii="Times New Roman" w:hAnsi="Times New Roman"/>
          <w:sz w:val="18"/>
          <w:szCs w:val="18"/>
          <w:lang w:eastAsia="zh-CN"/>
        </w:rPr>
        <w:t>*/</w:t>
      </w:r>
    </w:p>
    <w:p w14:paraId="3C0D003F"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struct page  **pprev_hash</w:t>
      </w:r>
      <w:r>
        <w:rPr>
          <w:rFonts w:ascii="Times New Roman" w:hAnsi="Times New Roman"/>
          <w:sz w:val="18"/>
          <w:szCs w:val="18"/>
          <w:lang w:eastAsia="zh-CN"/>
        </w:rPr>
        <w:t>；</w:t>
      </w:r>
      <w:r>
        <w:rPr>
          <w:rFonts w:ascii="Times New Roman" w:hAnsi="Times New Roman"/>
          <w:sz w:val="18"/>
          <w:szCs w:val="18"/>
          <w:lang w:eastAsia="zh-CN"/>
        </w:rPr>
        <w:t xml:space="preserve">              /*page cache</w:t>
      </w:r>
      <w:r>
        <w:rPr>
          <w:rFonts w:ascii="Times New Roman" w:hAnsi="Times New Roman"/>
          <w:sz w:val="18"/>
          <w:szCs w:val="18"/>
          <w:lang w:eastAsia="zh-CN"/>
        </w:rPr>
        <w:t>的</w:t>
      </w:r>
      <w:r>
        <w:rPr>
          <w:rFonts w:ascii="Times New Roman" w:hAnsi="Times New Roman"/>
          <w:sz w:val="18"/>
          <w:szCs w:val="18"/>
          <w:lang w:eastAsia="zh-CN"/>
        </w:rPr>
        <w:t>hash</w:t>
      </w:r>
      <w:r>
        <w:rPr>
          <w:rFonts w:ascii="Times New Roman" w:hAnsi="Times New Roman"/>
          <w:sz w:val="18"/>
          <w:szCs w:val="18"/>
          <w:lang w:eastAsia="zh-CN"/>
        </w:rPr>
        <w:t>表中的前向指针</w:t>
      </w:r>
      <w:r>
        <w:rPr>
          <w:rFonts w:ascii="Times New Roman" w:hAnsi="Times New Roman"/>
          <w:sz w:val="18"/>
          <w:szCs w:val="18"/>
          <w:lang w:eastAsia="zh-CN"/>
        </w:rPr>
        <w:t>*/</w:t>
      </w:r>
    </w:p>
    <w:p w14:paraId="59CF349F"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struct buffer_head  *buffers</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若该页框用做缓冲区，指示缓冲区地址</w:t>
      </w:r>
      <w:r>
        <w:rPr>
          <w:rFonts w:ascii="Times New Roman" w:hAnsi="Times New Roman"/>
          <w:sz w:val="18"/>
          <w:szCs w:val="18"/>
          <w:lang w:eastAsia="zh-CN"/>
        </w:rPr>
        <w:t>*/</w:t>
      </w:r>
    </w:p>
    <w:p w14:paraId="7D229964" w14:textId="77777777" w:rsidR="007319B1" w:rsidRDefault="007319B1">
      <w:pPr>
        <w:pStyle w:val="ac"/>
        <w:spacing w:after="0" w:line="360" w:lineRule="auto"/>
        <w:ind w:leftChars="0" w:left="0" w:firstLineChars="150" w:firstLine="270"/>
        <w:rPr>
          <w:rFonts w:ascii="Times New Roman" w:hAnsi="Times New Roman"/>
          <w:sz w:val="18"/>
          <w:szCs w:val="18"/>
          <w:lang w:eastAsia="zh-CN"/>
        </w:rPr>
      </w:pPr>
      <w:r>
        <w:rPr>
          <w:rFonts w:ascii="Times New Roman" w:hAnsi="Times New Roman"/>
          <w:sz w:val="18"/>
          <w:szCs w:val="18"/>
          <w:lang w:eastAsia="zh-CN"/>
        </w:rPr>
        <w:t>struct inode *inode</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页框内存放代码或数据所属文件的</w:t>
      </w:r>
      <w:r>
        <w:rPr>
          <w:rFonts w:ascii="Times New Roman" w:hAnsi="Times New Roman"/>
          <w:sz w:val="18"/>
          <w:szCs w:val="18"/>
          <w:lang w:eastAsia="zh-CN"/>
        </w:rPr>
        <w:t>inode*/</w:t>
      </w:r>
    </w:p>
    <w:p w14:paraId="3363852B"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unsigned long  offset</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页框内存放代码或数据所属文件的位移</w:t>
      </w:r>
      <w:r>
        <w:rPr>
          <w:rFonts w:ascii="Times New Roman" w:hAnsi="Times New Roman"/>
          <w:sz w:val="18"/>
          <w:szCs w:val="18"/>
          <w:lang w:eastAsia="zh-CN"/>
        </w:rPr>
        <w:t>*/</w:t>
      </w:r>
    </w:p>
    <w:p w14:paraId="0BF89592"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struct zone_struct  *zone</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页框所在管理区</w:t>
      </w:r>
      <w:r>
        <w:rPr>
          <w:rFonts w:ascii="Times New Roman" w:hAnsi="Times New Roman"/>
          <w:sz w:val="18"/>
          <w:szCs w:val="18"/>
          <w:lang w:eastAsia="zh-CN"/>
        </w:rPr>
        <w:t>*/</w:t>
      </w:r>
    </w:p>
    <w:p w14:paraId="5A8EB870"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void *virtual;                                       /*</w:t>
      </w:r>
      <w:r>
        <w:rPr>
          <w:rFonts w:ascii="Times New Roman" w:hAnsi="Times New Roman"/>
          <w:sz w:val="18"/>
          <w:szCs w:val="18"/>
          <w:lang w:eastAsia="zh-CN"/>
        </w:rPr>
        <w:t>页面虚存地址</w:t>
      </w:r>
      <w:r>
        <w:rPr>
          <w:rFonts w:ascii="Times New Roman" w:hAnsi="Times New Roman"/>
          <w:sz w:val="18"/>
          <w:szCs w:val="18"/>
          <w:lang w:eastAsia="zh-CN"/>
        </w:rPr>
        <w:t>*/</w:t>
      </w:r>
    </w:p>
    <w:p w14:paraId="30467595"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w:t>
      </w:r>
    </w:p>
    <w:p w14:paraId="1A19A741"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}mem_map_t</w:t>
      </w:r>
      <w:r>
        <w:rPr>
          <w:rFonts w:ascii="Times New Roman" w:hAnsi="Times New Roman"/>
          <w:sz w:val="18"/>
          <w:szCs w:val="18"/>
          <w:lang w:eastAsia="zh-CN"/>
        </w:rPr>
        <w:t>；</w:t>
      </w:r>
    </w:p>
    <w:p w14:paraId="65321F16" w14:textId="332741C3" w:rsidR="007319B1" w:rsidRDefault="007319B1">
      <w:pPr>
        <w:spacing w:after="0" w:line="360" w:lineRule="auto"/>
        <w:ind w:right="88" w:firstLine="415"/>
        <w:jc w:val="both"/>
        <w:rPr>
          <w:ins w:id="740" w:author="simeng zhao" w:date="2018-02-02T16:23:00Z"/>
          <w:rFonts w:ascii="Times New Roman" w:hAnsi="Times New Roman"/>
          <w:spacing w:val="10"/>
          <w:sz w:val="21"/>
          <w:szCs w:val="21"/>
          <w:lang w:eastAsia="zh-CN"/>
        </w:rPr>
      </w:pPr>
      <w:r>
        <w:rPr>
          <w:rFonts w:ascii="Times New Roman" w:hAnsi="Times New Roman"/>
          <w:spacing w:val="10"/>
          <w:sz w:val="21"/>
          <w:szCs w:val="21"/>
          <w:lang w:eastAsia="zh-CN"/>
        </w:rPr>
        <w:t>其中，</w:t>
      </w:r>
      <w:r>
        <w:rPr>
          <w:rFonts w:ascii="Times New Roman" w:hAnsi="Times New Roman"/>
          <w:spacing w:val="10"/>
          <w:sz w:val="21"/>
          <w:szCs w:val="21"/>
          <w:lang w:eastAsia="zh-CN"/>
        </w:rPr>
        <w:t>flags</w:t>
      </w:r>
      <w:r>
        <w:rPr>
          <w:rFonts w:ascii="Times New Roman" w:hAnsi="Times New Roman"/>
          <w:spacing w:val="10"/>
          <w:sz w:val="21"/>
          <w:szCs w:val="21"/>
          <w:lang w:eastAsia="zh-CN"/>
        </w:rPr>
        <w:t>共有</w:t>
      </w:r>
      <w:r>
        <w:rPr>
          <w:rFonts w:ascii="Times New Roman" w:hAnsi="Times New Roman"/>
          <w:spacing w:val="10"/>
          <w:sz w:val="21"/>
          <w:szCs w:val="21"/>
          <w:lang w:eastAsia="zh-CN"/>
        </w:rPr>
        <w:t>32</w:t>
      </w:r>
      <w:r>
        <w:rPr>
          <w:rFonts w:ascii="Times New Roman" w:hAnsi="Times New Roman"/>
          <w:spacing w:val="10"/>
          <w:sz w:val="21"/>
          <w:szCs w:val="21"/>
          <w:lang w:eastAsia="zh-CN"/>
        </w:rPr>
        <w:t>位，描述页框状态，如：页锁定、页被修改过、页正在回写、页是否由</w:t>
      </w:r>
      <w:r>
        <w:rPr>
          <w:rFonts w:ascii="Times New Roman" w:hAnsi="Times New Roman"/>
          <w:spacing w:val="10"/>
          <w:sz w:val="21"/>
          <w:szCs w:val="21"/>
          <w:lang w:eastAsia="zh-CN"/>
        </w:rPr>
        <w:t>slab</w:t>
      </w:r>
      <w:r>
        <w:rPr>
          <w:rFonts w:ascii="Times New Roman" w:hAnsi="Times New Roman"/>
          <w:spacing w:val="10"/>
          <w:sz w:val="21"/>
          <w:szCs w:val="21"/>
          <w:lang w:eastAsia="zh-CN"/>
        </w:rPr>
        <w:t>分配、页不能换出、调页时发生</w:t>
      </w:r>
      <w:r>
        <w:rPr>
          <w:rFonts w:ascii="Times New Roman" w:hAnsi="Times New Roman"/>
          <w:spacing w:val="10"/>
          <w:sz w:val="21"/>
          <w:szCs w:val="21"/>
          <w:lang w:eastAsia="zh-CN"/>
        </w:rPr>
        <w:t>I/O</w:t>
      </w:r>
      <w:r>
        <w:rPr>
          <w:rFonts w:ascii="Times New Roman" w:hAnsi="Times New Roman"/>
          <w:spacing w:val="10"/>
          <w:sz w:val="21"/>
          <w:szCs w:val="21"/>
          <w:lang w:eastAsia="zh-CN"/>
        </w:rPr>
        <w:t>错、完成读操作、从高速缓存或磁盘换入页、</w:t>
      </w:r>
      <w:r>
        <w:rPr>
          <w:rFonts w:ascii="Times New Roman" w:hAnsi="Times New Roman"/>
          <w:spacing w:val="10"/>
          <w:sz w:val="21"/>
          <w:szCs w:val="21"/>
          <w:lang w:eastAsia="zh-CN"/>
        </w:rPr>
        <w:t>DMA</w:t>
      </w:r>
      <w:r>
        <w:rPr>
          <w:rFonts w:ascii="Times New Roman" w:hAnsi="Times New Roman"/>
          <w:spacing w:val="10"/>
          <w:sz w:val="21"/>
          <w:szCs w:val="21"/>
          <w:lang w:eastAsia="zh-CN"/>
        </w:rPr>
        <w:t>传输、内核专用等。此结构中的引用计数变量</w:t>
      </w:r>
      <w:r>
        <w:rPr>
          <w:rFonts w:ascii="Times New Roman" w:hAnsi="Times New Roman"/>
          <w:spacing w:val="10"/>
          <w:sz w:val="21"/>
          <w:szCs w:val="21"/>
          <w:lang w:eastAsia="zh-CN"/>
        </w:rPr>
        <w:t>count</w:t>
      </w:r>
      <w:r>
        <w:rPr>
          <w:rFonts w:ascii="Times New Roman" w:hAnsi="Times New Roman"/>
          <w:spacing w:val="10"/>
          <w:sz w:val="21"/>
          <w:szCs w:val="21"/>
          <w:lang w:eastAsia="zh-CN"/>
        </w:rPr>
        <w:t>指出页框中的页面被引用的次数，当计数为</w:t>
      </w:r>
      <w:r>
        <w:rPr>
          <w:rFonts w:ascii="Times New Roman" w:hAnsi="Times New Roman"/>
          <w:spacing w:val="10"/>
          <w:sz w:val="21"/>
          <w:szCs w:val="21"/>
          <w:lang w:eastAsia="zh-CN"/>
        </w:rPr>
        <w:t>0</w:t>
      </w:r>
      <w:r>
        <w:rPr>
          <w:rFonts w:ascii="Times New Roman" w:hAnsi="Times New Roman"/>
          <w:spacing w:val="10"/>
          <w:sz w:val="21"/>
          <w:szCs w:val="21"/>
          <w:lang w:eastAsia="zh-CN"/>
        </w:rPr>
        <w:t>时，表明没有进程使用该页面，内核可重新分配该页面占用的页框，系统提供函数</w:t>
      </w:r>
      <w:r>
        <w:rPr>
          <w:rFonts w:ascii="Times New Roman" w:hAnsi="Times New Roman"/>
          <w:spacing w:val="10"/>
          <w:sz w:val="21"/>
          <w:szCs w:val="21"/>
          <w:lang w:eastAsia="zh-CN"/>
        </w:rPr>
        <w:t>page_count()</w:t>
      </w:r>
      <w:r>
        <w:rPr>
          <w:rFonts w:ascii="Times New Roman" w:hAnsi="Times New Roman"/>
          <w:spacing w:val="10"/>
          <w:sz w:val="21"/>
          <w:szCs w:val="21"/>
          <w:lang w:eastAsia="zh-CN"/>
        </w:rPr>
        <w:t>用于检查该变量的值。</w:t>
      </w:r>
    </w:p>
    <w:p w14:paraId="7724EE6D" w14:textId="77777777" w:rsidR="0059630E" w:rsidRDefault="0059630E" w:rsidP="0059630E">
      <w:pPr>
        <w:spacing w:after="0" w:line="360" w:lineRule="auto"/>
        <w:ind w:right="88" w:firstLine="415"/>
        <w:jc w:val="both"/>
        <w:rPr>
          <w:ins w:id="741" w:author="simeng zhao" w:date="2018-02-02T16:23:00Z"/>
          <w:rFonts w:ascii="宋体" w:hAnsi="宋体" w:cs="宋体"/>
          <w:sz w:val="24"/>
          <w:szCs w:val="24"/>
          <w:lang w:eastAsia="zh-CN"/>
        </w:rPr>
      </w:pPr>
      <w:ins w:id="742" w:author="simeng zhao" w:date="2018-02-02T16:23:00Z">
        <w:r>
          <w:rPr>
            <w:rFonts w:ascii="宋体" w:hAnsi="宋体" w:cs="宋体"/>
            <w:sz w:val="24"/>
            <w:szCs w:val="24"/>
            <w:lang w:eastAsia="zh-CN"/>
          </w:rPr>
          <w:lastRenderedPageBreak/>
          <w:fldChar w:fldCharType="begin"/>
        </w:r>
        <w:r>
          <w:rPr>
            <w:rFonts w:ascii="宋体" w:hAnsi="宋体" w:cs="宋体"/>
            <w:sz w:val="24"/>
            <w:szCs w:val="24"/>
            <w:lang w:eastAsia="zh-CN"/>
          </w:rPr>
          <w:instrText xml:space="preserve"> INCLUDEPICTURE "C:\\Users\\Dell\\Documents\\Tencent Files\\2130975534\\Image\\C2C\\{8E89FC16-AACB-8365-26DF-A263B34FC66B}.jpg"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"C:\\Users\\Dell\\Documents\\Tencent Files\\2130975534\\Image\\C2C\\{8E89FC16-AACB-8365-26DF-A263B34FC66B}.jpg"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"C:\\Users\\Dell\\Documents\\tencent files\\Documents\\Tencent Files\\2130975534\\Image\\C2C\\{8E89FC16-AACB-8365-26DF-A263B34FC66B}.jpg"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"C:\\Users\\Dell\\Documents\\tencent files\\Documents\\Tencent Files\\2130975534\\Image\\C2C\\{8E89FC16-AACB-8365-26DF-A263B34FC66B}.jpg" \* MERGEFORMATINET </w:instrText>
        </w:r>
        <w:r>
          <w:rPr>
            <w:rFonts w:ascii="宋体" w:hAnsi="宋体" w:cs="宋体"/>
            <w:sz w:val="24"/>
            <w:szCs w:val="24"/>
            <w:lang w:eastAsia="zh-CN"/>
          </w:rPr>
          <w:fldChar w:fldCharType="separate"/>
        </w:r>
        <w:r>
          <w:rPr>
            <w:rFonts w:ascii="宋体" w:hAnsi="宋体" w:cs="宋体"/>
            <w:sz w:val="24"/>
            <w:szCs w:val="24"/>
            <w:lang w:eastAsia="zh-CN"/>
          </w:rPr>
          <w:pict w14:anchorId="05BE7897">
            <v:shape id="_x0000_i1033" type="#_x0000_t75" style="width:383.25pt;height:136.5pt">
              <v:imagedata r:id="rId49" r:href="rId50"/>
            </v:shape>
          </w:pict>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ins>
    </w:p>
    <w:p w14:paraId="5EDBC6EE" w14:textId="77777777" w:rsidR="0059630E" w:rsidRPr="0059630E" w:rsidRDefault="0059630E" w:rsidP="0059630E">
      <w:pPr>
        <w:spacing w:after="0" w:line="360" w:lineRule="auto"/>
        <w:ind w:right="88" w:firstLine="415"/>
        <w:jc w:val="both"/>
        <w:rPr>
          <w:ins w:id="743" w:author="simeng zhao" w:date="2018-02-02T16:23:00Z"/>
          <w:rFonts w:ascii="Times New Roman" w:hAnsi="Times New Roman"/>
          <w:color w:val="FF0000"/>
          <w:spacing w:val="10"/>
          <w:sz w:val="21"/>
          <w:szCs w:val="21"/>
          <w:lang w:eastAsia="zh-CN"/>
          <w:rPrChange w:id="744" w:author="simeng zhao" w:date="2018-02-02T16:26:00Z">
            <w:rPr>
              <w:ins w:id="745" w:author="simeng zhao" w:date="2018-02-02T16:23:00Z"/>
              <w:rFonts w:ascii="Times New Roman" w:hAnsi="Times New Roman"/>
              <w:color w:val="0000FF"/>
              <w:spacing w:val="10"/>
              <w:sz w:val="21"/>
              <w:szCs w:val="21"/>
              <w:lang w:eastAsia="zh-CN"/>
            </w:rPr>
          </w:rPrChange>
        </w:rPr>
      </w:pPr>
      <w:ins w:id="746" w:author="simeng zhao" w:date="2018-02-02T16:23:00Z">
        <w:r w:rsidRPr="0059630E">
          <w:rPr>
            <w:rFonts w:ascii="Times New Roman" w:hAnsi="Times New Roman" w:hint="eastAsia"/>
            <w:color w:val="FF0000"/>
            <w:spacing w:val="10"/>
            <w:sz w:val="21"/>
            <w:szCs w:val="21"/>
            <w:lang w:eastAsia="zh-CN"/>
            <w:rPrChange w:id="747" w:author="simeng zhao" w:date="2018-02-02T16:26:00Z">
              <w:rPr>
                <w:rFonts w:ascii="Times New Roman" w:hAnsi="Times New Roman" w:hint="eastAsia"/>
                <w:color w:val="0000FF"/>
                <w:spacing w:val="10"/>
                <w:sz w:val="21"/>
                <w:szCs w:val="21"/>
                <w:lang w:eastAsia="zh-CN"/>
              </w:rPr>
            </w:rPrChange>
          </w:rPr>
          <w:t>/</w:t>
        </w:r>
        <w:r w:rsidRPr="0059630E">
          <w:rPr>
            <w:rFonts w:ascii="Times New Roman" w:hAnsi="Times New Roman"/>
            <w:color w:val="FF0000"/>
            <w:spacing w:val="10"/>
            <w:sz w:val="21"/>
            <w:szCs w:val="21"/>
            <w:lang w:eastAsia="zh-CN"/>
            <w:rPrChange w:id="748" w:author="simeng zhao" w:date="2018-02-02T16:26:00Z">
              <w:rPr>
                <w:rFonts w:ascii="Times New Roman" w:hAnsi="Times New Roman"/>
                <w:color w:val="0000FF"/>
                <w:spacing w:val="10"/>
                <w:sz w:val="21"/>
                <w:szCs w:val="21"/>
                <w:lang w:eastAsia="zh-CN"/>
              </w:rPr>
            </w:rPrChange>
          </w:rPr>
          <w:t>/ Linux kernel development p259</w:t>
        </w:r>
      </w:ins>
    </w:p>
    <w:p w14:paraId="306B71B4" w14:textId="3731404B" w:rsidR="0059630E" w:rsidRDefault="0059630E" w:rsidP="0059630E">
      <w:pPr>
        <w:spacing w:after="0" w:line="360" w:lineRule="auto"/>
        <w:ind w:right="88" w:firstLine="415"/>
        <w:jc w:val="both"/>
        <w:rPr>
          <w:ins w:id="749" w:author="simeng zhao" w:date="2018-02-02T16:23:00Z"/>
          <w:rFonts w:ascii="Times New Roman" w:hAnsi="Times New Roman"/>
          <w:color w:val="0000FF"/>
          <w:spacing w:val="10"/>
          <w:sz w:val="21"/>
          <w:szCs w:val="21"/>
          <w:lang w:eastAsia="zh-CN"/>
        </w:rPr>
      </w:pPr>
      <w:ins w:id="750" w:author="simeng zhao" w:date="2018-02-02T16:23:00Z">
        <w:r>
          <w:rPr>
            <w:rFonts w:ascii="Times New Roman" w:hAnsi="Times New Roman"/>
            <w:color w:val="0000FF"/>
            <w:spacing w:val="10"/>
            <w:sz w:val="21"/>
            <w:szCs w:val="21"/>
            <w:lang w:eastAsia="zh-CN"/>
          </w:rPr>
          <w:t>P</w:t>
        </w:r>
        <w:r>
          <w:rPr>
            <w:rFonts w:ascii="Times New Roman" w:hAnsi="Times New Roman" w:hint="eastAsia"/>
            <w:color w:val="0000FF"/>
            <w:spacing w:val="10"/>
            <w:sz w:val="21"/>
            <w:szCs w:val="21"/>
            <w:lang w:eastAsia="zh-CN"/>
          </w:rPr>
          <w:t>age</w:t>
        </w:r>
        <w:r>
          <w:rPr>
            <w:rFonts w:ascii="Times New Roman" w:hAnsi="Times New Roman" w:hint="eastAsia"/>
            <w:color w:val="0000FF"/>
            <w:spacing w:val="10"/>
            <w:sz w:val="21"/>
            <w:szCs w:val="21"/>
            <w:lang w:eastAsia="zh-CN"/>
          </w:rPr>
          <w:t>结构体是与具体的物理页面相关联的，而不是虚拟页面，所以这个数据结构</w:t>
        </w:r>
      </w:ins>
      <w:ins w:id="751" w:author="simeng zhao" w:date="2018-02-02T16:29:00Z">
        <w:r>
          <w:rPr>
            <w:rFonts w:ascii="Times New Roman" w:hAnsi="Times New Roman" w:hint="eastAsia"/>
            <w:color w:val="0000FF"/>
            <w:spacing w:val="10"/>
            <w:sz w:val="21"/>
            <w:szCs w:val="21"/>
            <w:lang w:eastAsia="zh-CN"/>
          </w:rPr>
          <w:t>描述的对象总是在变化</w:t>
        </w:r>
      </w:ins>
      <w:ins w:id="752" w:author="simeng zhao" w:date="2018-02-02T16:23:00Z">
        <w:r>
          <w:rPr>
            <w:rFonts w:ascii="Times New Roman" w:hAnsi="Times New Roman" w:hint="eastAsia"/>
            <w:color w:val="0000FF"/>
            <w:spacing w:val="10"/>
            <w:sz w:val="21"/>
            <w:szCs w:val="21"/>
            <w:lang w:eastAsia="zh-CN"/>
          </w:rPr>
          <w:t>。即使某个应用的数据重复的出现在内存中，也不能保证他总是被联系到同一个数据结构中，因为内存交换等操作会对物理地址的位置产生影响，所以这个结构是为了描述物理页，而不是其中包含的数据。</w:t>
        </w:r>
      </w:ins>
    </w:p>
    <w:p w14:paraId="24F5C6AE" w14:textId="77777777" w:rsidR="0059630E" w:rsidRPr="0059630E" w:rsidRDefault="0059630E" w:rsidP="0059630E">
      <w:pPr>
        <w:spacing w:after="0" w:line="360" w:lineRule="auto"/>
        <w:ind w:right="88" w:firstLine="415"/>
        <w:jc w:val="both"/>
        <w:rPr>
          <w:ins w:id="753" w:author="simeng zhao" w:date="2018-02-02T16:23:00Z"/>
          <w:rFonts w:ascii="Times New Roman" w:hAnsi="Times New Roman"/>
          <w:color w:val="FF0000"/>
          <w:spacing w:val="10"/>
          <w:sz w:val="21"/>
          <w:szCs w:val="21"/>
          <w:lang w:eastAsia="zh-CN"/>
          <w:rPrChange w:id="754" w:author="simeng zhao" w:date="2018-02-02T16:26:00Z">
            <w:rPr>
              <w:ins w:id="755" w:author="simeng zhao" w:date="2018-02-02T16:23:00Z"/>
              <w:rFonts w:ascii="Times New Roman" w:hAnsi="Times New Roman"/>
              <w:color w:val="0000FF"/>
              <w:spacing w:val="10"/>
              <w:sz w:val="21"/>
              <w:szCs w:val="21"/>
              <w:lang w:eastAsia="zh-CN"/>
            </w:rPr>
          </w:rPrChange>
        </w:rPr>
      </w:pPr>
      <w:ins w:id="756" w:author="simeng zhao" w:date="2018-02-02T16:23:00Z">
        <w:r w:rsidRPr="0059630E">
          <w:rPr>
            <w:rFonts w:ascii="Times New Roman" w:hAnsi="Times New Roman" w:hint="eastAsia"/>
            <w:color w:val="FF0000"/>
            <w:spacing w:val="10"/>
            <w:sz w:val="21"/>
            <w:szCs w:val="21"/>
            <w:lang w:eastAsia="zh-CN"/>
            <w:rPrChange w:id="757" w:author="simeng zhao" w:date="2018-02-02T16:26:00Z">
              <w:rPr>
                <w:rFonts w:ascii="Times New Roman" w:hAnsi="Times New Roman" w:hint="eastAsia"/>
                <w:color w:val="0000FF"/>
                <w:spacing w:val="10"/>
                <w:sz w:val="21"/>
                <w:szCs w:val="21"/>
                <w:lang w:eastAsia="zh-CN"/>
              </w:rPr>
            </w:rPrChange>
          </w:rPr>
          <w:t>*</w:t>
        </w:r>
        <w:r w:rsidRPr="0059630E">
          <w:rPr>
            <w:rFonts w:ascii="Times New Roman" w:hAnsi="Times New Roman" w:hint="eastAsia"/>
            <w:color w:val="FF0000"/>
            <w:spacing w:val="10"/>
            <w:sz w:val="21"/>
            <w:szCs w:val="21"/>
            <w:lang w:eastAsia="zh-CN"/>
            <w:rPrChange w:id="758" w:author="simeng zhao" w:date="2018-02-02T16:26:00Z">
              <w:rPr>
                <w:rFonts w:ascii="Times New Roman" w:hAnsi="Times New Roman" w:hint="eastAsia"/>
                <w:color w:val="0000FF"/>
                <w:spacing w:val="10"/>
                <w:sz w:val="21"/>
                <w:szCs w:val="21"/>
                <w:lang w:eastAsia="zh-CN"/>
              </w:rPr>
            </w:rPrChange>
          </w:rPr>
          <w:t>是否和反置页表有关</w:t>
        </w:r>
      </w:ins>
    </w:p>
    <w:p w14:paraId="04129828" w14:textId="77777777" w:rsidR="0059630E" w:rsidRDefault="0059630E">
      <w:pPr>
        <w:spacing w:after="0" w:line="360" w:lineRule="auto"/>
        <w:ind w:right="88" w:firstLine="415"/>
        <w:jc w:val="both"/>
        <w:rPr>
          <w:rFonts w:ascii="Times New Roman" w:hAnsi="Times New Roman" w:hint="eastAsia"/>
          <w:spacing w:val="10"/>
          <w:sz w:val="21"/>
          <w:szCs w:val="21"/>
          <w:lang w:eastAsia="zh-CN"/>
        </w:rPr>
      </w:pPr>
    </w:p>
    <w:p w14:paraId="4EDF6AD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随着用户程序的执行和结束，页框不断地被分配和释放，必然导致在已分配的内存块中分散许多小块空闲页框，即使这些小块空闲页框加起来足以满足所请求的页面，但是要分配一个大块的连续页面可能就无法满足。为此，</w:t>
      </w:r>
      <w:r>
        <w:rPr>
          <w:rFonts w:ascii="Times New Roman" w:hAnsi="Times New Roman"/>
          <w:spacing w:val="10"/>
          <w:sz w:val="21"/>
          <w:szCs w:val="21"/>
          <w:lang w:eastAsia="zh-CN"/>
        </w:rPr>
        <w:t>Linux</w:t>
      </w:r>
      <w:r>
        <w:rPr>
          <w:rFonts w:ascii="Times New Roman" w:hAnsi="Times New Roman"/>
          <w:spacing w:val="10"/>
          <w:sz w:val="21"/>
          <w:szCs w:val="21"/>
          <w:lang w:eastAsia="zh-CN"/>
        </w:rPr>
        <w:t>系统采用著名的伙伴（</w:t>
      </w:r>
      <w:r>
        <w:rPr>
          <w:rFonts w:ascii="Times New Roman" w:hAnsi="Times New Roman"/>
          <w:spacing w:val="10"/>
          <w:sz w:val="21"/>
          <w:szCs w:val="21"/>
          <w:lang w:eastAsia="zh-CN"/>
        </w:rPr>
        <w:t>Buddy</w:t>
      </w:r>
      <w:r>
        <w:rPr>
          <w:rFonts w:ascii="Times New Roman" w:hAnsi="Times New Roman"/>
          <w:spacing w:val="10"/>
          <w:sz w:val="21"/>
          <w:szCs w:val="21"/>
          <w:lang w:eastAsia="zh-CN"/>
        </w:rPr>
        <w:t>）算法来解决碎片问题。</w:t>
      </w:r>
    </w:p>
    <w:p w14:paraId="6C13218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）管理区管理</w:t>
      </w:r>
    </w:p>
    <w:p w14:paraId="34FB482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管理区</w:t>
      </w:r>
      <w:r>
        <w:rPr>
          <w:rFonts w:ascii="Times New Roman" w:hAnsi="Times New Roman"/>
          <w:spacing w:val="10"/>
          <w:sz w:val="21"/>
          <w:szCs w:val="21"/>
          <w:lang w:eastAsia="zh-CN"/>
        </w:rPr>
        <w:t>(ZONE)</w:t>
      </w:r>
      <w:r>
        <w:rPr>
          <w:rFonts w:ascii="Times New Roman" w:hAnsi="Times New Roman"/>
          <w:spacing w:val="10"/>
          <w:sz w:val="21"/>
          <w:szCs w:val="21"/>
          <w:lang w:eastAsia="zh-CN"/>
        </w:rPr>
        <w:t>位于同一个存储节点内，所有页框被划分成</w:t>
      </w:r>
      <w:r>
        <w:rPr>
          <w:rFonts w:ascii="Times New Roman" w:hAnsi="Times New Roman"/>
          <w:spacing w:val="10"/>
          <w:sz w:val="21"/>
          <w:szCs w:val="21"/>
          <w:lang w:eastAsia="zh-CN"/>
        </w:rPr>
        <w:t>3</w:t>
      </w:r>
      <w:r>
        <w:rPr>
          <w:rFonts w:ascii="Times New Roman" w:hAnsi="Times New Roman"/>
          <w:spacing w:val="10"/>
          <w:sz w:val="21"/>
          <w:szCs w:val="21"/>
          <w:lang w:eastAsia="zh-CN"/>
        </w:rPr>
        <w:t>个区：</w:t>
      </w:r>
      <w:r>
        <w:rPr>
          <w:rFonts w:ascii="Times New Roman" w:hAnsi="Times New Roman"/>
          <w:spacing w:val="10"/>
          <w:sz w:val="21"/>
          <w:szCs w:val="21"/>
          <w:lang w:eastAsia="zh-CN"/>
        </w:rPr>
        <w:t>ZONE_DMA</w:t>
      </w:r>
      <w:r>
        <w:rPr>
          <w:rFonts w:ascii="Times New Roman" w:hAnsi="Times New Roman"/>
          <w:spacing w:val="10"/>
          <w:sz w:val="21"/>
          <w:szCs w:val="21"/>
          <w:lang w:eastAsia="zh-CN"/>
        </w:rPr>
        <w:t>区，物理地址低于</w:t>
      </w:r>
      <w:r>
        <w:rPr>
          <w:rFonts w:ascii="Times New Roman" w:hAnsi="Times New Roman"/>
          <w:spacing w:val="10"/>
          <w:sz w:val="21"/>
          <w:szCs w:val="21"/>
          <w:lang w:eastAsia="zh-CN"/>
        </w:rPr>
        <w:t>16 MB</w:t>
      </w:r>
      <w:r>
        <w:rPr>
          <w:rFonts w:ascii="Times New Roman" w:hAnsi="Times New Roman"/>
          <w:spacing w:val="10"/>
          <w:sz w:val="21"/>
          <w:szCs w:val="21"/>
          <w:lang w:eastAsia="zh-CN"/>
        </w:rPr>
        <w:t>，专供</w:t>
      </w:r>
      <w:r>
        <w:rPr>
          <w:rFonts w:ascii="Times New Roman" w:hAnsi="Times New Roman"/>
          <w:spacing w:val="10"/>
          <w:sz w:val="21"/>
          <w:szCs w:val="21"/>
          <w:lang w:eastAsia="zh-CN"/>
        </w:rPr>
        <w:t>DMA</w:t>
      </w:r>
      <w:r>
        <w:rPr>
          <w:rFonts w:ascii="Times New Roman" w:hAnsi="Times New Roman"/>
          <w:spacing w:val="10"/>
          <w:sz w:val="21"/>
          <w:szCs w:val="21"/>
          <w:lang w:eastAsia="zh-CN"/>
        </w:rPr>
        <w:t>使用；</w:t>
      </w:r>
      <w:r>
        <w:rPr>
          <w:rFonts w:ascii="Times New Roman" w:hAnsi="Times New Roman"/>
          <w:spacing w:val="10"/>
          <w:sz w:val="21"/>
          <w:szCs w:val="21"/>
          <w:lang w:eastAsia="zh-CN"/>
        </w:rPr>
        <w:t xml:space="preserve">ZONE_NORMAL </w:t>
      </w:r>
      <w:r>
        <w:rPr>
          <w:rFonts w:ascii="Times New Roman" w:hAnsi="Times New Roman"/>
          <w:spacing w:val="10"/>
          <w:sz w:val="21"/>
          <w:szCs w:val="21"/>
          <w:lang w:eastAsia="zh-CN"/>
        </w:rPr>
        <w:t>区，物理地址介于</w:t>
      </w:r>
      <w:r>
        <w:rPr>
          <w:rFonts w:ascii="Times New Roman" w:hAnsi="Times New Roman"/>
          <w:spacing w:val="10"/>
          <w:sz w:val="21"/>
          <w:szCs w:val="21"/>
          <w:lang w:eastAsia="zh-CN"/>
        </w:rPr>
        <w:t>16 MB-896 MB</w:t>
      </w:r>
      <w:r>
        <w:rPr>
          <w:rFonts w:ascii="Times New Roman" w:hAnsi="Times New Roman"/>
          <w:spacing w:val="10"/>
          <w:sz w:val="21"/>
          <w:szCs w:val="21"/>
          <w:lang w:eastAsia="zh-CN"/>
        </w:rPr>
        <w:t>，被内核直接映射；</w:t>
      </w:r>
      <w:r>
        <w:rPr>
          <w:rFonts w:ascii="Times New Roman" w:hAnsi="Times New Roman"/>
          <w:spacing w:val="10"/>
          <w:sz w:val="21"/>
          <w:szCs w:val="21"/>
          <w:lang w:eastAsia="zh-CN"/>
        </w:rPr>
        <w:t>ZONE_HIGHMEM</w:t>
      </w:r>
      <w:r>
        <w:rPr>
          <w:rFonts w:ascii="Times New Roman" w:hAnsi="Times New Roman"/>
          <w:spacing w:val="10"/>
          <w:sz w:val="21"/>
          <w:szCs w:val="21"/>
          <w:lang w:eastAsia="zh-CN"/>
        </w:rPr>
        <w:t>区，物理地址大于</w:t>
      </w:r>
      <w:r>
        <w:rPr>
          <w:rFonts w:ascii="Times New Roman" w:hAnsi="Times New Roman"/>
          <w:spacing w:val="10"/>
          <w:sz w:val="21"/>
          <w:szCs w:val="21"/>
          <w:lang w:eastAsia="zh-CN"/>
        </w:rPr>
        <w:t>896 MB</w:t>
      </w:r>
      <w:r>
        <w:rPr>
          <w:rFonts w:ascii="Times New Roman" w:hAnsi="Times New Roman"/>
          <w:spacing w:val="10"/>
          <w:sz w:val="21"/>
          <w:szCs w:val="21"/>
          <w:lang w:eastAsia="zh-CN"/>
        </w:rPr>
        <w:t>，内核不能直接映射区。设置</w:t>
      </w:r>
      <w:r>
        <w:rPr>
          <w:rFonts w:ascii="Times New Roman" w:hAnsi="Times New Roman"/>
          <w:spacing w:val="10"/>
          <w:sz w:val="21"/>
          <w:szCs w:val="21"/>
          <w:lang w:eastAsia="zh-CN"/>
        </w:rPr>
        <w:t xml:space="preserve">ZONE_DMA </w:t>
      </w:r>
      <w:r>
        <w:rPr>
          <w:rFonts w:ascii="Times New Roman" w:hAnsi="Times New Roman"/>
          <w:spacing w:val="10"/>
          <w:sz w:val="21"/>
          <w:szCs w:val="21"/>
          <w:lang w:eastAsia="zh-CN"/>
        </w:rPr>
        <w:t>是保证磁盘</w:t>
      </w:r>
      <w:r>
        <w:rPr>
          <w:rFonts w:ascii="Times New Roman" w:hAnsi="Times New Roman"/>
          <w:spacing w:val="10"/>
          <w:sz w:val="21"/>
          <w:szCs w:val="21"/>
          <w:lang w:eastAsia="zh-CN"/>
        </w:rPr>
        <w:t>I/O</w:t>
      </w:r>
      <w:r>
        <w:rPr>
          <w:rFonts w:ascii="Times New Roman" w:hAnsi="Times New Roman"/>
          <w:spacing w:val="10"/>
          <w:sz w:val="21"/>
          <w:szCs w:val="21"/>
          <w:lang w:eastAsia="zh-CN"/>
        </w:rPr>
        <w:t>操作所需的连续物理页框；用户进程申请页框时，先选定存储节点，再到</w:t>
      </w:r>
      <w:r>
        <w:rPr>
          <w:rFonts w:ascii="Times New Roman" w:hAnsi="Times New Roman"/>
          <w:spacing w:val="10"/>
          <w:sz w:val="21"/>
          <w:szCs w:val="21"/>
          <w:lang w:eastAsia="zh-CN"/>
        </w:rPr>
        <w:t>HIGHMEM</w:t>
      </w:r>
      <w:r>
        <w:rPr>
          <w:rFonts w:ascii="Times New Roman" w:hAnsi="Times New Roman"/>
          <w:spacing w:val="10"/>
          <w:sz w:val="21"/>
          <w:szCs w:val="21"/>
          <w:lang w:eastAsia="zh-CN"/>
        </w:rPr>
        <w:t>内存区选，若不能满足要求，依次再尝试</w:t>
      </w:r>
      <w:r>
        <w:rPr>
          <w:rFonts w:ascii="Times New Roman" w:hAnsi="Times New Roman"/>
          <w:spacing w:val="10"/>
          <w:sz w:val="21"/>
          <w:szCs w:val="21"/>
          <w:lang w:eastAsia="zh-CN"/>
        </w:rPr>
        <w:t>NORMAL</w:t>
      </w:r>
      <w:r>
        <w:rPr>
          <w:rFonts w:ascii="Times New Roman" w:hAnsi="Times New Roman"/>
          <w:spacing w:val="10"/>
          <w:sz w:val="21"/>
          <w:szCs w:val="21"/>
          <w:lang w:eastAsia="zh-CN"/>
        </w:rPr>
        <w:t>、</w:t>
      </w:r>
      <w:r>
        <w:rPr>
          <w:rFonts w:ascii="Times New Roman" w:hAnsi="Times New Roman"/>
          <w:spacing w:val="10"/>
          <w:sz w:val="21"/>
          <w:szCs w:val="21"/>
          <w:lang w:eastAsia="zh-CN"/>
        </w:rPr>
        <w:t>DMA</w:t>
      </w:r>
      <w:r>
        <w:rPr>
          <w:rFonts w:ascii="Times New Roman" w:hAnsi="Times New Roman"/>
          <w:spacing w:val="10"/>
          <w:sz w:val="21"/>
          <w:szCs w:val="21"/>
          <w:lang w:eastAsia="zh-CN"/>
        </w:rPr>
        <w:t>内存区。</w:t>
      </w:r>
      <w:r w:rsidR="007200B1">
        <w:rPr>
          <w:rFonts w:ascii="Times New Roman" w:hAnsi="Times New Roman"/>
          <w:noProof/>
          <w:spacing w:val="10"/>
          <w:sz w:val="21"/>
          <w:szCs w:val="21"/>
          <w:lang w:eastAsia="zh-CN"/>
        </w:rPr>
        <mc:AlternateContent>
          <mc:Choice Requires="wpg">
            <w:drawing>
              <wp:anchor distT="0" distB="0" distL="114300" distR="114300" simplePos="0" relativeHeight="251638272" behindDoc="1" locked="0" layoutInCell="1" allowOverlap="1" wp14:anchorId="6FFEF071" wp14:editId="43932C10">
                <wp:simplePos x="0" y="0"/>
                <wp:positionH relativeFrom="page">
                  <wp:posOffset>3369310</wp:posOffset>
                </wp:positionH>
                <wp:positionV relativeFrom="paragraph">
                  <wp:posOffset>321945</wp:posOffset>
                </wp:positionV>
                <wp:extent cx="34925" cy="1270"/>
                <wp:effectExtent l="6985" t="7620" r="5715" b="10160"/>
                <wp:wrapNone/>
                <wp:docPr id="150" name="组合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25" cy="1270"/>
                          <a:chOff x="5306" y="507"/>
                          <a:chExt cx="55" cy="2"/>
                        </a:xfrm>
                      </wpg:grpSpPr>
                      <wps:wsp>
                        <wps:cNvPr id="151" name="任意多边形 34"/>
                        <wps:cNvSpPr>
                          <a:spLocks/>
                        </wps:cNvSpPr>
                        <wps:spPr bwMode="auto">
                          <a:xfrm>
                            <a:off x="5306" y="507"/>
                            <a:ext cx="55" cy="2"/>
                          </a:xfrm>
                          <a:custGeom>
                            <a:avLst/>
                            <a:gdLst>
                              <a:gd name="T0" fmla="+- 0 5306 5306"/>
                              <a:gd name="T1" fmla="*/ T0 w 55"/>
                              <a:gd name="T2" fmla="+- 0 5362 5306"/>
                              <a:gd name="T3" fmla="*/ T2 w 55"/>
                            </a:gdLst>
                            <a:ahLst/>
                            <a:cxnLst>
                              <a:cxn ang="0">
                                <a:pos x="T1" y="0"/>
                              </a:cxn>
                              <a:cxn ang="0">
                                <a:pos x="T3" y="0"/>
                              </a:cxn>
                            </a:cxnLst>
                            <a:rect l="0" t="0" r="r" b="b"/>
                            <a:pathLst>
                              <a:path w="55">
                                <a:moveTo>
                                  <a:pt x="0" y="0"/>
                                </a:moveTo>
                                <a:lnTo>
                                  <a:pt x="56" y="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3241BA" id="组合 33" o:spid="_x0000_s1026" style="position:absolute;left:0;text-align:left;margin-left:265.3pt;margin-top:25.35pt;width:2.75pt;height:.1pt;z-index:-251678208;mso-position-horizontal-relative:page" coordorigin="5306,507" coordsize="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">
                <v:shape id="任意多边形 34" o:spid="_x0000_s1027" style="position:absolute;left:5306;top:507;width:55;height:2;visibility:visible;mso-wrap-style:square;v-text-anchor:top" coordsize="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" path="m,l56,e" filled="f" strokeweight=".12pt">
                  <v:path arrowok="t" o:connecttype="custom" o:connectlocs="0,0;56,0" o:connectangles="0,0"/>
                </v:shape>
                <w10:wrap anchorx="page"/>
              </v:group>
            </w:pict>
          </mc:Fallback>
        </mc:AlternateContent>
      </w:r>
      <w:r>
        <w:rPr>
          <w:rFonts w:ascii="Times New Roman" w:hAnsi="Times New Roman"/>
          <w:spacing w:val="10"/>
          <w:sz w:val="21"/>
          <w:szCs w:val="21"/>
          <w:lang w:eastAsia="zh-CN"/>
        </w:rPr>
        <w:t>每个管理区都有数据结构</w:t>
      </w:r>
      <w:r>
        <w:rPr>
          <w:rFonts w:ascii="Times New Roman" w:hAnsi="Times New Roman"/>
          <w:spacing w:val="10"/>
          <w:sz w:val="21"/>
          <w:szCs w:val="21"/>
          <w:lang w:eastAsia="zh-CN"/>
        </w:rPr>
        <w:t>zone_struct</w:t>
      </w:r>
      <w:r>
        <w:rPr>
          <w:rFonts w:ascii="Times New Roman" w:hAnsi="Times New Roman"/>
          <w:spacing w:val="10"/>
          <w:sz w:val="21"/>
          <w:szCs w:val="21"/>
          <w:lang w:eastAsia="zh-CN"/>
        </w:rPr>
        <w:t>，其中含有一组空闲区队列，空闲区的管理则采用伙伴算法，其内容有：</w:t>
      </w:r>
      <w:r>
        <w:rPr>
          <w:rFonts w:ascii="Times New Roman" w:hAnsi="Times New Roman"/>
          <w:spacing w:val="10"/>
          <w:sz w:val="21"/>
          <w:szCs w:val="21"/>
          <w:lang w:eastAsia="zh-CN"/>
        </w:rPr>
        <w:t>ZONE</w:t>
      </w:r>
      <w:r>
        <w:rPr>
          <w:rFonts w:ascii="Times New Roman" w:hAnsi="Times New Roman"/>
          <w:spacing w:val="10"/>
          <w:sz w:val="21"/>
          <w:szCs w:val="21"/>
          <w:lang w:eastAsia="zh-CN"/>
        </w:rPr>
        <w:t>自旋锁、此区在</w:t>
      </w:r>
      <w:r>
        <w:rPr>
          <w:rFonts w:ascii="Times New Roman" w:hAnsi="Times New Roman"/>
          <w:spacing w:val="10"/>
          <w:sz w:val="21"/>
          <w:szCs w:val="21"/>
          <w:lang w:eastAsia="zh-CN"/>
        </w:rPr>
        <w:t>mem_map</w:t>
      </w:r>
      <w:r>
        <w:rPr>
          <w:rFonts w:ascii="Times New Roman" w:hAnsi="Times New Roman"/>
          <w:spacing w:val="10"/>
          <w:sz w:val="21"/>
          <w:szCs w:val="21"/>
          <w:lang w:eastAsia="zh-CN"/>
        </w:rPr>
        <w:t>中的起始页框号和下标、空闲区页框数、空闲区位图、伙伴系统中空闲页框链表数组、此区所在存储节点、此区内存映射表、此区起始物理地址、管理区物理内存大小等。内存的管理区分配程序分别管理每个管理区，包括各自的页框高速缓存与伙伴系统。</w:t>
      </w:r>
    </w:p>
    <w:p w14:paraId="270C253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）存储节点管理</w:t>
      </w:r>
    </w:p>
    <w:p w14:paraId="35F595C3" w14:textId="6A8E9450" w:rsidR="0059630E" w:rsidRDefault="007319B1" w:rsidP="008C5610">
      <w:pPr>
        <w:spacing w:after="0" w:line="360" w:lineRule="auto"/>
        <w:ind w:right="88" w:firstLine="415"/>
        <w:jc w:val="both"/>
        <w:rPr>
          <w:rFonts w:ascii="Times New Roman" w:hAnsi="Times New Roman" w:hint="eastAsia"/>
          <w:spacing w:val="10"/>
          <w:sz w:val="21"/>
          <w:szCs w:val="21"/>
          <w:lang w:eastAsia="zh-CN"/>
        </w:rPr>
      </w:pPr>
      <w:r>
        <w:rPr>
          <w:rFonts w:ascii="Times New Roman" w:hAnsi="Times New Roman"/>
          <w:spacing w:val="10"/>
          <w:sz w:val="21"/>
          <w:szCs w:val="21"/>
          <w:lang w:eastAsia="zh-CN"/>
        </w:rPr>
        <w:t>存储节点</w:t>
      </w:r>
      <w:r>
        <w:rPr>
          <w:rFonts w:ascii="Times New Roman" w:hAnsi="Times New Roman"/>
          <w:spacing w:val="10"/>
          <w:sz w:val="21"/>
          <w:szCs w:val="21"/>
          <w:lang w:eastAsia="zh-CN"/>
        </w:rPr>
        <w:t>(NODE)</w:t>
      </w:r>
      <w:r>
        <w:rPr>
          <w:rFonts w:ascii="Times New Roman" w:hAnsi="Times New Roman"/>
          <w:spacing w:val="10"/>
          <w:sz w:val="21"/>
          <w:szCs w:val="21"/>
          <w:lang w:eastAsia="zh-CN"/>
        </w:rPr>
        <w:t>为非均质存储结构而设置，</w:t>
      </w:r>
      <w:r>
        <w:rPr>
          <w:rFonts w:ascii="Times New Roman" w:hAnsi="Times New Roman"/>
          <w:spacing w:val="10"/>
          <w:sz w:val="21"/>
          <w:szCs w:val="21"/>
          <w:lang w:eastAsia="zh-CN"/>
        </w:rPr>
        <w:t>IntelX86</w:t>
      </w:r>
      <w:r>
        <w:rPr>
          <w:rFonts w:ascii="Times New Roman" w:hAnsi="Times New Roman"/>
          <w:spacing w:val="10"/>
          <w:sz w:val="21"/>
          <w:szCs w:val="21"/>
          <w:lang w:eastAsia="zh-CN"/>
        </w:rPr>
        <w:t>平台上只有一个节点。</w:t>
      </w:r>
      <w:r>
        <w:rPr>
          <w:rFonts w:ascii="Times New Roman" w:hAnsi="Times New Roman"/>
          <w:spacing w:val="10"/>
          <w:sz w:val="21"/>
          <w:szCs w:val="21"/>
          <w:lang w:eastAsia="zh-CN"/>
        </w:rPr>
        <w:t>pglist data</w:t>
      </w:r>
      <w:r>
        <w:rPr>
          <w:rFonts w:ascii="Times New Roman" w:hAnsi="Times New Roman"/>
          <w:spacing w:val="10"/>
          <w:sz w:val="21"/>
          <w:szCs w:val="21"/>
          <w:lang w:eastAsia="zh-CN"/>
        </w:rPr>
        <w:t>是为执行跨节点操作而建立的结构体，其内容有：存储节点的管理区数组、存储节点内存映射表、存储节点管理区数目、位示图表示的有效地址、存储节点起始物理地址、存储节点物理内存大小、下一存储节点指针等。</w:t>
      </w:r>
    </w:p>
    <w:p w14:paraId="6BBB7CAB" w14:textId="77777777" w:rsidR="007319B1" w:rsidRDefault="007319B1">
      <w:pPr>
        <w:spacing w:after="0" w:line="360" w:lineRule="auto"/>
        <w:ind w:right="91" w:firstLine="414"/>
        <w:jc w:val="both"/>
        <w:outlineLvl w:val="3"/>
        <w:rPr>
          <w:rFonts w:ascii="Times New Roman" w:hAnsi="Times New Roman" w:hint="eastAsia"/>
          <w:b/>
          <w:bCs/>
          <w:spacing w:val="10"/>
          <w:sz w:val="21"/>
          <w:szCs w:val="21"/>
          <w:lang w:eastAsia="zh-CN"/>
        </w:rPr>
      </w:pPr>
      <w:r>
        <w:rPr>
          <w:rFonts w:ascii="Times New Roman" w:hAnsi="Times New Roman"/>
          <w:b/>
          <w:bCs/>
          <w:spacing w:val="10"/>
          <w:sz w:val="21"/>
          <w:szCs w:val="21"/>
          <w:lang w:eastAsia="zh-CN"/>
        </w:rPr>
        <w:t>2</w:t>
      </w:r>
      <w:r>
        <w:rPr>
          <w:rFonts w:ascii="Times New Roman" w:hAnsi="Times New Roman"/>
          <w:b/>
          <w:bCs/>
          <w:spacing w:val="10"/>
          <w:sz w:val="21"/>
          <w:szCs w:val="21"/>
          <w:lang w:eastAsia="zh-CN"/>
        </w:rPr>
        <w:t>．伙伴算法</w:t>
      </w:r>
    </w:p>
    <w:p w14:paraId="12AA9938" w14:textId="67EF7D3A" w:rsidR="007319B1" w:rsidRDefault="007200B1">
      <w:pPr>
        <w:spacing w:after="0" w:line="360" w:lineRule="auto"/>
        <w:ind w:right="88" w:firstLine="415"/>
        <w:jc w:val="both"/>
        <w:rPr>
          <w:rFonts w:ascii="Times New Roman" w:hAnsi="Times New Roman"/>
          <w:spacing w:val="10"/>
          <w:sz w:val="21"/>
          <w:szCs w:val="21"/>
          <w:lang w:eastAsia="zh-CN"/>
        </w:rPr>
      </w:pPr>
      <w:del w:id="759" w:author="simeng zhao" w:date="2018-02-02T16:34:00Z">
        <w:r w:rsidDel="0059630E">
          <w:rPr>
            <w:rFonts w:ascii="Times New Roman" w:hAnsi="Times New Roman"/>
            <w:noProof/>
            <w:spacing w:val="10"/>
            <w:sz w:val="20"/>
            <w:szCs w:val="20"/>
            <w:lang w:eastAsia="zh-CN"/>
          </w:rPr>
          <mc:AlternateContent>
            <mc:Choice Requires="wpg">
              <w:drawing>
                <wp:inline distT="0" distB="0" distL="0" distR="0" wp14:anchorId="1A3B6FD9" wp14:editId="3645FD81">
                  <wp:extent cx="4749165" cy="2121535"/>
                  <wp:effectExtent l="0" t="0" r="70485" b="12065"/>
                  <wp:docPr id="117" name="组合 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9165" cy="2121535"/>
                            <a:chOff x="753" y="1261"/>
                            <a:chExt cx="7479" cy="3341"/>
                          </a:xfrm>
                        </wpg:grpSpPr>
                        <wps:wsp>
                          <wps:cNvPr id="118" name="文本框 312"/>
                          <wps:cNvSpPr txBox="1">
                            <a:spLocks noChangeArrowheads="1"/>
                          </wps:cNvSpPr>
                          <wps:spPr bwMode="auto">
                            <a:xfrm>
                              <a:off x="3530" y="2074"/>
                              <a:ext cx="690" cy="2528"/>
                            </a:xfrm>
                            <a:prstGeom prst="rect">
                              <a:avLst/>
                            </a:prstGeom>
                            <a:solidFill>
                              <a:srgbClr val="FFFFFF"/>
                            </a:solidFill>
                            <a:ln w="9525" cmpd="sng">
                              <a:solidFill>
                                <a:srgbClr val="000000"/>
                              </a:solidFill>
                              <a:miter lim="800000"/>
                              <a:headEnd/>
                              <a:tailEnd/>
                            </a:ln>
                          </wps:spPr>
                          <wps:txbx>
                            <w:txbxContent>
                              <w:p w14:paraId="1D764B74" w14:textId="77777777" w:rsidR="006B51B8" w:rsidRDefault="006B51B8">
                                <w:pPr>
                                  <w:rPr>
                                    <w:vertAlign w:val="superscript"/>
                                    <w:lang w:eastAsia="zh-CN"/>
                                  </w:rPr>
                                </w:pPr>
                                <w:r>
                                  <w:rPr>
                                    <w:rFonts w:hint="eastAsia"/>
                                    <w:lang w:eastAsia="zh-CN"/>
                                  </w:rPr>
                                  <w:t>2</w:t>
                                </w:r>
                                <w:r>
                                  <w:rPr>
                                    <w:rFonts w:hint="eastAsia"/>
                                    <w:vertAlign w:val="superscript"/>
                                    <w:lang w:eastAsia="zh-CN"/>
                                  </w:rPr>
                                  <w:t xml:space="preserve">0   </w:t>
                                </w:r>
                              </w:p>
                              <w:p w14:paraId="5E3965BC" w14:textId="77777777" w:rsidR="006B51B8" w:rsidRDefault="006B51B8">
                                <w:pPr>
                                  <w:rPr>
                                    <w:vertAlign w:val="superscript"/>
                                    <w:lang w:eastAsia="zh-CN"/>
                                  </w:rPr>
                                </w:pPr>
                                <w:r>
                                  <w:rPr>
                                    <w:rFonts w:hint="eastAsia"/>
                                    <w:lang w:eastAsia="zh-CN"/>
                                  </w:rPr>
                                  <w:t>2</w:t>
                                </w:r>
                                <w:r>
                                  <w:rPr>
                                    <w:rFonts w:hint="eastAsia"/>
                                    <w:vertAlign w:val="superscript"/>
                                    <w:lang w:eastAsia="zh-CN"/>
                                  </w:rPr>
                                  <w:t xml:space="preserve">1   </w:t>
                                </w:r>
                              </w:p>
                              <w:p w14:paraId="5B00D585" w14:textId="77777777" w:rsidR="006B51B8" w:rsidRDefault="006B51B8">
                                <w:pPr>
                                  <w:rPr>
                                    <w:vertAlign w:val="superscript"/>
                                    <w:lang w:eastAsia="zh-CN"/>
                                  </w:rPr>
                                </w:pPr>
                                <w:r>
                                  <w:rPr>
                                    <w:rFonts w:hint="eastAsia"/>
                                    <w:vertAlign w:val="superscript"/>
                                    <w:lang w:eastAsia="zh-CN"/>
                                  </w:rPr>
                                  <w:t>…</w:t>
                                </w:r>
                                <w:r>
                                  <w:rPr>
                                    <w:rFonts w:hint="eastAsia"/>
                                    <w:vertAlign w:val="superscript"/>
                                    <w:lang w:eastAsia="zh-CN"/>
                                  </w:rPr>
                                  <w:t>.</w:t>
                                </w:r>
                              </w:p>
                              <w:p w14:paraId="4A0C26FB" w14:textId="77777777" w:rsidR="006B51B8" w:rsidRDefault="006B51B8">
                                <w:pPr>
                                  <w:rPr>
                                    <w:vertAlign w:val="superscript"/>
                                    <w:lang w:eastAsia="zh-CN"/>
                                  </w:rPr>
                                </w:pPr>
                              </w:p>
                              <w:p w14:paraId="4F4058F4" w14:textId="77777777" w:rsidR="006B51B8" w:rsidRDefault="006B51B8">
                                <w:pPr>
                                  <w:rPr>
                                    <w:lang w:eastAsia="zh-CN"/>
                                  </w:rPr>
                                </w:pPr>
                                <w:r>
                                  <w:rPr>
                                    <w:rFonts w:hint="eastAsia"/>
                                    <w:lang w:eastAsia="zh-CN"/>
                                  </w:rPr>
                                  <w:t>2</w:t>
                                </w:r>
                                <w:r>
                                  <w:rPr>
                                    <w:rFonts w:hint="eastAsia"/>
                                    <w:vertAlign w:val="superscript"/>
                                    <w:lang w:eastAsia="zh-CN"/>
                                  </w:rPr>
                                  <w:t>10</w:t>
                                </w:r>
                              </w:p>
                            </w:txbxContent>
                          </wps:txbx>
                          <wps:bodyPr rot="0" vert="horz" wrap="square" lIns="91440" tIns="45720" rIns="91440" bIns="45720" anchor="t" anchorCtr="0" upright="1">
                            <a:noAutofit/>
                          </wps:bodyPr>
                        </wps:wsp>
                        <wps:wsp>
                          <wps:cNvPr id="119" name="文本框 313"/>
                          <wps:cNvSpPr txBox="1">
                            <a:spLocks noChangeArrowheads="1"/>
                          </wps:cNvSpPr>
                          <wps:spPr bwMode="auto">
                            <a:xfrm>
                              <a:off x="4598" y="2085"/>
                              <a:ext cx="724" cy="356"/>
                            </a:xfrm>
                            <a:prstGeom prst="rect">
                              <a:avLst/>
                            </a:prstGeom>
                            <a:solidFill>
                              <a:srgbClr val="FFFFFF"/>
                            </a:solidFill>
                            <a:ln w="9525" cmpd="sng">
                              <a:solidFill>
                                <a:srgbClr val="000000"/>
                              </a:solidFill>
                              <a:miter lim="800000"/>
                              <a:headEnd/>
                              <a:tailEnd/>
                            </a:ln>
                          </wps:spPr>
                          <wps:txbx>
                            <w:txbxContent>
                              <w:p w14:paraId="34E43381" w14:textId="77777777" w:rsidR="006B51B8" w:rsidRDefault="006B51B8">
                                <w:pPr>
                                  <w:adjustRightInd w:val="0"/>
                                  <w:snapToGrid w:val="0"/>
                                  <w:spacing w:after="0" w:line="0" w:lineRule="atLeast"/>
                                  <w:rPr>
                                    <w:vertAlign w:val="superscript"/>
                                    <w:lang w:eastAsia="zh-CN"/>
                                  </w:rPr>
                                </w:pPr>
                                <w:r>
                                  <w:rPr>
                                    <w:rFonts w:hint="eastAsia"/>
                                    <w:vertAlign w:val="superscript"/>
                                    <w:lang w:eastAsia="zh-CN"/>
                                  </w:rPr>
                                  <w:t xml:space="preserve">  page</w:t>
                                </w:r>
                              </w:p>
                              <w:p w14:paraId="31989ABB" w14:textId="77777777" w:rsidR="006B51B8" w:rsidRDefault="006B51B8">
                                <w:pPr>
                                  <w:rPr>
                                    <w:vertAlign w:val="superscript"/>
                                    <w:lang w:eastAsia="zh-CN"/>
                                  </w:rPr>
                                </w:pPr>
                                <w:r>
                                  <w:rPr>
                                    <w:rFonts w:hint="eastAsia"/>
                                    <w:vertAlign w:val="superscript"/>
                                    <w:lang w:eastAsia="zh-CN"/>
                                  </w:rPr>
                                  <w:t xml:space="preserve">  </w:t>
                                </w:r>
                              </w:p>
                              <w:p w14:paraId="4674BA9F" w14:textId="77777777" w:rsidR="006B51B8" w:rsidRDefault="006B51B8">
                                <w:pPr>
                                  <w:rPr>
                                    <w:vertAlign w:val="superscript"/>
                                    <w:lang w:eastAsia="zh-CN"/>
                                  </w:rPr>
                                </w:pPr>
                              </w:p>
                              <w:p w14:paraId="07283291" w14:textId="77777777" w:rsidR="006B51B8" w:rsidRDefault="006B51B8">
                                <w:pPr>
                                  <w:rPr>
                                    <w:vertAlign w:val="superscript"/>
                                    <w:lang w:eastAsia="zh-CN"/>
                                  </w:rPr>
                                </w:pPr>
                              </w:p>
                              <w:p w14:paraId="2C289F1F" w14:textId="77777777" w:rsidR="006B51B8" w:rsidRDefault="006B51B8">
                                <w:pPr>
                                  <w:rPr>
                                    <w:vertAlign w:val="superscript"/>
                                    <w:lang w:eastAsia="zh-CN"/>
                                  </w:rPr>
                                </w:pPr>
                              </w:p>
                              <w:p w14:paraId="2D6D35D0" w14:textId="77777777" w:rsidR="006B51B8" w:rsidRDefault="006B51B8">
                                <w:pPr>
                                  <w:rPr>
                                    <w:lang w:eastAsia="zh-CN"/>
                                  </w:rPr>
                                </w:pPr>
                              </w:p>
                            </w:txbxContent>
                          </wps:txbx>
                          <wps:bodyPr rot="0" vert="horz" wrap="square" lIns="91440" tIns="45720" rIns="91440" bIns="45720" anchor="t" anchorCtr="0" upright="1">
                            <a:noAutofit/>
                          </wps:bodyPr>
                        </wps:wsp>
                        <wps:wsp>
                          <wps:cNvPr id="120" name="文本框 314"/>
                          <wps:cNvSpPr txBox="1">
                            <a:spLocks noChangeArrowheads="1"/>
                          </wps:cNvSpPr>
                          <wps:spPr bwMode="auto">
                            <a:xfrm>
                              <a:off x="5813" y="2085"/>
                              <a:ext cx="724" cy="356"/>
                            </a:xfrm>
                            <a:prstGeom prst="rect">
                              <a:avLst/>
                            </a:prstGeom>
                            <a:solidFill>
                              <a:srgbClr val="FFFFFF"/>
                            </a:solidFill>
                            <a:ln w="9525" cmpd="sng">
                              <a:solidFill>
                                <a:srgbClr val="000000"/>
                              </a:solidFill>
                              <a:miter lim="800000"/>
                              <a:headEnd/>
                              <a:tailEnd/>
                            </a:ln>
                          </wps:spPr>
                          <wps:txbx>
                            <w:txbxContent>
                              <w:p w14:paraId="58B4CF38" w14:textId="77777777" w:rsidR="006B51B8" w:rsidRDefault="006B51B8">
                                <w:pPr>
                                  <w:adjustRightInd w:val="0"/>
                                  <w:snapToGrid w:val="0"/>
                                  <w:spacing w:after="0" w:line="0" w:lineRule="atLeast"/>
                                  <w:rPr>
                                    <w:vertAlign w:val="superscript"/>
                                    <w:lang w:eastAsia="zh-CN"/>
                                  </w:rPr>
                                </w:pPr>
                                <w:r>
                                  <w:rPr>
                                    <w:rFonts w:hint="eastAsia"/>
                                    <w:vertAlign w:val="superscript"/>
                                    <w:lang w:eastAsia="zh-CN"/>
                                  </w:rPr>
                                  <w:t xml:space="preserve">  page</w:t>
                                </w:r>
                              </w:p>
                              <w:p w14:paraId="2B7E74DB" w14:textId="77777777" w:rsidR="006B51B8" w:rsidRDefault="006B51B8">
                                <w:pPr>
                                  <w:rPr>
                                    <w:vertAlign w:val="superscript"/>
                                    <w:lang w:eastAsia="zh-CN"/>
                                  </w:rPr>
                                </w:pPr>
                                <w:r>
                                  <w:rPr>
                                    <w:rFonts w:hint="eastAsia"/>
                                    <w:vertAlign w:val="superscript"/>
                                    <w:lang w:eastAsia="zh-CN"/>
                                  </w:rPr>
                                  <w:t xml:space="preserve">  </w:t>
                                </w:r>
                              </w:p>
                              <w:p w14:paraId="2D55C369" w14:textId="77777777" w:rsidR="006B51B8" w:rsidRDefault="006B51B8">
                                <w:pPr>
                                  <w:rPr>
                                    <w:vertAlign w:val="superscript"/>
                                    <w:lang w:eastAsia="zh-CN"/>
                                  </w:rPr>
                                </w:pPr>
                              </w:p>
                              <w:p w14:paraId="4E36626B" w14:textId="77777777" w:rsidR="006B51B8" w:rsidRDefault="006B51B8">
                                <w:pPr>
                                  <w:rPr>
                                    <w:vertAlign w:val="superscript"/>
                                    <w:lang w:eastAsia="zh-CN"/>
                                  </w:rPr>
                                </w:pPr>
                              </w:p>
                              <w:p w14:paraId="176A8375" w14:textId="77777777" w:rsidR="006B51B8" w:rsidRDefault="006B51B8">
                                <w:pPr>
                                  <w:rPr>
                                    <w:vertAlign w:val="superscript"/>
                                    <w:lang w:eastAsia="zh-CN"/>
                                  </w:rPr>
                                </w:pPr>
                              </w:p>
                              <w:p w14:paraId="6C41D826" w14:textId="77777777" w:rsidR="006B51B8" w:rsidRDefault="006B51B8">
                                <w:pPr>
                                  <w:rPr>
                                    <w:lang w:eastAsia="zh-CN"/>
                                  </w:rPr>
                                </w:pPr>
                              </w:p>
                            </w:txbxContent>
                          </wps:txbx>
                          <wps:bodyPr rot="0" vert="horz" wrap="square" lIns="91440" tIns="45720" rIns="91440" bIns="45720" anchor="t" anchorCtr="0" upright="1">
                            <a:noAutofit/>
                          </wps:bodyPr>
                        </wps:wsp>
                        <wps:wsp>
                          <wps:cNvPr id="121" name="文本框 315"/>
                          <wps:cNvSpPr txBox="1">
                            <a:spLocks noChangeArrowheads="1"/>
                          </wps:cNvSpPr>
                          <wps:spPr bwMode="auto">
                            <a:xfrm>
                              <a:off x="7069" y="2085"/>
                              <a:ext cx="724" cy="356"/>
                            </a:xfrm>
                            <a:prstGeom prst="rect">
                              <a:avLst/>
                            </a:prstGeom>
                            <a:solidFill>
                              <a:srgbClr val="FFFFFF"/>
                            </a:solidFill>
                            <a:ln w="9525" cmpd="sng">
                              <a:solidFill>
                                <a:srgbClr val="000000"/>
                              </a:solidFill>
                              <a:miter lim="800000"/>
                              <a:headEnd/>
                              <a:tailEnd/>
                            </a:ln>
                          </wps:spPr>
                          <wps:txbx>
                            <w:txbxContent>
                              <w:p w14:paraId="77860D7A" w14:textId="77777777" w:rsidR="006B51B8" w:rsidRDefault="006B51B8">
                                <w:pPr>
                                  <w:adjustRightInd w:val="0"/>
                                  <w:snapToGrid w:val="0"/>
                                  <w:spacing w:after="0" w:line="0" w:lineRule="atLeast"/>
                                  <w:rPr>
                                    <w:vertAlign w:val="superscript"/>
                                    <w:lang w:eastAsia="zh-CN"/>
                                  </w:rPr>
                                </w:pPr>
                                <w:r>
                                  <w:rPr>
                                    <w:rFonts w:hint="eastAsia"/>
                                    <w:vertAlign w:val="superscript"/>
                                    <w:lang w:eastAsia="zh-CN"/>
                                  </w:rPr>
                                  <w:t xml:space="preserve">  page</w:t>
                                </w:r>
                              </w:p>
                              <w:p w14:paraId="6CBFF05D" w14:textId="77777777" w:rsidR="006B51B8" w:rsidRDefault="006B51B8">
                                <w:pPr>
                                  <w:rPr>
                                    <w:vertAlign w:val="superscript"/>
                                    <w:lang w:eastAsia="zh-CN"/>
                                  </w:rPr>
                                </w:pPr>
                                <w:r>
                                  <w:rPr>
                                    <w:rFonts w:hint="eastAsia"/>
                                    <w:vertAlign w:val="superscript"/>
                                    <w:lang w:eastAsia="zh-CN"/>
                                  </w:rPr>
                                  <w:t xml:space="preserve">  </w:t>
                                </w:r>
                              </w:p>
                              <w:p w14:paraId="1A75011F" w14:textId="77777777" w:rsidR="006B51B8" w:rsidRDefault="006B51B8">
                                <w:pPr>
                                  <w:rPr>
                                    <w:vertAlign w:val="superscript"/>
                                    <w:lang w:eastAsia="zh-CN"/>
                                  </w:rPr>
                                </w:pPr>
                              </w:p>
                              <w:p w14:paraId="15B8B3F1" w14:textId="77777777" w:rsidR="006B51B8" w:rsidRDefault="006B51B8">
                                <w:pPr>
                                  <w:rPr>
                                    <w:vertAlign w:val="superscript"/>
                                    <w:lang w:eastAsia="zh-CN"/>
                                  </w:rPr>
                                </w:pPr>
                              </w:p>
                              <w:p w14:paraId="69DBE86F" w14:textId="77777777" w:rsidR="006B51B8" w:rsidRDefault="006B51B8">
                                <w:pPr>
                                  <w:rPr>
                                    <w:vertAlign w:val="superscript"/>
                                    <w:lang w:eastAsia="zh-CN"/>
                                  </w:rPr>
                                </w:pPr>
                              </w:p>
                              <w:p w14:paraId="3470D9E5" w14:textId="77777777" w:rsidR="006B51B8" w:rsidRDefault="006B51B8">
                                <w:pPr>
                                  <w:rPr>
                                    <w:lang w:eastAsia="zh-CN"/>
                                  </w:rPr>
                                </w:pPr>
                              </w:p>
                            </w:txbxContent>
                          </wps:txbx>
                          <wps:bodyPr rot="0" vert="horz" wrap="square" lIns="91440" tIns="45720" rIns="91440" bIns="45720" anchor="t" anchorCtr="0" upright="1">
                            <a:noAutofit/>
                          </wps:bodyPr>
                        </wps:wsp>
                        <wps:wsp>
                          <wps:cNvPr id="122" name="文本框 316"/>
                          <wps:cNvSpPr txBox="1">
                            <a:spLocks noChangeArrowheads="1"/>
                          </wps:cNvSpPr>
                          <wps:spPr bwMode="auto">
                            <a:xfrm>
                              <a:off x="4585" y="2686"/>
                              <a:ext cx="724" cy="356"/>
                            </a:xfrm>
                            <a:prstGeom prst="rect">
                              <a:avLst/>
                            </a:prstGeom>
                            <a:solidFill>
                              <a:srgbClr val="FFFFFF"/>
                            </a:solidFill>
                            <a:ln w="9525" cmpd="sng">
                              <a:solidFill>
                                <a:srgbClr val="000000"/>
                              </a:solidFill>
                              <a:miter lim="800000"/>
                              <a:headEnd/>
                              <a:tailEnd/>
                            </a:ln>
                          </wps:spPr>
                          <wps:txbx>
                            <w:txbxContent>
                              <w:p w14:paraId="5C4B8824" w14:textId="77777777" w:rsidR="006B51B8" w:rsidRDefault="006B51B8">
                                <w:pPr>
                                  <w:adjustRightInd w:val="0"/>
                                  <w:snapToGrid w:val="0"/>
                                  <w:spacing w:after="0" w:line="0" w:lineRule="atLeast"/>
                                  <w:rPr>
                                    <w:vertAlign w:val="superscript"/>
                                    <w:lang w:eastAsia="zh-CN"/>
                                  </w:rPr>
                                </w:pPr>
                                <w:r>
                                  <w:rPr>
                                    <w:rFonts w:hint="eastAsia"/>
                                    <w:vertAlign w:val="superscript"/>
                                    <w:lang w:eastAsia="zh-CN"/>
                                  </w:rPr>
                                  <w:t xml:space="preserve">  page</w:t>
                                </w:r>
                              </w:p>
                              <w:p w14:paraId="58B2BB39" w14:textId="77777777" w:rsidR="006B51B8" w:rsidRDefault="006B51B8">
                                <w:pPr>
                                  <w:rPr>
                                    <w:vertAlign w:val="superscript"/>
                                    <w:lang w:eastAsia="zh-CN"/>
                                  </w:rPr>
                                </w:pPr>
                                <w:r>
                                  <w:rPr>
                                    <w:rFonts w:hint="eastAsia"/>
                                    <w:vertAlign w:val="superscript"/>
                                    <w:lang w:eastAsia="zh-CN"/>
                                  </w:rPr>
                                  <w:t xml:space="preserve">  </w:t>
                                </w:r>
                              </w:p>
                              <w:p w14:paraId="5BC553FF" w14:textId="77777777" w:rsidR="006B51B8" w:rsidRDefault="006B51B8">
                                <w:pPr>
                                  <w:rPr>
                                    <w:vertAlign w:val="superscript"/>
                                    <w:lang w:eastAsia="zh-CN"/>
                                  </w:rPr>
                                </w:pPr>
                              </w:p>
                              <w:p w14:paraId="3C3432C1" w14:textId="77777777" w:rsidR="006B51B8" w:rsidRDefault="006B51B8">
                                <w:pPr>
                                  <w:rPr>
                                    <w:vertAlign w:val="superscript"/>
                                    <w:lang w:eastAsia="zh-CN"/>
                                  </w:rPr>
                                </w:pPr>
                              </w:p>
                              <w:p w14:paraId="398BFD24" w14:textId="77777777" w:rsidR="006B51B8" w:rsidRDefault="006B51B8">
                                <w:pPr>
                                  <w:rPr>
                                    <w:vertAlign w:val="superscript"/>
                                    <w:lang w:eastAsia="zh-CN"/>
                                  </w:rPr>
                                </w:pPr>
                              </w:p>
                              <w:p w14:paraId="4A7B1E8D" w14:textId="77777777" w:rsidR="006B51B8" w:rsidRDefault="006B51B8">
                                <w:pPr>
                                  <w:rPr>
                                    <w:lang w:eastAsia="zh-CN"/>
                                  </w:rPr>
                                </w:pPr>
                              </w:p>
                            </w:txbxContent>
                          </wps:txbx>
                          <wps:bodyPr rot="0" vert="horz" wrap="square" lIns="91440" tIns="45720" rIns="91440" bIns="45720" anchor="t" anchorCtr="0" upright="1">
                            <a:noAutofit/>
                          </wps:bodyPr>
                        </wps:wsp>
                        <wps:wsp>
                          <wps:cNvPr id="123" name="文本框 317"/>
                          <wps:cNvSpPr txBox="1">
                            <a:spLocks noChangeArrowheads="1"/>
                          </wps:cNvSpPr>
                          <wps:spPr bwMode="auto">
                            <a:xfrm>
                              <a:off x="6393" y="2686"/>
                              <a:ext cx="724" cy="356"/>
                            </a:xfrm>
                            <a:prstGeom prst="rect">
                              <a:avLst/>
                            </a:prstGeom>
                            <a:solidFill>
                              <a:srgbClr val="FFFFFF"/>
                            </a:solidFill>
                            <a:ln w="9525" cmpd="sng">
                              <a:solidFill>
                                <a:srgbClr val="000000"/>
                              </a:solidFill>
                              <a:miter lim="800000"/>
                              <a:headEnd/>
                              <a:tailEnd/>
                            </a:ln>
                          </wps:spPr>
                          <wps:txbx>
                            <w:txbxContent>
                              <w:p w14:paraId="43F2AF0E" w14:textId="77777777" w:rsidR="006B51B8" w:rsidRDefault="006B51B8">
                                <w:pPr>
                                  <w:adjustRightInd w:val="0"/>
                                  <w:snapToGrid w:val="0"/>
                                  <w:spacing w:after="0" w:line="0" w:lineRule="atLeast"/>
                                  <w:rPr>
                                    <w:vertAlign w:val="superscript"/>
                                    <w:lang w:eastAsia="zh-CN"/>
                                  </w:rPr>
                                </w:pPr>
                                <w:r>
                                  <w:rPr>
                                    <w:rFonts w:hint="eastAsia"/>
                                    <w:vertAlign w:val="superscript"/>
                                    <w:lang w:eastAsia="zh-CN"/>
                                  </w:rPr>
                                  <w:t xml:space="preserve">  page</w:t>
                                </w:r>
                              </w:p>
                              <w:p w14:paraId="503271D8" w14:textId="77777777" w:rsidR="006B51B8" w:rsidRDefault="006B51B8">
                                <w:pPr>
                                  <w:rPr>
                                    <w:vertAlign w:val="superscript"/>
                                    <w:lang w:eastAsia="zh-CN"/>
                                  </w:rPr>
                                </w:pPr>
                                <w:r>
                                  <w:rPr>
                                    <w:rFonts w:hint="eastAsia"/>
                                    <w:vertAlign w:val="superscript"/>
                                    <w:lang w:eastAsia="zh-CN"/>
                                  </w:rPr>
                                  <w:t xml:space="preserve">  </w:t>
                                </w:r>
                              </w:p>
                              <w:p w14:paraId="3A46496E" w14:textId="77777777" w:rsidR="006B51B8" w:rsidRDefault="006B51B8">
                                <w:pPr>
                                  <w:rPr>
                                    <w:vertAlign w:val="superscript"/>
                                    <w:lang w:eastAsia="zh-CN"/>
                                  </w:rPr>
                                </w:pPr>
                              </w:p>
                              <w:p w14:paraId="357BD242" w14:textId="77777777" w:rsidR="006B51B8" w:rsidRDefault="006B51B8">
                                <w:pPr>
                                  <w:rPr>
                                    <w:vertAlign w:val="superscript"/>
                                    <w:lang w:eastAsia="zh-CN"/>
                                  </w:rPr>
                                </w:pPr>
                              </w:p>
                              <w:p w14:paraId="6A3E0AE3" w14:textId="77777777" w:rsidR="006B51B8" w:rsidRDefault="006B51B8">
                                <w:pPr>
                                  <w:rPr>
                                    <w:vertAlign w:val="superscript"/>
                                    <w:lang w:eastAsia="zh-CN"/>
                                  </w:rPr>
                                </w:pPr>
                              </w:p>
                              <w:p w14:paraId="6934894B" w14:textId="77777777" w:rsidR="006B51B8" w:rsidRDefault="006B51B8">
                                <w:pPr>
                                  <w:rPr>
                                    <w:lang w:eastAsia="zh-CN"/>
                                  </w:rPr>
                                </w:pPr>
                              </w:p>
                            </w:txbxContent>
                          </wps:txbx>
                          <wps:bodyPr rot="0" vert="horz" wrap="square" lIns="91440" tIns="45720" rIns="91440" bIns="45720" anchor="t" anchorCtr="0" upright="1">
                            <a:noAutofit/>
                          </wps:bodyPr>
                        </wps:wsp>
                        <wps:wsp>
                          <wps:cNvPr id="124" name="文本框 318"/>
                          <wps:cNvSpPr txBox="1">
                            <a:spLocks noChangeArrowheads="1"/>
                          </wps:cNvSpPr>
                          <wps:spPr bwMode="auto">
                            <a:xfrm>
                              <a:off x="5296" y="2686"/>
                              <a:ext cx="724" cy="356"/>
                            </a:xfrm>
                            <a:prstGeom prst="rect">
                              <a:avLst/>
                            </a:prstGeom>
                            <a:solidFill>
                              <a:srgbClr val="FFFFFF"/>
                            </a:solidFill>
                            <a:ln w="9525" cmpd="sng">
                              <a:solidFill>
                                <a:srgbClr val="000000"/>
                              </a:solidFill>
                              <a:miter lim="800000"/>
                              <a:headEnd/>
                              <a:tailEnd/>
                            </a:ln>
                          </wps:spPr>
                          <wps:txbx>
                            <w:txbxContent>
                              <w:p w14:paraId="23FA82FF" w14:textId="77777777" w:rsidR="006B51B8" w:rsidRDefault="006B51B8">
                                <w:pPr>
                                  <w:adjustRightInd w:val="0"/>
                                  <w:snapToGrid w:val="0"/>
                                  <w:spacing w:after="0" w:line="0" w:lineRule="atLeast"/>
                                  <w:rPr>
                                    <w:vertAlign w:val="superscript"/>
                                    <w:lang w:eastAsia="zh-CN"/>
                                  </w:rPr>
                                </w:pPr>
                                <w:r>
                                  <w:rPr>
                                    <w:rFonts w:hint="eastAsia"/>
                                    <w:vertAlign w:val="superscript"/>
                                    <w:lang w:eastAsia="zh-CN"/>
                                  </w:rPr>
                                  <w:t xml:space="preserve">  page</w:t>
                                </w:r>
                              </w:p>
                              <w:p w14:paraId="5C804574" w14:textId="77777777" w:rsidR="006B51B8" w:rsidRDefault="006B51B8">
                                <w:pPr>
                                  <w:rPr>
                                    <w:vertAlign w:val="superscript"/>
                                    <w:lang w:eastAsia="zh-CN"/>
                                  </w:rPr>
                                </w:pPr>
                                <w:r>
                                  <w:rPr>
                                    <w:rFonts w:hint="eastAsia"/>
                                    <w:vertAlign w:val="superscript"/>
                                    <w:lang w:eastAsia="zh-CN"/>
                                  </w:rPr>
                                  <w:t xml:space="preserve">  </w:t>
                                </w:r>
                              </w:p>
                              <w:p w14:paraId="3FF564A8" w14:textId="77777777" w:rsidR="006B51B8" w:rsidRDefault="006B51B8">
                                <w:pPr>
                                  <w:rPr>
                                    <w:vertAlign w:val="superscript"/>
                                    <w:lang w:eastAsia="zh-CN"/>
                                  </w:rPr>
                                </w:pPr>
                              </w:p>
                              <w:p w14:paraId="442361FD" w14:textId="77777777" w:rsidR="006B51B8" w:rsidRDefault="006B51B8">
                                <w:pPr>
                                  <w:rPr>
                                    <w:vertAlign w:val="superscript"/>
                                    <w:lang w:eastAsia="zh-CN"/>
                                  </w:rPr>
                                </w:pPr>
                              </w:p>
                              <w:p w14:paraId="1C730266" w14:textId="77777777" w:rsidR="006B51B8" w:rsidRDefault="006B51B8">
                                <w:pPr>
                                  <w:rPr>
                                    <w:vertAlign w:val="superscript"/>
                                    <w:lang w:eastAsia="zh-CN"/>
                                  </w:rPr>
                                </w:pPr>
                              </w:p>
                              <w:p w14:paraId="032FD495" w14:textId="77777777" w:rsidR="006B51B8" w:rsidRDefault="006B51B8">
                                <w:pPr>
                                  <w:rPr>
                                    <w:lang w:eastAsia="zh-CN"/>
                                  </w:rPr>
                                </w:pPr>
                              </w:p>
                            </w:txbxContent>
                          </wps:txbx>
                          <wps:bodyPr rot="0" vert="horz" wrap="square" lIns="91440" tIns="45720" rIns="91440" bIns="45720" anchor="t" anchorCtr="0" upright="1">
                            <a:noAutofit/>
                          </wps:bodyPr>
                        </wps:wsp>
                        <wps:wsp>
                          <wps:cNvPr id="125" name="文本框 319"/>
                          <wps:cNvSpPr txBox="1">
                            <a:spLocks noChangeArrowheads="1"/>
                          </wps:cNvSpPr>
                          <wps:spPr bwMode="auto">
                            <a:xfrm>
                              <a:off x="7117" y="2686"/>
                              <a:ext cx="724" cy="356"/>
                            </a:xfrm>
                            <a:prstGeom prst="rect">
                              <a:avLst/>
                            </a:prstGeom>
                            <a:solidFill>
                              <a:srgbClr val="FFFFFF"/>
                            </a:solidFill>
                            <a:ln w="9525" cmpd="sng">
                              <a:solidFill>
                                <a:srgbClr val="000000"/>
                              </a:solidFill>
                              <a:miter lim="800000"/>
                              <a:headEnd/>
                              <a:tailEnd/>
                            </a:ln>
                          </wps:spPr>
                          <wps:txbx>
                            <w:txbxContent>
                              <w:p w14:paraId="23D123D1" w14:textId="77777777" w:rsidR="006B51B8" w:rsidRDefault="006B51B8">
                                <w:pPr>
                                  <w:adjustRightInd w:val="0"/>
                                  <w:snapToGrid w:val="0"/>
                                  <w:spacing w:after="0" w:line="0" w:lineRule="atLeast"/>
                                  <w:rPr>
                                    <w:vertAlign w:val="superscript"/>
                                    <w:lang w:eastAsia="zh-CN"/>
                                  </w:rPr>
                                </w:pPr>
                                <w:r>
                                  <w:rPr>
                                    <w:rFonts w:hint="eastAsia"/>
                                    <w:vertAlign w:val="superscript"/>
                                    <w:lang w:eastAsia="zh-CN"/>
                                  </w:rPr>
                                  <w:t xml:space="preserve">  page</w:t>
                                </w:r>
                              </w:p>
                              <w:p w14:paraId="2957C492" w14:textId="77777777" w:rsidR="006B51B8" w:rsidRDefault="006B51B8">
                                <w:pPr>
                                  <w:rPr>
                                    <w:vertAlign w:val="superscript"/>
                                    <w:lang w:eastAsia="zh-CN"/>
                                  </w:rPr>
                                </w:pPr>
                                <w:r>
                                  <w:rPr>
                                    <w:rFonts w:hint="eastAsia"/>
                                    <w:vertAlign w:val="superscript"/>
                                    <w:lang w:eastAsia="zh-CN"/>
                                  </w:rPr>
                                  <w:t xml:space="preserve">  </w:t>
                                </w:r>
                              </w:p>
                              <w:p w14:paraId="271CDEFF" w14:textId="77777777" w:rsidR="006B51B8" w:rsidRDefault="006B51B8">
                                <w:pPr>
                                  <w:rPr>
                                    <w:vertAlign w:val="superscript"/>
                                    <w:lang w:eastAsia="zh-CN"/>
                                  </w:rPr>
                                </w:pPr>
                              </w:p>
                              <w:p w14:paraId="19A39AD4" w14:textId="77777777" w:rsidR="006B51B8" w:rsidRDefault="006B51B8">
                                <w:pPr>
                                  <w:rPr>
                                    <w:vertAlign w:val="superscript"/>
                                    <w:lang w:eastAsia="zh-CN"/>
                                  </w:rPr>
                                </w:pPr>
                              </w:p>
                              <w:p w14:paraId="347787B7" w14:textId="77777777" w:rsidR="006B51B8" w:rsidRDefault="006B51B8">
                                <w:pPr>
                                  <w:rPr>
                                    <w:vertAlign w:val="superscript"/>
                                    <w:lang w:eastAsia="zh-CN"/>
                                  </w:rPr>
                                </w:pPr>
                              </w:p>
                              <w:p w14:paraId="689E4302" w14:textId="77777777" w:rsidR="006B51B8" w:rsidRDefault="006B51B8">
                                <w:pPr>
                                  <w:rPr>
                                    <w:lang w:eastAsia="zh-CN"/>
                                  </w:rPr>
                                </w:pPr>
                              </w:p>
                            </w:txbxContent>
                          </wps:txbx>
                          <wps:bodyPr rot="0" vert="horz" wrap="square" lIns="91440" tIns="45720" rIns="91440" bIns="45720" anchor="t" anchorCtr="0" upright="1">
                            <a:noAutofit/>
                          </wps:bodyPr>
                        </wps:wsp>
                        <wps:wsp>
                          <wps:cNvPr id="126" name="文本框 320"/>
                          <wps:cNvSpPr txBox="1">
                            <a:spLocks noChangeArrowheads="1"/>
                          </wps:cNvSpPr>
                          <wps:spPr bwMode="auto">
                            <a:xfrm>
                              <a:off x="4572" y="4158"/>
                              <a:ext cx="3191" cy="356"/>
                            </a:xfrm>
                            <a:prstGeom prst="rect">
                              <a:avLst/>
                            </a:prstGeom>
                            <a:solidFill>
                              <a:srgbClr val="FFFFFF"/>
                            </a:solidFill>
                            <a:ln w="9525" cmpd="sng">
                              <a:solidFill>
                                <a:srgbClr val="000000"/>
                              </a:solidFill>
                              <a:miter lim="800000"/>
                              <a:headEnd/>
                              <a:tailEnd/>
                            </a:ln>
                          </wps:spPr>
                          <wps:txbx>
                            <w:txbxContent>
                              <w:p w14:paraId="5BD0EF23" w14:textId="77777777" w:rsidR="006B51B8" w:rsidRDefault="006B51B8">
                                <w:pPr>
                                  <w:ind w:firstLineChars="500" w:firstLine="1050"/>
                                  <w:rPr>
                                    <w:lang w:eastAsia="zh-CN"/>
                                  </w:rPr>
                                </w:pPr>
                                <w:r>
                                  <w:rPr>
                                    <w:rFonts w:hint="eastAsia"/>
                                    <w:sz w:val="21"/>
                                    <w:lang w:eastAsia="zh-CN"/>
                                  </w:rPr>
                                  <w:t>2</w:t>
                                </w:r>
                                <w:r>
                                  <w:rPr>
                                    <w:rFonts w:hint="eastAsia"/>
                                    <w:vertAlign w:val="superscript"/>
                                    <w:lang w:eastAsia="zh-CN"/>
                                  </w:rPr>
                                  <w:t xml:space="preserve">9    </w:t>
                                </w:r>
                                <w:r>
                                  <w:rPr>
                                    <w:rFonts w:hint="eastAsia"/>
                                    <w:sz w:val="21"/>
                                    <w:lang w:eastAsia="zh-CN"/>
                                  </w:rPr>
                                  <w:t>个</w:t>
                                </w:r>
                                <w:r>
                                  <w:rPr>
                                    <w:rFonts w:hint="eastAsia"/>
                                    <w:vertAlign w:val="superscript"/>
                                    <w:lang w:eastAsia="zh-CN"/>
                                  </w:rPr>
                                  <w:t xml:space="preserve">   page</w:t>
                                </w:r>
                              </w:p>
                              <w:p w14:paraId="79730B78" w14:textId="77777777" w:rsidR="006B51B8" w:rsidRDefault="006B51B8">
                                <w:pPr>
                                  <w:adjustRightInd w:val="0"/>
                                  <w:snapToGrid w:val="0"/>
                                  <w:spacing w:after="0" w:line="0" w:lineRule="atLeast"/>
                                  <w:rPr>
                                    <w:vertAlign w:val="superscript"/>
                                    <w:lang w:eastAsia="zh-CN"/>
                                  </w:rPr>
                                </w:pPr>
                                <w:r>
                                  <w:rPr>
                                    <w:rFonts w:hint="eastAsia"/>
                                    <w:vertAlign w:val="superscript"/>
                                    <w:lang w:eastAsia="zh-CN"/>
                                  </w:rPr>
                                  <w:t xml:space="preserve">  page</w:t>
                                </w:r>
                              </w:p>
                              <w:p w14:paraId="4D8C012A" w14:textId="77777777" w:rsidR="006B51B8" w:rsidRDefault="006B51B8">
                                <w:pPr>
                                  <w:rPr>
                                    <w:vertAlign w:val="superscript"/>
                                    <w:lang w:eastAsia="zh-CN"/>
                                  </w:rPr>
                                </w:pPr>
                                <w:r>
                                  <w:rPr>
                                    <w:rFonts w:hint="eastAsia"/>
                                    <w:vertAlign w:val="superscript"/>
                                    <w:lang w:eastAsia="zh-CN"/>
                                  </w:rPr>
                                  <w:t xml:space="preserve">  </w:t>
                                </w:r>
                              </w:p>
                              <w:p w14:paraId="0F158ACB" w14:textId="77777777" w:rsidR="006B51B8" w:rsidRDefault="006B51B8">
                                <w:pPr>
                                  <w:rPr>
                                    <w:vertAlign w:val="superscript"/>
                                    <w:lang w:eastAsia="zh-CN"/>
                                  </w:rPr>
                                </w:pPr>
                              </w:p>
                              <w:p w14:paraId="487A3BC0" w14:textId="77777777" w:rsidR="006B51B8" w:rsidRDefault="006B51B8">
                                <w:pPr>
                                  <w:rPr>
                                    <w:vertAlign w:val="superscript"/>
                                    <w:lang w:eastAsia="zh-CN"/>
                                  </w:rPr>
                                </w:pPr>
                              </w:p>
                              <w:p w14:paraId="145322D3" w14:textId="77777777" w:rsidR="006B51B8" w:rsidRDefault="006B51B8">
                                <w:pPr>
                                  <w:rPr>
                                    <w:vertAlign w:val="superscript"/>
                                    <w:lang w:eastAsia="zh-CN"/>
                                  </w:rPr>
                                </w:pPr>
                              </w:p>
                              <w:p w14:paraId="546BA59C" w14:textId="77777777" w:rsidR="006B51B8" w:rsidRDefault="006B51B8">
                                <w:pPr>
                                  <w:rPr>
                                    <w:lang w:eastAsia="zh-CN"/>
                                  </w:rPr>
                                </w:pPr>
                              </w:p>
                            </w:txbxContent>
                          </wps:txbx>
                          <wps:bodyPr rot="0" vert="horz" wrap="square" lIns="91440" tIns="45720" rIns="91440" bIns="45720" anchor="t" anchorCtr="0" upright="1">
                            <a:noAutofit/>
                          </wps:bodyPr>
                        </wps:wsp>
                        <wps:wsp>
                          <wps:cNvPr id="127" name="文本框 321"/>
                          <wps:cNvSpPr txBox="1">
                            <a:spLocks noChangeArrowheads="1"/>
                          </wps:cNvSpPr>
                          <wps:spPr bwMode="auto">
                            <a:xfrm>
                              <a:off x="4611" y="2077"/>
                              <a:ext cx="724" cy="356"/>
                            </a:xfrm>
                            <a:prstGeom prst="rect">
                              <a:avLst/>
                            </a:prstGeom>
                            <a:solidFill>
                              <a:srgbClr val="FFFFFF"/>
                            </a:solidFill>
                            <a:ln w="3175" cmpd="sng">
                              <a:solidFill>
                                <a:srgbClr val="000000"/>
                              </a:solidFill>
                              <a:miter lim="800000"/>
                              <a:headEnd/>
                              <a:tailEnd/>
                            </a:ln>
                          </wps:spPr>
                          <wps:txbx>
                            <w:txbxContent>
                              <w:p w14:paraId="3424134C" w14:textId="77777777" w:rsidR="006B51B8" w:rsidRDefault="006B51B8">
                                <w:pPr>
                                  <w:adjustRightInd w:val="0"/>
                                  <w:snapToGrid w:val="0"/>
                                  <w:spacing w:after="0" w:line="0" w:lineRule="atLeast"/>
                                  <w:rPr>
                                    <w:vertAlign w:val="superscript"/>
                                    <w:lang w:eastAsia="zh-CN"/>
                                  </w:rPr>
                                </w:pPr>
                                <w:r>
                                  <w:rPr>
                                    <w:rFonts w:hint="eastAsia"/>
                                    <w:vertAlign w:val="superscript"/>
                                    <w:lang w:eastAsia="zh-CN"/>
                                  </w:rPr>
                                  <w:t xml:space="preserve">  page</w:t>
                                </w:r>
                              </w:p>
                              <w:p w14:paraId="67051E9A" w14:textId="77777777" w:rsidR="006B51B8" w:rsidRDefault="006B51B8">
                                <w:pPr>
                                  <w:rPr>
                                    <w:vertAlign w:val="superscript"/>
                                    <w:lang w:eastAsia="zh-CN"/>
                                  </w:rPr>
                                </w:pPr>
                                <w:r>
                                  <w:rPr>
                                    <w:rFonts w:hint="eastAsia"/>
                                    <w:vertAlign w:val="superscript"/>
                                    <w:lang w:eastAsia="zh-CN"/>
                                  </w:rPr>
                                  <w:t xml:space="preserve">  </w:t>
                                </w:r>
                              </w:p>
                              <w:p w14:paraId="4A73EB89" w14:textId="77777777" w:rsidR="006B51B8" w:rsidRDefault="006B51B8">
                                <w:pPr>
                                  <w:rPr>
                                    <w:vertAlign w:val="superscript"/>
                                    <w:lang w:eastAsia="zh-CN"/>
                                  </w:rPr>
                                </w:pPr>
                              </w:p>
                              <w:p w14:paraId="5C1FCEB2" w14:textId="77777777" w:rsidR="006B51B8" w:rsidRDefault="006B51B8">
                                <w:pPr>
                                  <w:rPr>
                                    <w:vertAlign w:val="superscript"/>
                                    <w:lang w:eastAsia="zh-CN"/>
                                  </w:rPr>
                                </w:pPr>
                              </w:p>
                              <w:p w14:paraId="4B495A08" w14:textId="77777777" w:rsidR="006B51B8" w:rsidRDefault="006B51B8">
                                <w:pPr>
                                  <w:rPr>
                                    <w:vertAlign w:val="superscript"/>
                                    <w:lang w:eastAsia="zh-CN"/>
                                  </w:rPr>
                                </w:pPr>
                              </w:p>
                              <w:p w14:paraId="580FB6CD" w14:textId="77777777" w:rsidR="006B51B8" w:rsidRDefault="006B51B8">
                                <w:pPr>
                                  <w:rPr>
                                    <w:lang w:eastAsia="zh-CN"/>
                                  </w:rPr>
                                </w:pPr>
                              </w:p>
                            </w:txbxContent>
                          </wps:txbx>
                          <wps:bodyPr rot="0" vert="horz" wrap="square" lIns="91440" tIns="45720" rIns="91440" bIns="45720" anchor="t" anchorCtr="0" upright="1">
                            <a:noAutofit/>
                          </wps:bodyPr>
                        </wps:wsp>
                        <wps:wsp>
                          <wps:cNvPr id="128" name="文本框 322"/>
                          <wps:cNvSpPr txBox="1">
                            <a:spLocks noChangeArrowheads="1"/>
                          </wps:cNvSpPr>
                          <wps:spPr bwMode="auto">
                            <a:xfrm>
                              <a:off x="4585" y="4147"/>
                              <a:ext cx="3191" cy="388"/>
                            </a:xfrm>
                            <a:prstGeom prst="rect">
                              <a:avLst/>
                            </a:prstGeom>
                            <a:solidFill>
                              <a:srgbClr val="FFFFFF"/>
                            </a:solidFill>
                            <a:ln w="9525" cmpd="sng">
                              <a:solidFill>
                                <a:srgbClr val="000000"/>
                              </a:solidFill>
                              <a:miter lim="800000"/>
                              <a:headEnd/>
                              <a:tailEnd/>
                            </a:ln>
                          </wps:spPr>
                          <wps:txbx>
                            <w:txbxContent>
                              <w:p w14:paraId="7C5D7B6D" w14:textId="77777777" w:rsidR="006B51B8" w:rsidRDefault="006B51B8">
                                <w:pPr>
                                  <w:ind w:firstLineChars="500" w:firstLine="750"/>
                                  <w:rPr>
                                    <w:lang w:eastAsia="zh-CN"/>
                                  </w:rPr>
                                </w:pPr>
                                <w:r>
                                  <w:rPr>
                                    <w:rFonts w:hint="eastAsia"/>
                                    <w:sz w:val="15"/>
                                    <w:szCs w:val="15"/>
                                    <w:lang w:eastAsia="zh-CN"/>
                                  </w:rPr>
                                  <w:t>2</w:t>
                                </w:r>
                                <w:r>
                                  <w:rPr>
                                    <w:rFonts w:hint="eastAsia"/>
                                    <w:vertAlign w:val="superscript"/>
                                    <w:lang w:eastAsia="zh-CN"/>
                                  </w:rPr>
                                  <w:t xml:space="preserve">10    </w:t>
                                </w:r>
                                <w:r>
                                  <w:rPr>
                                    <w:rFonts w:hint="eastAsia"/>
                                    <w:sz w:val="21"/>
                                    <w:lang w:eastAsia="zh-CN"/>
                                  </w:rPr>
                                  <w:t>个</w:t>
                                </w:r>
                                <w:r>
                                  <w:rPr>
                                    <w:rFonts w:hint="eastAsia"/>
                                    <w:vertAlign w:val="superscript"/>
                                    <w:lang w:eastAsia="zh-CN"/>
                                  </w:rPr>
                                  <w:t xml:space="preserve">   page</w:t>
                                </w:r>
                              </w:p>
                              <w:p w14:paraId="2954F7EA" w14:textId="77777777" w:rsidR="006B51B8" w:rsidRDefault="006B51B8">
                                <w:pPr>
                                  <w:adjustRightInd w:val="0"/>
                                  <w:snapToGrid w:val="0"/>
                                  <w:spacing w:after="0" w:line="0" w:lineRule="atLeast"/>
                                  <w:rPr>
                                    <w:vertAlign w:val="superscript"/>
                                    <w:lang w:eastAsia="zh-CN"/>
                                  </w:rPr>
                                </w:pPr>
                                <w:r>
                                  <w:rPr>
                                    <w:rFonts w:hint="eastAsia"/>
                                    <w:vertAlign w:val="superscript"/>
                                    <w:lang w:eastAsia="zh-CN"/>
                                  </w:rPr>
                                  <w:t xml:space="preserve">  page</w:t>
                                </w:r>
                              </w:p>
                              <w:p w14:paraId="3BB79477" w14:textId="77777777" w:rsidR="006B51B8" w:rsidRDefault="006B51B8">
                                <w:pPr>
                                  <w:rPr>
                                    <w:vertAlign w:val="superscript"/>
                                    <w:lang w:eastAsia="zh-CN"/>
                                  </w:rPr>
                                </w:pPr>
                                <w:r>
                                  <w:rPr>
                                    <w:rFonts w:hint="eastAsia"/>
                                    <w:vertAlign w:val="superscript"/>
                                    <w:lang w:eastAsia="zh-CN"/>
                                  </w:rPr>
                                  <w:t xml:space="preserve">  </w:t>
                                </w:r>
                              </w:p>
                              <w:p w14:paraId="0CC76583" w14:textId="77777777" w:rsidR="006B51B8" w:rsidRDefault="006B51B8">
                                <w:pPr>
                                  <w:rPr>
                                    <w:vertAlign w:val="superscript"/>
                                    <w:lang w:eastAsia="zh-CN"/>
                                  </w:rPr>
                                </w:pPr>
                              </w:p>
                              <w:p w14:paraId="588E029E" w14:textId="77777777" w:rsidR="006B51B8" w:rsidRDefault="006B51B8">
                                <w:pPr>
                                  <w:rPr>
                                    <w:vertAlign w:val="superscript"/>
                                    <w:lang w:eastAsia="zh-CN"/>
                                  </w:rPr>
                                </w:pPr>
                              </w:p>
                              <w:p w14:paraId="5B0751CC" w14:textId="77777777" w:rsidR="006B51B8" w:rsidRDefault="006B51B8">
                                <w:pPr>
                                  <w:rPr>
                                    <w:vertAlign w:val="superscript"/>
                                    <w:lang w:eastAsia="zh-CN"/>
                                  </w:rPr>
                                </w:pPr>
                              </w:p>
                              <w:p w14:paraId="42D9D640" w14:textId="77777777" w:rsidR="006B51B8" w:rsidRDefault="006B51B8">
                                <w:pPr>
                                  <w:rPr>
                                    <w:lang w:eastAsia="zh-CN"/>
                                  </w:rPr>
                                </w:pPr>
                              </w:p>
                            </w:txbxContent>
                          </wps:txbx>
                          <wps:bodyPr rot="0" vert="horz" wrap="square" lIns="91440" tIns="45720" rIns="91440" bIns="45720" anchor="t" anchorCtr="0" upright="1">
                            <a:noAutofit/>
                          </wps:bodyPr>
                        </wps:wsp>
                        <wps:wsp>
                          <wps:cNvPr id="129" name="文本框 326"/>
                          <wps:cNvSpPr txBox="1">
                            <a:spLocks noChangeArrowheads="1"/>
                          </wps:cNvSpPr>
                          <wps:spPr bwMode="auto">
                            <a:xfrm>
                              <a:off x="779" y="2085"/>
                              <a:ext cx="2139" cy="356"/>
                            </a:xfrm>
                            <a:prstGeom prst="rect">
                              <a:avLst/>
                            </a:prstGeom>
                            <a:solidFill>
                              <a:srgbClr val="FFFFFF"/>
                            </a:solidFill>
                            <a:ln w="9525" cmpd="sng">
                              <a:solidFill>
                                <a:srgbClr val="000000"/>
                              </a:solidFill>
                              <a:miter lim="800000"/>
                              <a:headEnd/>
                              <a:tailEnd/>
                            </a:ln>
                          </wps:spPr>
                          <wps:txbx>
                            <w:txbxContent>
                              <w:p w14:paraId="4271669A" w14:textId="77777777" w:rsidR="006B51B8" w:rsidRDefault="006B51B8">
                                <w:pPr>
                                  <w:adjustRightInd w:val="0"/>
                                  <w:snapToGrid w:val="0"/>
                                  <w:spacing w:after="0" w:line="0" w:lineRule="atLeast"/>
                                  <w:rPr>
                                    <w:rFonts w:ascii="宋体" w:hAnsi="宋体" w:cs="宋体"/>
                                    <w:spacing w:val="10"/>
                                    <w:sz w:val="15"/>
                                    <w:szCs w:val="20"/>
                                    <w:lang w:eastAsia="zh-CN"/>
                                  </w:rPr>
                                </w:pPr>
                                <w:r>
                                  <w:rPr>
                                    <w:rFonts w:hint="eastAsia"/>
                                    <w:vertAlign w:val="superscript"/>
                                    <w:lang w:eastAsia="zh-CN"/>
                                  </w:rPr>
                                  <w:t xml:space="preserve"> </w:t>
                                </w: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0</w:t>
                                </w:r>
                                <w:r>
                                  <w:rPr>
                                    <w:rFonts w:ascii="宋体" w:hAnsi="宋体" w:cs="宋体" w:hint="eastAsia"/>
                                    <w:spacing w:val="10"/>
                                    <w:sz w:val="15"/>
                                    <w:szCs w:val="20"/>
                                    <w:lang w:eastAsia="zh-CN"/>
                                  </w:rPr>
                                  <w:t>个页框</w:t>
                                </w:r>
                              </w:p>
                              <w:p w14:paraId="137A090D" w14:textId="77777777" w:rsidR="006B51B8" w:rsidRDefault="006B51B8">
                                <w:pPr>
                                  <w:rPr>
                                    <w:vertAlign w:val="superscript"/>
                                    <w:lang w:eastAsia="zh-CN"/>
                                  </w:rPr>
                                </w:pPr>
                                <w:r>
                                  <w:rPr>
                                    <w:rFonts w:hint="eastAsia"/>
                                    <w:vertAlign w:val="superscript"/>
                                    <w:lang w:eastAsia="zh-CN"/>
                                  </w:rPr>
                                  <w:t xml:space="preserve">  </w:t>
                                </w:r>
                              </w:p>
                              <w:p w14:paraId="4BB9E8CD" w14:textId="77777777" w:rsidR="006B51B8" w:rsidRDefault="006B51B8">
                                <w:pPr>
                                  <w:rPr>
                                    <w:vertAlign w:val="superscript"/>
                                    <w:lang w:eastAsia="zh-CN"/>
                                  </w:rPr>
                                </w:pPr>
                              </w:p>
                              <w:p w14:paraId="3624D957" w14:textId="77777777" w:rsidR="006B51B8" w:rsidRDefault="006B51B8">
                                <w:pPr>
                                  <w:rPr>
                                    <w:vertAlign w:val="superscript"/>
                                    <w:lang w:eastAsia="zh-CN"/>
                                  </w:rPr>
                                </w:pPr>
                              </w:p>
                              <w:p w14:paraId="3EB2A26A" w14:textId="77777777" w:rsidR="006B51B8" w:rsidRDefault="006B51B8">
                                <w:pPr>
                                  <w:rPr>
                                    <w:vertAlign w:val="superscript"/>
                                    <w:lang w:eastAsia="zh-CN"/>
                                  </w:rPr>
                                </w:pPr>
                              </w:p>
                              <w:p w14:paraId="660DA51B" w14:textId="77777777" w:rsidR="006B51B8" w:rsidRDefault="006B51B8">
                                <w:pPr>
                                  <w:rPr>
                                    <w:lang w:eastAsia="zh-CN"/>
                                  </w:rPr>
                                </w:pPr>
                              </w:p>
                            </w:txbxContent>
                          </wps:txbx>
                          <wps:bodyPr rot="0" vert="horz" wrap="square" lIns="91440" tIns="45720" rIns="91440" bIns="45720" anchor="t" anchorCtr="0" upright="1">
                            <a:noAutofit/>
                          </wps:bodyPr>
                        </wps:wsp>
                        <wps:wsp>
                          <wps:cNvPr id="130" name="文本框 327"/>
                          <wps:cNvSpPr txBox="1">
                            <a:spLocks noChangeArrowheads="1"/>
                          </wps:cNvSpPr>
                          <wps:spPr bwMode="auto">
                            <a:xfrm>
                              <a:off x="779" y="2601"/>
                              <a:ext cx="2139" cy="441"/>
                            </a:xfrm>
                            <a:prstGeom prst="rect">
                              <a:avLst/>
                            </a:prstGeom>
                            <a:solidFill>
                              <a:srgbClr val="FFFFFF"/>
                            </a:solidFill>
                            <a:ln w="9525" cmpd="sng">
                              <a:solidFill>
                                <a:srgbClr val="000000"/>
                              </a:solidFill>
                              <a:miter lim="800000"/>
                              <a:headEnd/>
                              <a:tailEnd/>
                            </a:ln>
                          </wps:spPr>
                          <wps:txbx>
                            <w:txbxContent>
                              <w:p w14:paraId="4415CA37" w14:textId="77777777" w:rsidR="006B51B8" w:rsidRDefault="006B51B8">
                                <w:pPr>
                                  <w:adjustRightInd w:val="0"/>
                                  <w:snapToGrid w:val="0"/>
                                  <w:spacing w:after="0" w:line="0" w:lineRule="atLeast"/>
                                  <w:rPr>
                                    <w:rFonts w:ascii="宋体" w:hAnsi="宋体" w:cs="宋体"/>
                                    <w:spacing w:val="10"/>
                                    <w:sz w:val="15"/>
                                    <w:szCs w:val="20"/>
                                    <w:lang w:eastAsia="zh-CN"/>
                                  </w:rPr>
                                </w:pP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1</w:t>
                                </w:r>
                                <w:r>
                                  <w:rPr>
                                    <w:rFonts w:ascii="宋体" w:hAnsi="宋体" w:cs="宋体" w:hint="eastAsia"/>
                                    <w:spacing w:val="10"/>
                                    <w:sz w:val="15"/>
                                    <w:szCs w:val="20"/>
                                    <w:lang w:eastAsia="zh-CN"/>
                                  </w:rPr>
                                  <w:t>个页框</w:t>
                                </w:r>
                              </w:p>
                              <w:p w14:paraId="12FB6B49" w14:textId="77777777" w:rsidR="006B51B8" w:rsidRDefault="006B51B8">
                                <w:pPr>
                                  <w:rPr>
                                    <w:vertAlign w:val="superscript"/>
                                    <w:lang w:eastAsia="zh-CN"/>
                                  </w:rPr>
                                </w:pPr>
                                <w:r>
                                  <w:rPr>
                                    <w:rFonts w:hint="eastAsia"/>
                                    <w:vertAlign w:val="superscript"/>
                                    <w:lang w:eastAsia="zh-CN"/>
                                  </w:rPr>
                                  <w:t xml:space="preserve">  </w:t>
                                </w:r>
                              </w:p>
                              <w:p w14:paraId="524F980D" w14:textId="77777777" w:rsidR="006B51B8" w:rsidRDefault="006B51B8">
                                <w:pPr>
                                  <w:rPr>
                                    <w:vertAlign w:val="superscript"/>
                                    <w:lang w:eastAsia="zh-CN"/>
                                  </w:rPr>
                                </w:pPr>
                              </w:p>
                              <w:p w14:paraId="5288FDF8" w14:textId="77777777" w:rsidR="006B51B8" w:rsidRDefault="006B51B8">
                                <w:pPr>
                                  <w:rPr>
                                    <w:vertAlign w:val="superscript"/>
                                    <w:lang w:eastAsia="zh-CN"/>
                                  </w:rPr>
                                </w:pPr>
                              </w:p>
                              <w:p w14:paraId="6C83E55D" w14:textId="77777777" w:rsidR="006B51B8" w:rsidRDefault="006B51B8">
                                <w:pPr>
                                  <w:rPr>
                                    <w:vertAlign w:val="superscript"/>
                                    <w:lang w:eastAsia="zh-CN"/>
                                  </w:rPr>
                                </w:pPr>
                              </w:p>
                              <w:p w14:paraId="1B030B90" w14:textId="77777777" w:rsidR="006B51B8" w:rsidRDefault="006B51B8">
                                <w:pPr>
                                  <w:rPr>
                                    <w:lang w:eastAsia="zh-CN"/>
                                  </w:rPr>
                                </w:pPr>
                              </w:p>
                            </w:txbxContent>
                          </wps:txbx>
                          <wps:bodyPr rot="0" vert="horz" wrap="square" lIns="91440" tIns="45720" rIns="91440" bIns="45720" anchor="t" anchorCtr="0" upright="1">
                            <a:noAutofit/>
                          </wps:bodyPr>
                        </wps:wsp>
                        <wps:wsp>
                          <wps:cNvPr id="131" name="文本框 328"/>
                          <wps:cNvSpPr txBox="1">
                            <a:spLocks noChangeArrowheads="1"/>
                          </wps:cNvSpPr>
                          <wps:spPr bwMode="auto">
                            <a:xfrm>
                              <a:off x="753" y="4147"/>
                              <a:ext cx="2139" cy="455"/>
                            </a:xfrm>
                            <a:prstGeom prst="rect">
                              <a:avLst/>
                            </a:prstGeom>
                            <a:solidFill>
                              <a:srgbClr val="FFFFFF"/>
                            </a:solidFill>
                            <a:ln w="9525" cmpd="sng">
                              <a:solidFill>
                                <a:srgbClr val="000000"/>
                              </a:solidFill>
                              <a:miter lim="800000"/>
                              <a:headEnd/>
                              <a:tailEnd/>
                            </a:ln>
                          </wps:spPr>
                          <wps:txbx>
                            <w:txbxContent>
                              <w:p w14:paraId="35BFCFA9" w14:textId="77777777" w:rsidR="006B51B8" w:rsidRDefault="006B51B8">
                                <w:pPr>
                                  <w:rPr>
                                    <w:rFonts w:ascii="宋体" w:hAnsi="宋体" w:cs="宋体"/>
                                    <w:spacing w:val="10"/>
                                    <w:sz w:val="15"/>
                                    <w:szCs w:val="20"/>
                                    <w:lang w:eastAsia="zh-CN"/>
                                  </w:rPr>
                                </w:pP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10</w:t>
                                </w:r>
                                <w:r>
                                  <w:rPr>
                                    <w:rFonts w:ascii="宋体" w:hAnsi="宋体" w:cs="宋体" w:hint="eastAsia"/>
                                    <w:spacing w:val="10"/>
                                    <w:sz w:val="15"/>
                                    <w:szCs w:val="20"/>
                                    <w:lang w:eastAsia="zh-CN"/>
                                  </w:rPr>
                                  <w:t>个页框</w:t>
                                </w:r>
                              </w:p>
                              <w:p w14:paraId="1A8E5872" w14:textId="77777777" w:rsidR="006B51B8" w:rsidRDefault="006B51B8">
                                <w:pPr>
                                  <w:rPr>
                                    <w:vertAlign w:val="superscript"/>
                                    <w:lang w:eastAsia="zh-CN"/>
                                  </w:rPr>
                                </w:pPr>
                                <w:r>
                                  <w:rPr>
                                    <w:rFonts w:hint="eastAsia"/>
                                    <w:vertAlign w:val="superscript"/>
                                    <w:lang w:eastAsia="zh-CN"/>
                                  </w:rPr>
                                  <w:t xml:space="preserve">  </w:t>
                                </w:r>
                              </w:p>
                              <w:p w14:paraId="61E3BCEB" w14:textId="77777777" w:rsidR="006B51B8" w:rsidRDefault="006B51B8">
                                <w:pPr>
                                  <w:rPr>
                                    <w:vertAlign w:val="superscript"/>
                                    <w:lang w:eastAsia="zh-CN"/>
                                  </w:rPr>
                                </w:pPr>
                              </w:p>
                              <w:p w14:paraId="78D3635A" w14:textId="77777777" w:rsidR="006B51B8" w:rsidRDefault="006B51B8">
                                <w:pPr>
                                  <w:rPr>
                                    <w:vertAlign w:val="superscript"/>
                                    <w:lang w:eastAsia="zh-CN"/>
                                  </w:rPr>
                                </w:pPr>
                              </w:p>
                              <w:p w14:paraId="609767AF" w14:textId="77777777" w:rsidR="006B51B8" w:rsidRDefault="006B51B8">
                                <w:pPr>
                                  <w:rPr>
                                    <w:vertAlign w:val="superscript"/>
                                    <w:lang w:eastAsia="zh-CN"/>
                                  </w:rPr>
                                </w:pPr>
                              </w:p>
                              <w:p w14:paraId="2B71854F" w14:textId="77777777" w:rsidR="006B51B8" w:rsidRDefault="006B51B8">
                                <w:pPr>
                                  <w:rPr>
                                    <w:lang w:eastAsia="zh-CN"/>
                                  </w:rPr>
                                </w:pPr>
                              </w:p>
                            </w:txbxContent>
                          </wps:txbx>
                          <wps:bodyPr rot="0" vert="horz" wrap="square" lIns="91440" tIns="45720" rIns="91440" bIns="45720" anchor="t" anchorCtr="0" upright="1">
                            <a:noAutofit/>
                          </wps:bodyPr>
                        </wps:wsp>
                        <wps:wsp>
                          <wps:cNvPr id="132" name="文本框 331"/>
                          <wps:cNvSpPr txBox="1">
                            <a:spLocks noChangeArrowheads="1"/>
                          </wps:cNvSpPr>
                          <wps:spPr bwMode="auto">
                            <a:xfrm>
                              <a:off x="5640" y="1261"/>
                              <a:ext cx="1798" cy="468"/>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40A91E0B" w14:textId="77777777" w:rsidR="006B51B8" w:rsidRDefault="006B51B8">
                                <w:pPr>
                                  <w:rPr>
                                    <w:rFonts w:ascii="宋体" w:hAnsi="宋体" w:cs="宋体"/>
                                    <w:spacing w:val="10"/>
                                    <w:sz w:val="18"/>
                                    <w:szCs w:val="20"/>
                                    <w:lang w:eastAsia="zh-CN"/>
                                  </w:rPr>
                                </w:pPr>
                                <w:r>
                                  <w:rPr>
                                    <w:rFonts w:ascii="宋体" w:hAnsi="宋体" w:cs="宋体" w:hint="eastAsia"/>
                                    <w:spacing w:val="10"/>
                                    <w:sz w:val="18"/>
                                    <w:szCs w:val="20"/>
                                    <w:lang w:eastAsia="zh-CN"/>
                                  </w:rPr>
                                  <w:t>mem_map[]数组</w:t>
                                </w:r>
                              </w:p>
                            </w:txbxContent>
                          </wps:txbx>
                          <wps:bodyPr rot="0" vert="horz" wrap="square" lIns="91440" tIns="45720" rIns="91440" bIns="45720" anchor="t" anchorCtr="0" upright="1">
                            <a:noAutofit/>
                          </wps:bodyPr>
                        </wps:wsp>
                        <wps:wsp>
                          <wps:cNvPr id="133" name="自选图形 337"/>
                          <wps:cNvSpPr>
                            <a:spLocks/>
                          </wps:cNvSpPr>
                          <wps:spPr bwMode="auto">
                            <a:xfrm rot="5400000">
                              <a:off x="6207" y="-16"/>
                              <a:ext cx="427" cy="3621"/>
                            </a:xfrm>
                            <a:prstGeom prst="leftBrace">
                              <a:avLst>
                                <a:gd name="adj1" fmla="val 70667"/>
                                <a:gd name="adj2" fmla="val 50000"/>
                              </a:avLst>
                            </a:pr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文本框 344"/>
                          <wps:cNvSpPr txBox="1">
                            <a:spLocks noChangeArrowheads="1"/>
                          </wps:cNvSpPr>
                          <wps:spPr bwMode="auto">
                            <a:xfrm>
                              <a:off x="3157" y="1341"/>
                              <a:ext cx="1888" cy="388"/>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15E68F30" w14:textId="77777777" w:rsidR="006B51B8" w:rsidRDefault="006B51B8">
                                <w:pPr>
                                  <w:rPr>
                                    <w:color w:val="000000"/>
                                    <w:sz w:val="28"/>
                                  </w:rPr>
                                </w:pPr>
                                <w:r>
                                  <w:rPr>
                                    <w:rFonts w:ascii="宋体" w:hAnsi="宋体" w:cs="宋体" w:hint="eastAsia"/>
                                    <w:spacing w:val="10"/>
                                    <w:sz w:val="18"/>
                                    <w:szCs w:val="20"/>
                                    <w:lang w:eastAsia="zh-CN"/>
                                  </w:rPr>
                                  <w:t>free_area[]数组</w:t>
                                </w:r>
                              </w:p>
                            </w:txbxContent>
                          </wps:txbx>
                          <wps:bodyPr rot="0" vert="horz" wrap="square" lIns="91440" tIns="45720" rIns="91440" bIns="45720" anchor="t" anchorCtr="0" upright="1">
                            <a:noAutofit/>
                          </wps:bodyPr>
                        </wps:wsp>
                        <wps:wsp>
                          <wps:cNvPr id="135" name="文本框 345"/>
                          <wps:cNvSpPr txBox="1">
                            <a:spLocks noChangeArrowheads="1"/>
                          </wps:cNvSpPr>
                          <wps:spPr bwMode="auto">
                            <a:xfrm>
                              <a:off x="1207" y="1341"/>
                              <a:ext cx="1523" cy="468"/>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1258ED0" w14:textId="77777777" w:rsidR="006B51B8" w:rsidRDefault="006B51B8">
                                <w:pPr>
                                  <w:adjustRightInd w:val="0"/>
                                  <w:snapToGrid w:val="0"/>
                                  <w:spacing w:after="0" w:line="0" w:lineRule="atLeast"/>
                                  <w:rPr>
                                    <w:rFonts w:ascii="宋体" w:hAnsi="宋体" w:cs="宋体"/>
                                    <w:spacing w:val="10"/>
                                    <w:sz w:val="18"/>
                                    <w:szCs w:val="20"/>
                                    <w:lang w:eastAsia="zh-CN"/>
                                  </w:rPr>
                                </w:pPr>
                                <w:r>
                                  <w:rPr>
                                    <w:rFonts w:ascii="宋体" w:hAnsi="宋体" w:cs="宋体" w:hint="eastAsia"/>
                                    <w:spacing w:val="10"/>
                                    <w:sz w:val="20"/>
                                    <w:szCs w:val="20"/>
                                    <w:lang w:eastAsia="zh-CN"/>
                                  </w:rPr>
                                  <w:t>bitmap</w:t>
                                </w:r>
                                <w:r>
                                  <w:rPr>
                                    <w:rFonts w:ascii="宋体" w:hAnsi="宋体" w:cs="宋体" w:hint="eastAsia"/>
                                    <w:spacing w:val="10"/>
                                    <w:sz w:val="18"/>
                                    <w:szCs w:val="20"/>
                                    <w:lang w:eastAsia="zh-CN"/>
                                  </w:rPr>
                                  <w:t>位图</w:t>
                                </w:r>
                              </w:p>
                              <w:p w14:paraId="18E46708" w14:textId="77777777" w:rsidR="006B51B8" w:rsidRDefault="006B51B8">
                                <w:pPr>
                                  <w:rPr>
                                    <w:color w:val="000000"/>
                                    <w:sz w:val="18"/>
                                  </w:rPr>
                                </w:pPr>
                              </w:p>
                            </w:txbxContent>
                          </wps:txbx>
                          <wps:bodyPr rot="0" vert="horz" wrap="square" lIns="91440" tIns="45720" rIns="91440" bIns="45720" anchor="t" anchorCtr="0" upright="1">
                            <a:noAutofit/>
                          </wps:bodyPr>
                        </wps:wsp>
                        <wps:wsp>
                          <wps:cNvPr id="136" name="直线 385"/>
                          <wps:cNvCnPr>
                            <a:cxnSpLocks noChangeShapeType="1"/>
                          </wps:cNvCnPr>
                          <wps:spPr bwMode="auto">
                            <a:xfrm>
                              <a:off x="2918" y="2286"/>
                              <a:ext cx="682" cy="0"/>
                            </a:xfrm>
                            <a:prstGeom prst="line">
                              <a:avLst/>
                            </a:prstGeom>
                            <a:noFill/>
                            <a:ln w="9525" cmpd="sng">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37" name="直线 386"/>
                          <wps:cNvCnPr>
                            <a:cxnSpLocks noChangeShapeType="1"/>
                          </wps:cNvCnPr>
                          <wps:spPr bwMode="auto">
                            <a:xfrm>
                              <a:off x="2918" y="2786"/>
                              <a:ext cx="682" cy="0"/>
                            </a:xfrm>
                            <a:prstGeom prst="line">
                              <a:avLst/>
                            </a:prstGeom>
                            <a:noFill/>
                            <a:ln w="9525" cmpd="sng">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38" name="直线 387"/>
                          <wps:cNvCnPr>
                            <a:cxnSpLocks noChangeShapeType="1"/>
                          </wps:cNvCnPr>
                          <wps:spPr bwMode="auto">
                            <a:xfrm>
                              <a:off x="2861" y="4339"/>
                              <a:ext cx="682" cy="0"/>
                            </a:xfrm>
                            <a:prstGeom prst="line">
                              <a:avLst/>
                            </a:prstGeom>
                            <a:noFill/>
                            <a:ln w="9525" cmpd="sng">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39" name="自选图形 389"/>
                          <wps:cNvCnPr>
                            <a:cxnSpLocks noChangeShapeType="1"/>
                          </wps:cNvCnPr>
                          <wps:spPr bwMode="auto">
                            <a:xfrm>
                              <a:off x="4220" y="2286"/>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0" name="自选图形 391"/>
                          <wps:cNvCnPr>
                            <a:cxnSpLocks noChangeShapeType="1"/>
                          </wps:cNvCnPr>
                          <wps:spPr bwMode="auto">
                            <a:xfrm>
                              <a:off x="5335" y="2286"/>
                              <a:ext cx="478" cy="1"/>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1" name="自选图形 394"/>
                          <wps:cNvCnPr>
                            <a:cxnSpLocks noChangeShapeType="1"/>
                          </wps:cNvCnPr>
                          <wps:spPr bwMode="auto">
                            <a:xfrm>
                              <a:off x="6550" y="2286"/>
                              <a:ext cx="519" cy="1"/>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2" name="自选图形 395"/>
                          <wps:cNvCnPr>
                            <a:cxnSpLocks noChangeShapeType="1"/>
                          </wps:cNvCnPr>
                          <wps:spPr bwMode="auto">
                            <a:xfrm>
                              <a:off x="4194" y="2874"/>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3" name="自选图形 396"/>
                          <wps:cNvCnPr>
                            <a:cxnSpLocks noChangeShapeType="1"/>
                          </wps:cNvCnPr>
                          <wps:spPr bwMode="auto">
                            <a:xfrm>
                              <a:off x="6002" y="2874"/>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4" name="自选图形 397"/>
                          <wps:cNvCnPr>
                            <a:cxnSpLocks noChangeShapeType="1"/>
                          </wps:cNvCnPr>
                          <wps:spPr bwMode="auto">
                            <a:xfrm>
                              <a:off x="4220" y="4339"/>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5" name="自选图形 398"/>
                          <wps:cNvCnPr>
                            <a:cxnSpLocks noChangeShapeType="1"/>
                          </wps:cNvCnPr>
                          <wps:spPr bwMode="auto">
                            <a:xfrm>
                              <a:off x="7797" y="2286"/>
                              <a:ext cx="435" cy="1"/>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6" name="自选图形 400"/>
                          <wps:cNvCnPr>
                            <a:cxnSpLocks noChangeShapeType="1"/>
                          </wps:cNvCnPr>
                          <wps:spPr bwMode="auto">
                            <a:xfrm>
                              <a:off x="7841" y="2874"/>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7" name="自选图形 401"/>
                          <wps:cNvCnPr>
                            <a:cxnSpLocks noChangeShapeType="1"/>
                          </wps:cNvCnPr>
                          <wps:spPr bwMode="auto">
                            <a:xfrm>
                              <a:off x="7776" y="4339"/>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8" name="文本框 402"/>
                          <wps:cNvSpPr txBox="1">
                            <a:spLocks noChangeArrowheads="1"/>
                          </wps:cNvSpPr>
                          <wps:spPr bwMode="auto">
                            <a:xfrm>
                              <a:off x="5888" y="3363"/>
                              <a:ext cx="649" cy="326"/>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2A385AD" w14:textId="77777777" w:rsidR="006B51B8" w:rsidRDefault="006B51B8">
                                <w:pPr>
                                  <w:rPr>
                                    <w:color w:val="000000"/>
                                    <w:sz w:val="18"/>
                                    <w:lang w:eastAsia="zh-CN"/>
                                  </w:rPr>
                                </w:pPr>
                                <w:r>
                                  <w:rPr>
                                    <w:rFonts w:hint="eastAsia"/>
                                    <w:color w:val="000000"/>
                                    <w:sz w:val="18"/>
                                    <w:lang w:eastAsia="zh-CN"/>
                                  </w:rPr>
                                  <w:t>…</w:t>
                                </w:r>
                              </w:p>
                            </w:txbxContent>
                          </wps:txbx>
                          <wps:bodyPr rot="0" vert="horz" wrap="square" lIns="91440" tIns="45720" rIns="91440" bIns="45720" anchor="t" anchorCtr="0" upright="1">
                            <a:noAutofit/>
                          </wps:bodyPr>
                        </wps:wsp>
                        <wps:wsp>
                          <wps:cNvPr id="149" name="文本框 403"/>
                          <wps:cNvSpPr txBox="1">
                            <a:spLocks noChangeArrowheads="1"/>
                          </wps:cNvSpPr>
                          <wps:spPr bwMode="auto">
                            <a:xfrm>
                              <a:off x="1486" y="3363"/>
                              <a:ext cx="649" cy="326"/>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BEA0E14" w14:textId="77777777" w:rsidR="006B51B8" w:rsidRDefault="006B51B8">
                                <w:pPr>
                                  <w:rPr>
                                    <w:color w:val="000000"/>
                                    <w:sz w:val="18"/>
                                    <w:lang w:eastAsia="zh-CN"/>
                                  </w:rPr>
                                </w:pPr>
                                <w:r>
                                  <w:rPr>
                                    <w:rFonts w:hint="eastAsia"/>
                                    <w:color w:val="000000"/>
                                    <w:sz w:val="18"/>
                                    <w:lang w:eastAsia="zh-CN"/>
                                  </w:rPr>
                                  <w:t>…</w:t>
                                </w:r>
                              </w:p>
                            </w:txbxContent>
                          </wps:txbx>
                          <wps:bodyPr rot="0" vert="horz" wrap="square" lIns="91440" tIns="45720" rIns="91440" bIns="45720" anchor="t" anchorCtr="0" upright="1">
                            <a:noAutofit/>
                          </wps:bodyPr>
                        </wps:wsp>
                      </wpg:wgp>
                    </a:graphicData>
                  </a:graphic>
                </wp:inline>
              </w:drawing>
            </mc:Choice>
            <mc:Fallback>
              <w:pict>
                <v:group w14:anchorId="1A3B6FD9" id="组合 436" o:spid="_x0000_s1354" style="width:373.95pt;height:167.05pt;mso-position-horizontal-relative:char;mso-position-vertical-relative:line" coordorigin="753,1261" coordsize="7479,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">
                  <v:shape id="文本框 312" o:spid="_x0000_s1355" type="#_x0000_t202" style="position:absolute;left:3530;top:2074;width:69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">
                    <v:textbox>
                      <w:txbxContent>
                        <w:p w14:paraId="1D764B74" w14:textId="77777777" w:rsidR="006B51B8" w:rsidRDefault="006B51B8">
                          <w:pPr>
                            <w:rPr>
                              <w:vertAlign w:val="superscript"/>
                              <w:lang w:eastAsia="zh-CN"/>
                            </w:rPr>
                          </w:pPr>
                          <w:r>
                            <w:rPr>
                              <w:rFonts w:hint="eastAsia"/>
                              <w:lang w:eastAsia="zh-CN"/>
                            </w:rPr>
                            <w:t>2</w:t>
                          </w:r>
                          <w:r>
                            <w:rPr>
                              <w:rFonts w:hint="eastAsia"/>
                              <w:vertAlign w:val="superscript"/>
                              <w:lang w:eastAsia="zh-CN"/>
                            </w:rPr>
                            <w:t xml:space="preserve">0   </w:t>
                          </w:r>
                        </w:p>
                        <w:p w14:paraId="5E3965BC" w14:textId="77777777" w:rsidR="006B51B8" w:rsidRDefault="006B51B8">
                          <w:pPr>
                            <w:rPr>
                              <w:vertAlign w:val="superscript"/>
                              <w:lang w:eastAsia="zh-CN"/>
                            </w:rPr>
                          </w:pPr>
                          <w:r>
                            <w:rPr>
                              <w:rFonts w:hint="eastAsia"/>
                              <w:lang w:eastAsia="zh-CN"/>
                            </w:rPr>
                            <w:t>2</w:t>
                          </w:r>
                          <w:r>
                            <w:rPr>
                              <w:rFonts w:hint="eastAsia"/>
                              <w:vertAlign w:val="superscript"/>
                              <w:lang w:eastAsia="zh-CN"/>
                            </w:rPr>
                            <w:t xml:space="preserve">1   </w:t>
                          </w:r>
                        </w:p>
                        <w:p w14:paraId="5B00D585" w14:textId="77777777" w:rsidR="006B51B8" w:rsidRDefault="006B51B8">
                          <w:pPr>
                            <w:rPr>
                              <w:vertAlign w:val="superscript"/>
                              <w:lang w:eastAsia="zh-CN"/>
                            </w:rPr>
                          </w:pPr>
                          <w:r>
                            <w:rPr>
                              <w:rFonts w:hint="eastAsia"/>
                              <w:vertAlign w:val="superscript"/>
                              <w:lang w:eastAsia="zh-CN"/>
                            </w:rPr>
                            <w:t>…</w:t>
                          </w:r>
                          <w:r>
                            <w:rPr>
                              <w:rFonts w:hint="eastAsia"/>
                              <w:vertAlign w:val="superscript"/>
                              <w:lang w:eastAsia="zh-CN"/>
                            </w:rPr>
                            <w:t>.</w:t>
                          </w:r>
                        </w:p>
                        <w:p w14:paraId="4A0C26FB" w14:textId="77777777" w:rsidR="006B51B8" w:rsidRDefault="006B51B8">
                          <w:pPr>
                            <w:rPr>
                              <w:vertAlign w:val="superscript"/>
                              <w:lang w:eastAsia="zh-CN"/>
                            </w:rPr>
                          </w:pPr>
                        </w:p>
                        <w:p w14:paraId="4F4058F4" w14:textId="77777777" w:rsidR="006B51B8" w:rsidRDefault="006B51B8">
                          <w:pPr>
                            <w:rPr>
                              <w:lang w:eastAsia="zh-CN"/>
                            </w:rPr>
                          </w:pPr>
                          <w:r>
                            <w:rPr>
                              <w:rFonts w:hint="eastAsia"/>
                              <w:lang w:eastAsia="zh-CN"/>
                            </w:rPr>
                            <w:t>2</w:t>
                          </w:r>
                          <w:r>
                            <w:rPr>
                              <w:rFonts w:hint="eastAsia"/>
                              <w:vertAlign w:val="superscript"/>
                              <w:lang w:eastAsia="zh-CN"/>
                            </w:rPr>
                            <w:t>10</w:t>
                          </w:r>
                        </w:p>
                      </w:txbxContent>
                    </v:textbox>
                  </v:shape>
                  <v:shape id="文本框 313" o:spid="_x0000_s1356" type="#_x0000_t202" style="position:absolute;left:4598;top:2085;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">
                    <v:textbox>
                      <w:txbxContent>
                        <w:p w14:paraId="34E43381" w14:textId="77777777" w:rsidR="006B51B8" w:rsidRDefault="006B51B8">
                          <w:pPr>
                            <w:adjustRightInd w:val="0"/>
                            <w:snapToGrid w:val="0"/>
                            <w:spacing w:after="0" w:line="0" w:lineRule="atLeast"/>
                            <w:rPr>
                              <w:vertAlign w:val="superscript"/>
                              <w:lang w:eastAsia="zh-CN"/>
                            </w:rPr>
                          </w:pPr>
                          <w:r>
                            <w:rPr>
                              <w:rFonts w:hint="eastAsia"/>
                              <w:vertAlign w:val="superscript"/>
                              <w:lang w:eastAsia="zh-CN"/>
                            </w:rPr>
                            <w:t xml:space="preserve">  page</w:t>
                          </w:r>
                        </w:p>
                        <w:p w14:paraId="31989ABB" w14:textId="77777777" w:rsidR="006B51B8" w:rsidRDefault="006B51B8">
                          <w:pPr>
                            <w:rPr>
                              <w:vertAlign w:val="superscript"/>
                              <w:lang w:eastAsia="zh-CN"/>
                            </w:rPr>
                          </w:pPr>
                          <w:r>
                            <w:rPr>
                              <w:rFonts w:hint="eastAsia"/>
                              <w:vertAlign w:val="superscript"/>
                              <w:lang w:eastAsia="zh-CN"/>
                            </w:rPr>
                            <w:t xml:space="preserve">  </w:t>
                          </w:r>
                        </w:p>
                        <w:p w14:paraId="4674BA9F" w14:textId="77777777" w:rsidR="006B51B8" w:rsidRDefault="006B51B8">
                          <w:pPr>
                            <w:rPr>
                              <w:vertAlign w:val="superscript"/>
                              <w:lang w:eastAsia="zh-CN"/>
                            </w:rPr>
                          </w:pPr>
                        </w:p>
                        <w:p w14:paraId="07283291" w14:textId="77777777" w:rsidR="006B51B8" w:rsidRDefault="006B51B8">
                          <w:pPr>
                            <w:rPr>
                              <w:vertAlign w:val="superscript"/>
                              <w:lang w:eastAsia="zh-CN"/>
                            </w:rPr>
                          </w:pPr>
                        </w:p>
                        <w:p w14:paraId="2C289F1F" w14:textId="77777777" w:rsidR="006B51B8" w:rsidRDefault="006B51B8">
                          <w:pPr>
                            <w:rPr>
                              <w:vertAlign w:val="superscript"/>
                              <w:lang w:eastAsia="zh-CN"/>
                            </w:rPr>
                          </w:pPr>
                        </w:p>
                        <w:p w14:paraId="2D6D35D0" w14:textId="77777777" w:rsidR="006B51B8" w:rsidRDefault="006B51B8">
                          <w:pPr>
                            <w:rPr>
                              <w:lang w:eastAsia="zh-CN"/>
                            </w:rPr>
                          </w:pPr>
                        </w:p>
                      </w:txbxContent>
                    </v:textbox>
                  </v:shape>
                  <v:shape id="文本框 314" o:spid="_x0000_s1357" type="#_x0000_t202" style="position:absolute;left:5813;top:2085;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">
                    <v:textbox>
                      <w:txbxContent>
                        <w:p w14:paraId="58B4CF38" w14:textId="77777777" w:rsidR="006B51B8" w:rsidRDefault="006B51B8">
                          <w:pPr>
                            <w:adjustRightInd w:val="0"/>
                            <w:snapToGrid w:val="0"/>
                            <w:spacing w:after="0" w:line="0" w:lineRule="atLeast"/>
                            <w:rPr>
                              <w:vertAlign w:val="superscript"/>
                              <w:lang w:eastAsia="zh-CN"/>
                            </w:rPr>
                          </w:pPr>
                          <w:r>
                            <w:rPr>
                              <w:rFonts w:hint="eastAsia"/>
                              <w:vertAlign w:val="superscript"/>
                              <w:lang w:eastAsia="zh-CN"/>
                            </w:rPr>
                            <w:t xml:space="preserve">  page</w:t>
                          </w:r>
                        </w:p>
                        <w:p w14:paraId="2B7E74DB" w14:textId="77777777" w:rsidR="006B51B8" w:rsidRDefault="006B51B8">
                          <w:pPr>
                            <w:rPr>
                              <w:vertAlign w:val="superscript"/>
                              <w:lang w:eastAsia="zh-CN"/>
                            </w:rPr>
                          </w:pPr>
                          <w:r>
                            <w:rPr>
                              <w:rFonts w:hint="eastAsia"/>
                              <w:vertAlign w:val="superscript"/>
                              <w:lang w:eastAsia="zh-CN"/>
                            </w:rPr>
                            <w:t xml:space="preserve">  </w:t>
                          </w:r>
                        </w:p>
                        <w:p w14:paraId="2D55C369" w14:textId="77777777" w:rsidR="006B51B8" w:rsidRDefault="006B51B8">
                          <w:pPr>
                            <w:rPr>
                              <w:vertAlign w:val="superscript"/>
                              <w:lang w:eastAsia="zh-CN"/>
                            </w:rPr>
                          </w:pPr>
                        </w:p>
                        <w:p w14:paraId="4E36626B" w14:textId="77777777" w:rsidR="006B51B8" w:rsidRDefault="006B51B8">
                          <w:pPr>
                            <w:rPr>
                              <w:vertAlign w:val="superscript"/>
                              <w:lang w:eastAsia="zh-CN"/>
                            </w:rPr>
                          </w:pPr>
                        </w:p>
                        <w:p w14:paraId="176A8375" w14:textId="77777777" w:rsidR="006B51B8" w:rsidRDefault="006B51B8">
                          <w:pPr>
                            <w:rPr>
                              <w:vertAlign w:val="superscript"/>
                              <w:lang w:eastAsia="zh-CN"/>
                            </w:rPr>
                          </w:pPr>
                        </w:p>
                        <w:p w14:paraId="6C41D826" w14:textId="77777777" w:rsidR="006B51B8" w:rsidRDefault="006B51B8">
                          <w:pPr>
                            <w:rPr>
                              <w:lang w:eastAsia="zh-CN"/>
                            </w:rPr>
                          </w:pPr>
                        </w:p>
                      </w:txbxContent>
                    </v:textbox>
                  </v:shape>
                  <v:shape id="文本框 315" o:spid="_x0000_s1358" type="#_x0000_t202" style="position:absolute;left:7069;top:2085;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">
                    <v:textbox>
                      <w:txbxContent>
                        <w:p w14:paraId="77860D7A" w14:textId="77777777" w:rsidR="006B51B8" w:rsidRDefault="006B51B8">
                          <w:pPr>
                            <w:adjustRightInd w:val="0"/>
                            <w:snapToGrid w:val="0"/>
                            <w:spacing w:after="0" w:line="0" w:lineRule="atLeast"/>
                            <w:rPr>
                              <w:vertAlign w:val="superscript"/>
                              <w:lang w:eastAsia="zh-CN"/>
                            </w:rPr>
                          </w:pPr>
                          <w:r>
                            <w:rPr>
                              <w:rFonts w:hint="eastAsia"/>
                              <w:vertAlign w:val="superscript"/>
                              <w:lang w:eastAsia="zh-CN"/>
                            </w:rPr>
                            <w:t xml:space="preserve">  page</w:t>
                          </w:r>
                        </w:p>
                        <w:p w14:paraId="6CBFF05D" w14:textId="77777777" w:rsidR="006B51B8" w:rsidRDefault="006B51B8">
                          <w:pPr>
                            <w:rPr>
                              <w:vertAlign w:val="superscript"/>
                              <w:lang w:eastAsia="zh-CN"/>
                            </w:rPr>
                          </w:pPr>
                          <w:r>
                            <w:rPr>
                              <w:rFonts w:hint="eastAsia"/>
                              <w:vertAlign w:val="superscript"/>
                              <w:lang w:eastAsia="zh-CN"/>
                            </w:rPr>
                            <w:t xml:space="preserve">  </w:t>
                          </w:r>
                        </w:p>
                        <w:p w14:paraId="1A75011F" w14:textId="77777777" w:rsidR="006B51B8" w:rsidRDefault="006B51B8">
                          <w:pPr>
                            <w:rPr>
                              <w:vertAlign w:val="superscript"/>
                              <w:lang w:eastAsia="zh-CN"/>
                            </w:rPr>
                          </w:pPr>
                        </w:p>
                        <w:p w14:paraId="15B8B3F1" w14:textId="77777777" w:rsidR="006B51B8" w:rsidRDefault="006B51B8">
                          <w:pPr>
                            <w:rPr>
                              <w:vertAlign w:val="superscript"/>
                              <w:lang w:eastAsia="zh-CN"/>
                            </w:rPr>
                          </w:pPr>
                        </w:p>
                        <w:p w14:paraId="69DBE86F" w14:textId="77777777" w:rsidR="006B51B8" w:rsidRDefault="006B51B8">
                          <w:pPr>
                            <w:rPr>
                              <w:vertAlign w:val="superscript"/>
                              <w:lang w:eastAsia="zh-CN"/>
                            </w:rPr>
                          </w:pPr>
                        </w:p>
                        <w:p w14:paraId="3470D9E5" w14:textId="77777777" w:rsidR="006B51B8" w:rsidRDefault="006B51B8">
                          <w:pPr>
                            <w:rPr>
                              <w:lang w:eastAsia="zh-CN"/>
                            </w:rPr>
                          </w:pPr>
                        </w:p>
                      </w:txbxContent>
                    </v:textbox>
                  </v:shape>
                  <v:shape id="文本框 316" o:spid="_x0000_s1359" type="#_x0000_t202" style="position:absolute;left:4585;top:2686;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">
                    <v:textbox>
                      <w:txbxContent>
                        <w:p w14:paraId="5C4B8824" w14:textId="77777777" w:rsidR="006B51B8" w:rsidRDefault="006B51B8">
                          <w:pPr>
                            <w:adjustRightInd w:val="0"/>
                            <w:snapToGrid w:val="0"/>
                            <w:spacing w:after="0" w:line="0" w:lineRule="atLeast"/>
                            <w:rPr>
                              <w:vertAlign w:val="superscript"/>
                              <w:lang w:eastAsia="zh-CN"/>
                            </w:rPr>
                          </w:pPr>
                          <w:r>
                            <w:rPr>
                              <w:rFonts w:hint="eastAsia"/>
                              <w:vertAlign w:val="superscript"/>
                              <w:lang w:eastAsia="zh-CN"/>
                            </w:rPr>
                            <w:t xml:space="preserve">  page</w:t>
                          </w:r>
                        </w:p>
                        <w:p w14:paraId="58B2BB39" w14:textId="77777777" w:rsidR="006B51B8" w:rsidRDefault="006B51B8">
                          <w:pPr>
                            <w:rPr>
                              <w:vertAlign w:val="superscript"/>
                              <w:lang w:eastAsia="zh-CN"/>
                            </w:rPr>
                          </w:pPr>
                          <w:r>
                            <w:rPr>
                              <w:rFonts w:hint="eastAsia"/>
                              <w:vertAlign w:val="superscript"/>
                              <w:lang w:eastAsia="zh-CN"/>
                            </w:rPr>
                            <w:t xml:space="preserve">  </w:t>
                          </w:r>
                        </w:p>
                        <w:p w14:paraId="5BC553FF" w14:textId="77777777" w:rsidR="006B51B8" w:rsidRDefault="006B51B8">
                          <w:pPr>
                            <w:rPr>
                              <w:vertAlign w:val="superscript"/>
                              <w:lang w:eastAsia="zh-CN"/>
                            </w:rPr>
                          </w:pPr>
                        </w:p>
                        <w:p w14:paraId="3C3432C1" w14:textId="77777777" w:rsidR="006B51B8" w:rsidRDefault="006B51B8">
                          <w:pPr>
                            <w:rPr>
                              <w:vertAlign w:val="superscript"/>
                              <w:lang w:eastAsia="zh-CN"/>
                            </w:rPr>
                          </w:pPr>
                        </w:p>
                        <w:p w14:paraId="398BFD24" w14:textId="77777777" w:rsidR="006B51B8" w:rsidRDefault="006B51B8">
                          <w:pPr>
                            <w:rPr>
                              <w:vertAlign w:val="superscript"/>
                              <w:lang w:eastAsia="zh-CN"/>
                            </w:rPr>
                          </w:pPr>
                        </w:p>
                        <w:p w14:paraId="4A7B1E8D" w14:textId="77777777" w:rsidR="006B51B8" w:rsidRDefault="006B51B8">
                          <w:pPr>
                            <w:rPr>
                              <w:lang w:eastAsia="zh-CN"/>
                            </w:rPr>
                          </w:pPr>
                        </w:p>
                      </w:txbxContent>
                    </v:textbox>
                  </v:shape>
                  <v:shape id="文本框 317" o:spid="_x0000_s1360" type="#_x0000_t202" style="position:absolute;left:6393;top:2686;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">
                    <v:textbox>
                      <w:txbxContent>
                        <w:p w14:paraId="43F2AF0E" w14:textId="77777777" w:rsidR="006B51B8" w:rsidRDefault="006B51B8">
                          <w:pPr>
                            <w:adjustRightInd w:val="0"/>
                            <w:snapToGrid w:val="0"/>
                            <w:spacing w:after="0" w:line="0" w:lineRule="atLeast"/>
                            <w:rPr>
                              <w:vertAlign w:val="superscript"/>
                              <w:lang w:eastAsia="zh-CN"/>
                            </w:rPr>
                          </w:pPr>
                          <w:r>
                            <w:rPr>
                              <w:rFonts w:hint="eastAsia"/>
                              <w:vertAlign w:val="superscript"/>
                              <w:lang w:eastAsia="zh-CN"/>
                            </w:rPr>
                            <w:t xml:space="preserve">  page</w:t>
                          </w:r>
                        </w:p>
                        <w:p w14:paraId="503271D8" w14:textId="77777777" w:rsidR="006B51B8" w:rsidRDefault="006B51B8">
                          <w:pPr>
                            <w:rPr>
                              <w:vertAlign w:val="superscript"/>
                              <w:lang w:eastAsia="zh-CN"/>
                            </w:rPr>
                          </w:pPr>
                          <w:r>
                            <w:rPr>
                              <w:rFonts w:hint="eastAsia"/>
                              <w:vertAlign w:val="superscript"/>
                              <w:lang w:eastAsia="zh-CN"/>
                            </w:rPr>
                            <w:t xml:space="preserve">  </w:t>
                          </w:r>
                        </w:p>
                        <w:p w14:paraId="3A46496E" w14:textId="77777777" w:rsidR="006B51B8" w:rsidRDefault="006B51B8">
                          <w:pPr>
                            <w:rPr>
                              <w:vertAlign w:val="superscript"/>
                              <w:lang w:eastAsia="zh-CN"/>
                            </w:rPr>
                          </w:pPr>
                        </w:p>
                        <w:p w14:paraId="357BD242" w14:textId="77777777" w:rsidR="006B51B8" w:rsidRDefault="006B51B8">
                          <w:pPr>
                            <w:rPr>
                              <w:vertAlign w:val="superscript"/>
                              <w:lang w:eastAsia="zh-CN"/>
                            </w:rPr>
                          </w:pPr>
                        </w:p>
                        <w:p w14:paraId="6A3E0AE3" w14:textId="77777777" w:rsidR="006B51B8" w:rsidRDefault="006B51B8">
                          <w:pPr>
                            <w:rPr>
                              <w:vertAlign w:val="superscript"/>
                              <w:lang w:eastAsia="zh-CN"/>
                            </w:rPr>
                          </w:pPr>
                        </w:p>
                        <w:p w14:paraId="6934894B" w14:textId="77777777" w:rsidR="006B51B8" w:rsidRDefault="006B51B8">
                          <w:pPr>
                            <w:rPr>
                              <w:lang w:eastAsia="zh-CN"/>
                            </w:rPr>
                          </w:pPr>
                        </w:p>
                      </w:txbxContent>
                    </v:textbox>
                  </v:shape>
                  <v:shape id="文本框 318" o:spid="_x0000_s1361" type="#_x0000_t202" style="position:absolute;left:5296;top:2686;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">
                    <v:textbox>
                      <w:txbxContent>
                        <w:p w14:paraId="23FA82FF" w14:textId="77777777" w:rsidR="006B51B8" w:rsidRDefault="006B51B8">
                          <w:pPr>
                            <w:adjustRightInd w:val="0"/>
                            <w:snapToGrid w:val="0"/>
                            <w:spacing w:after="0" w:line="0" w:lineRule="atLeast"/>
                            <w:rPr>
                              <w:vertAlign w:val="superscript"/>
                              <w:lang w:eastAsia="zh-CN"/>
                            </w:rPr>
                          </w:pPr>
                          <w:r>
                            <w:rPr>
                              <w:rFonts w:hint="eastAsia"/>
                              <w:vertAlign w:val="superscript"/>
                              <w:lang w:eastAsia="zh-CN"/>
                            </w:rPr>
                            <w:t xml:space="preserve">  page</w:t>
                          </w:r>
                        </w:p>
                        <w:p w14:paraId="5C804574" w14:textId="77777777" w:rsidR="006B51B8" w:rsidRDefault="006B51B8">
                          <w:pPr>
                            <w:rPr>
                              <w:vertAlign w:val="superscript"/>
                              <w:lang w:eastAsia="zh-CN"/>
                            </w:rPr>
                          </w:pPr>
                          <w:r>
                            <w:rPr>
                              <w:rFonts w:hint="eastAsia"/>
                              <w:vertAlign w:val="superscript"/>
                              <w:lang w:eastAsia="zh-CN"/>
                            </w:rPr>
                            <w:t xml:space="preserve">  </w:t>
                          </w:r>
                        </w:p>
                        <w:p w14:paraId="3FF564A8" w14:textId="77777777" w:rsidR="006B51B8" w:rsidRDefault="006B51B8">
                          <w:pPr>
                            <w:rPr>
                              <w:vertAlign w:val="superscript"/>
                              <w:lang w:eastAsia="zh-CN"/>
                            </w:rPr>
                          </w:pPr>
                        </w:p>
                        <w:p w14:paraId="442361FD" w14:textId="77777777" w:rsidR="006B51B8" w:rsidRDefault="006B51B8">
                          <w:pPr>
                            <w:rPr>
                              <w:vertAlign w:val="superscript"/>
                              <w:lang w:eastAsia="zh-CN"/>
                            </w:rPr>
                          </w:pPr>
                        </w:p>
                        <w:p w14:paraId="1C730266" w14:textId="77777777" w:rsidR="006B51B8" w:rsidRDefault="006B51B8">
                          <w:pPr>
                            <w:rPr>
                              <w:vertAlign w:val="superscript"/>
                              <w:lang w:eastAsia="zh-CN"/>
                            </w:rPr>
                          </w:pPr>
                        </w:p>
                        <w:p w14:paraId="032FD495" w14:textId="77777777" w:rsidR="006B51B8" w:rsidRDefault="006B51B8">
                          <w:pPr>
                            <w:rPr>
                              <w:lang w:eastAsia="zh-CN"/>
                            </w:rPr>
                          </w:pPr>
                        </w:p>
                      </w:txbxContent>
                    </v:textbox>
                  </v:shape>
                  <v:shape id="文本框 319" o:spid="_x0000_s1362" type="#_x0000_t202" style="position:absolute;left:7117;top:2686;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">
                    <v:textbox>
                      <w:txbxContent>
                        <w:p w14:paraId="23D123D1" w14:textId="77777777" w:rsidR="006B51B8" w:rsidRDefault="006B51B8">
                          <w:pPr>
                            <w:adjustRightInd w:val="0"/>
                            <w:snapToGrid w:val="0"/>
                            <w:spacing w:after="0" w:line="0" w:lineRule="atLeast"/>
                            <w:rPr>
                              <w:vertAlign w:val="superscript"/>
                              <w:lang w:eastAsia="zh-CN"/>
                            </w:rPr>
                          </w:pPr>
                          <w:r>
                            <w:rPr>
                              <w:rFonts w:hint="eastAsia"/>
                              <w:vertAlign w:val="superscript"/>
                              <w:lang w:eastAsia="zh-CN"/>
                            </w:rPr>
                            <w:t xml:space="preserve">  page</w:t>
                          </w:r>
                        </w:p>
                        <w:p w14:paraId="2957C492" w14:textId="77777777" w:rsidR="006B51B8" w:rsidRDefault="006B51B8">
                          <w:pPr>
                            <w:rPr>
                              <w:vertAlign w:val="superscript"/>
                              <w:lang w:eastAsia="zh-CN"/>
                            </w:rPr>
                          </w:pPr>
                          <w:r>
                            <w:rPr>
                              <w:rFonts w:hint="eastAsia"/>
                              <w:vertAlign w:val="superscript"/>
                              <w:lang w:eastAsia="zh-CN"/>
                            </w:rPr>
                            <w:t xml:space="preserve">  </w:t>
                          </w:r>
                        </w:p>
                        <w:p w14:paraId="271CDEFF" w14:textId="77777777" w:rsidR="006B51B8" w:rsidRDefault="006B51B8">
                          <w:pPr>
                            <w:rPr>
                              <w:vertAlign w:val="superscript"/>
                              <w:lang w:eastAsia="zh-CN"/>
                            </w:rPr>
                          </w:pPr>
                        </w:p>
                        <w:p w14:paraId="19A39AD4" w14:textId="77777777" w:rsidR="006B51B8" w:rsidRDefault="006B51B8">
                          <w:pPr>
                            <w:rPr>
                              <w:vertAlign w:val="superscript"/>
                              <w:lang w:eastAsia="zh-CN"/>
                            </w:rPr>
                          </w:pPr>
                        </w:p>
                        <w:p w14:paraId="347787B7" w14:textId="77777777" w:rsidR="006B51B8" w:rsidRDefault="006B51B8">
                          <w:pPr>
                            <w:rPr>
                              <w:vertAlign w:val="superscript"/>
                              <w:lang w:eastAsia="zh-CN"/>
                            </w:rPr>
                          </w:pPr>
                        </w:p>
                        <w:p w14:paraId="689E4302" w14:textId="77777777" w:rsidR="006B51B8" w:rsidRDefault="006B51B8">
                          <w:pPr>
                            <w:rPr>
                              <w:lang w:eastAsia="zh-CN"/>
                            </w:rPr>
                          </w:pPr>
                        </w:p>
                      </w:txbxContent>
                    </v:textbox>
                  </v:shape>
                  <v:shape id="文本框 320" o:spid="_x0000_s1363" type="#_x0000_t202" style="position:absolute;left:4572;top:4158;width:3191;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">
                    <v:textbox>
                      <w:txbxContent>
                        <w:p w14:paraId="5BD0EF23" w14:textId="77777777" w:rsidR="006B51B8" w:rsidRDefault="006B51B8">
                          <w:pPr>
                            <w:ind w:firstLineChars="500" w:firstLine="1050"/>
                            <w:rPr>
                              <w:lang w:eastAsia="zh-CN"/>
                            </w:rPr>
                          </w:pPr>
                          <w:r>
                            <w:rPr>
                              <w:rFonts w:hint="eastAsia"/>
                              <w:sz w:val="21"/>
                              <w:lang w:eastAsia="zh-CN"/>
                            </w:rPr>
                            <w:t>2</w:t>
                          </w:r>
                          <w:r>
                            <w:rPr>
                              <w:rFonts w:hint="eastAsia"/>
                              <w:vertAlign w:val="superscript"/>
                              <w:lang w:eastAsia="zh-CN"/>
                            </w:rPr>
                            <w:t xml:space="preserve">9    </w:t>
                          </w:r>
                          <w:r>
                            <w:rPr>
                              <w:rFonts w:hint="eastAsia"/>
                              <w:sz w:val="21"/>
                              <w:lang w:eastAsia="zh-CN"/>
                            </w:rPr>
                            <w:t>个</w:t>
                          </w:r>
                          <w:r>
                            <w:rPr>
                              <w:rFonts w:hint="eastAsia"/>
                              <w:vertAlign w:val="superscript"/>
                              <w:lang w:eastAsia="zh-CN"/>
                            </w:rPr>
                            <w:t xml:space="preserve">   page</w:t>
                          </w:r>
                        </w:p>
                        <w:p w14:paraId="79730B78" w14:textId="77777777" w:rsidR="006B51B8" w:rsidRDefault="006B51B8">
                          <w:pPr>
                            <w:adjustRightInd w:val="0"/>
                            <w:snapToGrid w:val="0"/>
                            <w:spacing w:after="0" w:line="0" w:lineRule="atLeast"/>
                            <w:rPr>
                              <w:vertAlign w:val="superscript"/>
                              <w:lang w:eastAsia="zh-CN"/>
                            </w:rPr>
                          </w:pPr>
                          <w:r>
                            <w:rPr>
                              <w:rFonts w:hint="eastAsia"/>
                              <w:vertAlign w:val="superscript"/>
                              <w:lang w:eastAsia="zh-CN"/>
                            </w:rPr>
                            <w:t xml:space="preserve">  page</w:t>
                          </w:r>
                        </w:p>
                        <w:p w14:paraId="4D8C012A" w14:textId="77777777" w:rsidR="006B51B8" w:rsidRDefault="006B51B8">
                          <w:pPr>
                            <w:rPr>
                              <w:vertAlign w:val="superscript"/>
                              <w:lang w:eastAsia="zh-CN"/>
                            </w:rPr>
                          </w:pPr>
                          <w:r>
                            <w:rPr>
                              <w:rFonts w:hint="eastAsia"/>
                              <w:vertAlign w:val="superscript"/>
                              <w:lang w:eastAsia="zh-CN"/>
                            </w:rPr>
                            <w:t xml:space="preserve">  </w:t>
                          </w:r>
                        </w:p>
                        <w:p w14:paraId="0F158ACB" w14:textId="77777777" w:rsidR="006B51B8" w:rsidRDefault="006B51B8">
                          <w:pPr>
                            <w:rPr>
                              <w:vertAlign w:val="superscript"/>
                              <w:lang w:eastAsia="zh-CN"/>
                            </w:rPr>
                          </w:pPr>
                        </w:p>
                        <w:p w14:paraId="487A3BC0" w14:textId="77777777" w:rsidR="006B51B8" w:rsidRDefault="006B51B8">
                          <w:pPr>
                            <w:rPr>
                              <w:vertAlign w:val="superscript"/>
                              <w:lang w:eastAsia="zh-CN"/>
                            </w:rPr>
                          </w:pPr>
                        </w:p>
                        <w:p w14:paraId="145322D3" w14:textId="77777777" w:rsidR="006B51B8" w:rsidRDefault="006B51B8">
                          <w:pPr>
                            <w:rPr>
                              <w:vertAlign w:val="superscript"/>
                              <w:lang w:eastAsia="zh-CN"/>
                            </w:rPr>
                          </w:pPr>
                        </w:p>
                        <w:p w14:paraId="546BA59C" w14:textId="77777777" w:rsidR="006B51B8" w:rsidRDefault="006B51B8">
                          <w:pPr>
                            <w:rPr>
                              <w:lang w:eastAsia="zh-CN"/>
                            </w:rPr>
                          </w:pPr>
                        </w:p>
                      </w:txbxContent>
                    </v:textbox>
                  </v:shape>
                  <v:shape id="文本框 321" o:spid="_x0000_s1364" type="#_x0000_t202" style="position:absolute;left:4611;top:2077;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" strokeweight=".25pt">
                    <v:textbox>
                      <w:txbxContent>
                        <w:p w14:paraId="3424134C" w14:textId="77777777" w:rsidR="006B51B8" w:rsidRDefault="006B51B8">
                          <w:pPr>
                            <w:adjustRightInd w:val="0"/>
                            <w:snapToGrid w:val="0"/>
                            <w:spacing w:after="0" w:line="0" w:lineRule="atLeast"/>
                            <w:rPr>
                              <w:vertAlign w:val="superscript"/>
                              <w:lang w:eastAsia="zh-CN"/>
                            </w:rPr>
                          </w:pPr>
                          <w:r>
                            <w:rPr>
                              <w:rFonts w:hint="eastAsia"/>
                              <w:vertAlign w:val="superscript"/>
                              <w:lang w:eastAsia="zh-CN"/>
                            </w:rPr>
                            <w:t xml:space="preserve">  page</w:t>
                          </w:r>
                        </w:p>
                        <w:p w14:paraId="67051E9A" w14:textId="77777777" w:rsidR="006B51B8" w:rsidRDefault="006B51B8">
                          <w:pPr>
                            <w:rPr>
                              <w:vertAlign w:val="superscript"/>
                              <w:lang w:eastAsia="zh-CN"/>
                            </w:rPr>
                          </w:pPr>
                          <w:r>
                            <w:rPr>
                              <w:rFonts w:hint="eastAsia"/>
                              <w:vertAlign w:val="superscript"/>
                              <w:lang w:eastAsia="zh-CN"/>
                            </w:rPr>
                            <w:t xml:space="preserve">  </w:t>
                          </w:r>
                        </w:p>
                        <w:p w14:paraId="4A73EB89" w14:textId="77777777" w:rsidR="006B51B8" w:rsidRDefault="006B51B8">
                          <w:pPr>
                            <w:rPr>
                              <w:vertAlign w:val="superscript"/>
                              <w:lang w:eastAsia="zh-CN"/>
                            </w:rPr>
                          </w:pPr>
                        </w:p>
                        <w:p w14:paraId="5C1FCEB2" w14:textId="77777777" w:rsidR="006B51B8" w:rsidRDefault="006B51B8">
                          <w:pPr>
                            <w:rPr>
                              <w:vertAlign w:val="superscript"/>
                              <w:lang w:eastAsia="zh-CN"/>
                            </w:rPr>
                          </w:pPr>
                        </w:p>
                        <w:p w14:paraId="4B495A08" w14:textId="77777777" w:rsidR="006B51B8" w:rsidRDefault="006B51B8">
                          <w:pPr>
                            <w:rPr>
                              <w:vertAlign w:val="superscript"/>
                              <w:lang w:eastAsia="zh-CN"/>
                            </w:rPr>
                          </w:pPr>
                        </w:p>
                        <w:p w14:paraId="580FB6CD" w14:textId="77777777" w:rsidR="006B51B8" w:rsidRDefault="006B51B8">
                          <w:pPr>
                            <w:rPr>
                              <w:lang w:eastAsia="zh-CN"/>
                            </w:rPr>
                          </w:pPr>
                        </w:p>
                      </w:txbxContent>
                    </v:textbox>
                  </v:shape>
                  <v:shape id="文本框 322" o:spid="_x0000_s1365" type="#_x0000_t202" style="position:absolute;left:4585;top:4147;width:3191;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">
                    <v:textbox>
                      <w:txbxContent>
                        <w:p w14:paraId="7C5D7B6D" w14:textId="77777777" w:rsidR="006B51B8" w:rsidRDefault="006B51B8">
                          <w:pPr>
                            <w:ind w:firstLineChars="500" w:firstLine="750"/>
                            <w:rPr>
                              <w:lang w:eastAsia="zh-CN"/>
                            </w:rPr>
                          </w:pPr>
                          <w:r>
                            <w:rPr>
                              <w:rFonts w:hint="eastAsia"/>
                              <w:sz w:val="15"/>
                              <w:szCs w:val="15"/>
                              <w:lang w:eastAsia="zh-CN"/>
                            </w:rPr>
                            <w:t>2</w:t>
                          </w:r>
                          <w:r>
                            <w:rPr>
                              <w:rFonts w:hint="eastAsia"/>
                              <w:vertAlign w:val="superscript"/>
                              <w:lang w:eastAsia="zh-CN"/>
                            </w:rPr>
                            <w:t xml:space="preserve">10    </w:t>
                          </w:r>
                          <w:r>
                            <w:rPr>
                              <w:rFonts w:hint="eastAsia"/>
                              <w:sz w:val="21"/>
                              <w:lang w:eastAsia="zh-CN"/>
                            </w:rPr>
                            <w:t>个</w:t>
                          </w:r>
                          <w:r>
                            <w:rPr>
                              <w:rFonts w:hint="eastAsia"/>
                              <w:vertAlign w:val="superscript"/>
                              <w:lang w:eastAsia="zh-CN"/>
                            </w:rPr>
                            <w:t xml:space="preserve">   page</w:t>
                          </w:r>
                        </w:p>
                        <w:p w14:paraId="2954F7EA" w14:textId="77777777" w:rsidR="006B51B8" w:rsidRDefault="006B51B8">
                          <w:pPr>
                            <w:adjustRightInd w:val="0"/>
                            <w:snapToGrid w:val="0"/>
                            <w:spacing w:after="0" w:line="0" w:lineRule="atLeast"/>
                            <w:rPr>
                              <w:vertAlign w:val="superscript"/>
                              <w:lang w:eastAsia="zh-CN"/>
                            </w:rPr>
                          </w:pPr>
                          <w:r>
                            <w:rPr>
                              <w:rFonts w:hint="eastAsia"/>
                              <w:vertAlign w:val="superscript"/>
                              <w:lang w:eastAsia="zh-CN"/>
                            </w:rPr>
                            <w:t xml:space="preserve">  page</w:t>
                          </w:r>
                        </w:p>
                        <w:p w14:paraId="3BB79477" w14:textId="77777777" w:rsidR="006B51B8" w:rsidRDefault="006B51B8">
                          <w:pPr>
                            <w:rPr>
                              <w:vertAlign w:val="superscript"/>
                              <w:lang w:eastAsia="zh-CN"/>
                            </w:rPr>
                          </w:pPr>
                          <w:r>
                            <w:rPr>
                              <w:rFonts w:hint="eastAsia"/>
                              <w:vertAlign w:val="superscript"/>
                              <w:lang w:eastAsia="zh-CN"/>
                            </w:rPr>
                            <w:t xml:space="preserve">  </w:t>
                          </w:r>
                        </w:p>
                        <w:p w14:paraId="0CC76583" w14:textId="77777777" w:rsidR="006B51B8" w:rsidRDefault="006B51B8">
                          <w:pPr>
                            <w:rPr>
                              <w:vertAlign w:val="superscript"/>
                              <w:lang w:eastAsia="zh-CN"/>
                            </w:rPr>
                          </w:pPr>
                        </w:p>
                        <w:p w14:paraId="588E029E" w14:textId="77777777" w:rsidR="006B51B8" w:rsidRDefault="006B51B8">
                          <w:pPr>
                            <w:rPr>
                              <w:vertAlign w:val="superscript"/>
                              <w:lang w:eastAsia="zh-CN"/>
                            </w:rPr>
                          </w:pPr>
                        </w:p>
                        <w:p w14:paraId="5B0751CC" w14:textId="77777777" w:rsidR="006B51B8" w:rsidRDefault="006B51B8">
                          <w:pPr>
                            <w:rPr>
                              <w:vertAlign w:val="superscript"/>
                              <w:lang w:eastAsia="zh-CN"/>
                            </w:rPr>
                          </w:pPr>
                        </w:p>
                        <w:p w14:paraId="42D9D640" w14:textId="77777777" w:rsidR="006B51B8" w:rsidRDefault="006B51B8">
                          <w:pPr>
                            <w:rPr>
                              <w:lang w:eastAsia="zh-CN"/>
                            </w:rPr>
                          </w:pPr>
                        </w:p>
                      </w:txbxContent>
                    </v:textbox>
                  </v:shape>
                  <v:shape id="文本框 326" o:spid="_x0000_s1366" type="#_x0000_t202" style="position:absolute;left:779;top:2085;width:2139;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">
                    <v:textbox>
                      <w:txbxContent>
                        <w:p w14:paraId="4271669A" w14:textId="77777777" w:rsidR="006B51B8" w:rsidRDefault="006B51B8">
                          <w:pPr>
                            <w:adjustRightInd w:val="0"/>
                            <w:snapToGrid w:val="0"/>
                            <w:spacing w:after="0" w:line="0" w:lineRule="atLeast"/>
                            <w:rPr>
                              <w:rFonts w:ascii="宋体" w:hAnsi="宋体" w:cs="宋体"/>
                              <w:spacing w:val="10"/>
                              <w:sz w:val="15"/>
                              <w:szCs w:val="20"/>
                              <w:lang w:eastAsia="zh-CN"/>
                            </w:rPr>
                          </w:pPr>
                          <w:r>
                            <w:rPr>
                              <w:rFonts w:hint="eastAsia"/>
                              <w:vertAlign w:val="superscript"/>
                              <w:lang w:eastAsia="zh-CN"/>
                            </w:rPr>
                            <w:t xml:space="preserve"> </w:t>
                          </w: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0</w:t>
                          </w:r>
                          <w:r>
                            <w:rPr>
                              <w:rFonts w:ascii="宋体" w:hAnsi="宋体" w:cs="宋体" w:hint="eastAsia"/>
                              <w:spacing w:val="10"/>
                              <w:sz w:val="15"/>
                              <w:szCs w:val="20"/>
                              <w:lang w:eastAsia="zh-CN"/>
                            </w:rPr>
                            <w:t>个页框</w:t>
                          </w:r>
                        </w:p>
                        <w:p w14:paraId="137A090D" w14:textId="77777777" w:rsidR="006B51B8" w:rsidRDefault="006B51B8">
                          <w:pPr>
                            <w:rPr>
                              <w:vertAlign w:val="superscript"/>
                              <w:lang w:eastAsia="zh-CN"/>
                            </w:rPr>
                          </w:pPr>
                          <w:r>
                            <w:rPr>
                              <w:rFonts w:hint="eastAsia"/>
                              <w:vertAlign w:val="superscript"/>
                              <w:lang w:eastAsia="zh-CN"/>
                            </w:rPr>
                            <w:t xml:space="preserve">  </w:t>
                          </w:r>
                        </w:p>
                        <w:p w14:paraId="4BB9E8CD" w14:textId="77777777" w:rsidR="006B51B8" w:rsidRDefault="006B51B8">
                          <w:pPr>
                            <w:rPr>
                              <w:vertAlign w:val="superscript"/>
                              <w:lang w:eastAsia="zh-CN"/>
                            </w:rPr>
                          </w:pPr>
                        </w:p>
                        <w:p w14:paraId="3624D957" w14:textId="77777777" w:rsidR="006B51B8" w:rsidRDefault="006B51B8">
                          <w:pPr>
                            <w:rPr>
                              <w:vertAlign w:val="superscript"/>
                              <w:lang w:eastAsia="zh-CN"/>
                            </w:rPr>
                          </w:pPr>
                        </w:p>
                        <w:p w14:paraId="3EB2A26A" w14:textId="77777777" w:rsidR="006B51B8" w:rsidRDefault="006B51B8">
                          <w:pPr>
                            <w:rPr>
                              <w:vertAlign w:val="superscript"/>
                              <w:lang w:eastAsia="zh-CN"/>
                            </w:rPr>
                          </w:pPr>
                        </w:p>
                        <w:p w14:paraId="660DA51B" w14:textId="77777777" w:rsidR="006B51B8" w:rsidRDefault="006B51B8">
                          <w:pPr>
                            <w:rPr>
                              <w:lang w:eastAsia="zh-CN"/>
                            </w:rPr>
                          </w:pPr>
                        </w:p>
                      </w:txbxContent>
                    </v:textbox>
                  </v:shape>
                  <v:shape id="文本框 327" o:spid="_x0000_s1367" type="#_x0000_t202" style="position:absolute;left:779;top:2601;width:2139;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">
                    <v:textbox>
                      <w:txbxContent>
                        <w:p w14:paraId="4415CA37" w14:textId="77777777" w:rsidR="006B51B8" w:rsidRDefault="006B51B8">
                          <w:pPr>
                            <w:adjustRightInd w:val="0"/>
                            <w:snapToGrid w:val="0"/>
                            <w:spacing w:after="0" w:line="0" w:lineRule="atLeast"/>
                            <w:rPr>
                              <w:rFonts w:ascii="宋体" w:hAnsi="宋体" w:cs="宋体"/>
                              <w:spacing w:val="10"/>
                              <w:sz w:val="15"/>
                              <w:szCs w:val="20"/>
                              <w:lang w:eastAsia="zh-CN"/>
                            </w:rPr>
                          </w:pP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1</w:t>
                          </w:r>
                          <w:r>
                            <w:rPr>
                              <w:rFonts w:ascii="宋体" w:hAnsi="宋体" w:cs="宋体" w:hint="eastAsia"/>
                              <w:spacing w:val="10"/>
                              <w:sz w:val="15"/>
                              <w:szCs w:val="20"/>
                              <w:lang w:eastAsia="zh-CN"/>
                            </w:rPr>
                            <w:t>个页框</w:t>
                          </w:r>
                        </w:p>
                        <w:p w14:paraId="12FB6B49" w14:textId="77777777" w:rsidR="006B51B8" w:rsidRDefault="006B51B8">
                          <w:pPr>
                            <w:rPr>
                              <w:vertAlign w:val="superscript"/>
                              <w:lang w:eastAsia="zh-CN"/>
                            </w:rPr>
                          </w:pPr>
                          <w:r>
                            <w:rPr>
                              <w:rFonts w:hint="eastAsia"/>
                              <w:vertAlign w:val="superscript"/>
                              <w:lang w:eastAsia="zh-CN"/>
                            </w:rPr>
                            <w:t xml:space="preserve">  </w:t>
                          </w:r>
                        </w:p>
                        <w:p w14:paraId="524F980D" w14:textId="77777777" w:rsidR="006B51B8" w:rsidRDefault="006B51B8">
                          <w:pPr>
                            <w:rPr>
                              <w:vertAlign w:val="superscript"/>
                              <w:lang w:eastAsia="zh-CN"/>
                            </w:rPr>
                          </w:pPr>
                        </w:p>
                        <w:p w14:paraId="5288FDF8" w14:textId="77777777" w:rsidR="006B51B8" w:rsidRDefault="006B51B8">
                          <w:pPr>
                            <w:rPr>
                              <w:vertAlign w:val="superscript"/>
                              <w:lang w:eastAsia="zh-CN"/>
                            </w:rPr>
                          </w:pPr>
                        </w:p>
                        <w:p w14:paraId="6C83E55D" w14:textId="77777777" w:rsidR="006B51B8" w:rsidRDefault="006B51B8">
                          <w:pPr>
                            <w:rPr>
                              <w:vertAlign w:val="superscript"/>
                              <w:lang w:eastAsia="zh-CN"/>
                            </w:rPr>
                          </w:pPr>
                        </w:p>
                        <w:p w14:paraId="1B030B90" w14:textId="77777777" w:rsidR="006B51B8" w:rsidRDefault="006B51B8">
                          <w:pPr>
                            <w:rPr>
                              <w:lang w:eastAsia="zh-CN"/>
                            </w:rPr>
                          </w:pPr>
                        </w:p>
                      </w:txbxContent>
                    </v:textbox>
                  </v:shape>
                  <v:shape id="文本框 328" o:spid="_x0000_s1368" type="#_x0000_t202" style="position:absolute;left:753;top:4147;width:2139;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">
                    <v:textbox>
                      <w:txbxContent>
                        <w:p w14:paraId="35BFCFA9" w14:textId="77777777" w:rsidR="006B51B8" w:rsidRDefault="006B51B8">
                          <w:pPr>
                            <w:rPr>
                              <w:rFonts w:ascii="宋体" w:hAnsi="宋体" w:cs="宋体"/>
                              <w:spacing w:val="10"/>
                              <w:sz w:val="15"/>
                              <w:szCs w:val="20"/>
                              <w:lang w:eastAsia="zh-CN"/>
                            </w:rPr>
                          </w:pP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10</w:t>
                          </w:r>
                          <w:r>
                            <w:rPr>
                              <w:rFonts w:ascii="宋体" w:hAnsi="宋体" w:cs="宋体" w:hint="eastAsia"/>
                              <w:spacing w:val="10"/>
                              <w:sz w:val="15"/>
                              <w:szCs w:val="20"/>
                              <w:lang w:eastAsia="zh-CN"/>
                            </w:rPr>
                            <w:t>个页框</w:t>
                          </w:r>
                        </w:p>
                        <w:p w14:paraId="1A8E5872" w14:textId="77777777" w:rsidR="006B51B8" w:rsidRDefault="006B51B8">
                          <w:pPr>
                            <w:rPr>
                              <w:vertAlign w:val="superscript"/>
                              <w:lang w:eastAsia="zh-CN"/>
                            </w:rPr>
                          </w:pPr>
                          <w:r>
                            <w:rPr>
                              <w:rFonts w:hint="eastAsia"/>
                              <w:vertAlign w:val="superscript"/>
                              <w:lang w:eastAsia="zh-CN"/>
                            </w:rPr>
                            <w:t xml:space="preserve">  </w:t>
                          </w:r>
                        </w:p>
                        <w:p w14:paraId="61E3BCEB" w14:textId="77777777" w:rsidR="006B51B8" w:rsidRDefault="006B51B8">
                          <w:pPr>
                            <w:rPr>
                              <w:vertAlign w:val="superscript"/>
                              <w:lang w:eastAsia="zh-CN"/>
                            </w:rPr>
                          </w:pPr>
                        </w:p>
                        <w:p w14:paraId="78D3635A" w14:textId="77777777" w:rsidR="006B51B8" w:rsidRDefault="006B51B8">
                          <w:pPr>
                            <w:rPr>
                              <w:vertAlign w:val="superscript"/>
                              <w:lang w:eastAsia="zh-CN"/>
                            </w:rPr>
                          </w:pPr>
                        </w:p>
                        <w:p w14:paraId="609767AF" w14:textId="77777777" w:rsidR="006B51B8" w:rsidRDefault="006B51B8">
                          <w:pPr>
                            <w:rPr>
                              <w:vertAlign w:val="superscript"/>
                              <w:lang w:eastAsia="zh-CN"/>
                            </w:rPr>
                          </w:pPr>
                        </w:p>
                        <w:p w14:paraId="2B71854F" w14:textId="77777777" w:rsidR="006B51B8" w:rsidRDefault="006B51B8">
                          <w:pPr>
                            <w:rPr>
                              <w:lang w:eastAsia="zh-CN"/>
                            </w:rPr>
                          </w:pPr>
                        </w:p>
                      </w:txbxContent>
                    </v:textbox>
                  </v:shape>
                  <v:shape id="文本框 331" o:spid="_x0000_s1369" type="#_x0000_t202" style="position:absolute;left:5640;top:1261;width:1798;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" stroked="f">
                    <v:textbox>
                      <w:txbxContent>
                        <w:p w14:paraId="40A91E0B" w14:textId="77777777" w:rsidR="006B51B8" w:rsidRDefault="006B51B8">
                          <w:pPr>
                            <w:rPr>
                              <w:rFonts w:ascii="宋体" w:hAnsi="宋体" w:cs="宋体"/>
                              <w:spacing w:val="10"/>
                              <w:sz w:val="18"/>
                              <w:szCs w:val="20"/>
                              <w:lang w:eastAsia="zh-CN"/>
                            </w:rPr>
                          </w:pPr>
                          <w:r>
                            <w:rPr>
                              <w:rFonts w:ascii="宋体" w:hAnsi="宋体" w:cs="宋体" w:hint="eastAsia"/>
                              <w:spacing w:val="10"/>
                              <w:sz w:val="18"/>
                              <w:szCs w:val="20"/>
                              <w:lang w:eastAsia="zh-CN"/>
                            </w:rPr>
                            <w:t>mem_map[]数组</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自选图形 337" o:spid="_x0000_s1370" type="#_x0000_t87" style="position:absolute;left:6207;top:-16;width:427;height:36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" strokeweight="1.5pt"/>
                  <v:shape id="文本框 344" o:spid="_x0000_s1371" type="#_x0000_t202" style="position:absolute;left:3157;top:1341;width:1888;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" stroked="f">
                    <v:textbox>
                      <w:txbxContent>
                        <w:p w14:paraId="15E68F30" w14:textId="77777777" w:rsidR="006B51B8" w:rsidRDefault="006B51B8">
                          <w:pPr>
                            <w:rPr>
                              <w:color w:val="000000"/>
                              <w:sz w:val="28"/>
                            </w:rPr>
                          </w:pPr>
                          <w:r>
                            <w:rPr>
                              <w:rFonts w:ascii="宋体" w:hAnsi="宋体" w:cs="宋体" w:hint="eastAsia"/>
                              <w:spacing w:val="10"/>
                              <w:sz w:val="18"/>
                              <w:szCs w:val="20"/>
                              <w:lang w:eastAsia="zh-CN"/>
                            </w:rPr>
                            <w:t>free_area[]数组</w:t>
                          </w:r>
                        </w:p>
                      </w:txbxContent>
                    </v:textbox>
                  </v:shape>
                  <v:shape id="文本框 345" o:spid="_x0000_s1372" type="#_x0000_t202" style="position:absolute;left:1207;top:1341;width:1523;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" stroked="f">
                    <v:textbox>
                      <w:txbxContent>
                        <w:p w14:paraId="01258ED0" w14:textId="77777777" w:rsidR="006B51B8" w:rsidRDefault="006B51B8">
                          <w:pPr>
                            <w:adjustRightInd w:val="0"/>
                            <w:snapToGrid w:val="0"/>
                            <w:spacing w:after="0" w:line="0" w:lineRule="atLeast"/>
                            <w:rPr>
                              <w:rFonts w:ascii="宋体" w:hAnsi="宋体" w:cs="宋体"/>
                              <w:spacing w:val="10"/>
                              <w:sz w:val="18"/>
                              <w:szCs w:val="20"/>
                              <w:lang w:eastAsia="zh-CN"/>
                            </w:rPr>
                          </w:pPr>
                          <w:r>
                            <w:rPr>
                              <w:rFonts w:ascii="宋体" w:hAnsi="宋体" w:cs="宋体" w:hint="eastAsia"/>
                              <w:spacing w:val="10"/>
                              <w:sz w:val="20"/>
                              <w:szCs w:val="20"/>
                              <w:lang w:eastAsia="zh-CN"/>
                            </w:rPr>
                            <w:t>bitmap</w:t>
                          </w:r>
                          <w:r>
                            <w:rPr>
                              <w:rFonts w:ascii="宋体" w:hAnsi="宋体" w:cs="宋体" w:hint="eastAsia"/>
                              <w:spacing w:val="10"/>
                              <w:sz w:val="18"/>
                              <w:szCs w:val="20"/>
                              <w:lang w:eastAsia="zh-CN"/>
                            </w:rPr>
                            <w:t>位图</w:t>
                          </w:r>
                        </w:p>
                        <w:p w14:paraId="18E46708" w14:textId="77777777" w:rsidR="006B51B8" w:rsidRDefault="006B51B8">
                          <w:pPr>
                            <w:rPr>
                              <w:color w:val="000000"/>
                              <w:sz w:val="18"/>
                            </w:rPr>
                          </w:pPr>
                        </w:p>
                      </w:txbxContent>
                    </v:textbox>
                  </v:shape>
                  <v:line id="直线 385" o:spid="_x0000_s1373" style="position:absolute;visibility:visible;mso-wrap-style:square" from="2918,2286" to="360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">
                    <v:stroke dashstyle="dash" endarrow="block"/>
                  </v:line>
                  <v:line id="直线 386" o:spid="_x0000_s1374" style="position:absolute;visibility:visible;mso-wrap-style:square" from="2918,2786" to="3600,2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">
                    <v:stroke dashstyle="dash" endarrow="block"/>
                  </v:line>
                  <v:line id="直线 387" o:spid="_x0000_s1375" style="position:absolute;visibility:visible;mso-wrap-style:square" from="2861,4339" to="3543,4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">
                    <v:stroke dashstyle="dash" endarrow="block"/>
                  </v:line>
                  <v:shape id="自选图形 389" o:spid="_x0000_s1376" type="#_x0000_t32" style="position:absolute;left:4220;top:2286;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">
                    <v:stroke startarrow="block" endarrow="block"/>
                    <v:shadow on="t" opacity=".5" offset="-6pt,6pt"/>
                  </v:shape>
                  <v:shape id="自选图形 391" o:spid="_x0000_s1377" type="#_x0000_t32" style="position:absolute;left:5335;top:2286;width:4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">
                    <v:stroke startarrow="block" endarrow="block"/>
                    <v:shadow on="t" opacity=".5" offset="-6pt,6pt"/>
                  </v:shape>
                  <v:shape id="自选图形 394" o:spid="_x0000_s1378" type="#_x0000_t32" style="position:absolute;left:6550;top:2286;width:51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">
                    <v:stroke startarrow="block" endarrow="block"/>
                    <v:shadow on="t" opacity=".5" offset="-6pt,6pt"/>
                  </v:shape>
                  <v:shape id="自选图形 395" o:spid="_x0000_s1379" type="#_x0000_t32" style="position:absolute;left:4194;top:2874;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">
                    <v:stroke startarrow="block" endarrow="block"/>
                    <v:shadow on="t" opacity=".5" offset="-6pt,6pt"/>
                  </v:shape>
                  <v:shape id="自选图形 396" o:spid="_x0000_s1380" type="#_x0000_t32" style="position:absolute;left:6002;top:2874;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">
                    <v:stroke startarrow="block" endarrow="block"/>
                    <v:shadow on="t" opacity=".5" offset="-6pt,6pt"/>
                  </v:shape>
                  <v:shape id="自选图形 397" o:spid="_x0000_s1381" type="#_x0000_t32" style="position:absolute;left:4220;top:4339;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">
                    <v:stroke startarrow="block" endarrow="block"/>
                    <v:shadow on="t" opacity=".5" offset="-6pt,6pt"/>
                  </v:shape>
                  <v:shape id="自选图形 398" o:spid="_x0000_s1382" type="#_x0000_t32" style="position:absolute;left:7797;top:2286;width:43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">
                    <v:stroke startarrow="block" endarrow="block"/>
                    <v:shadow on="t" opacity=".5" offset="-6pt,6pt"/>
                  </v:shape>
                  <v:shape id="自选图形 400" o:spid="_x0000_s1383" type="#_x0000_t32" style="position:absolute;left:7841;top:2874;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">
                    <v:stroke startarrow="block" endarrow="block"/>
                    <v:shadow on="t" opacity=".5" offset="-6pt,6pt"/>
                  </v:shape>
                  <v:shape id="自选图形 401" o:spid="_x0000_s1384" type="#_x0000_t32" style="position:absolute;left:7776;top:4339;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">
                    <v:stroke startarrow="block" endarrow="block"/>
                    <v:shadow on="t" opacity=".5" offset="-6pt,6pt"/>
                  </v:shape>
                  <v:shape id="文本框 402" o:spid="_x0000_s1385" type="#_x0000_t202" style="position:absolute;left:5888;top:3363;width:649;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" stroked="f">
                    <v:textbox>
                      <w:txbxContent>
                        <w:p w14:paraId="02A385AD" w14:textId="77777777" w:rsidR="006B51B8" w:rsidRDefault="006B51B8">
                          <w:pPr>
                            <w:rPr>
                              <w:color w:val="000000"/>
                              <w:sz w:val="18"/>
                              <w:lang w:eastAsia="zh-CN"/>
                            </w:rPr>
                          </w:pPr>
                          <w:r>
                            <w:rPr>
                              <w:rFonts w:hint="eastAsia"/>
                              <w:color w:val="000000"/>
                              <w:sz w:val="18"/>
                              <w:lang w:eastAsia="zh-CN"/>
                            </w:rPr>
                            <w:t>…</w:t>
                          </w:r>
                        </w:p>
                      </w:txbxContent>
                    </v:textbox>
                  </v:shape>
                  <v:shape id="文本框 403" o:spid="_x0000_s1386" type="#_x0000_t202" style="position:absolute;left:1486;top:3363;width:649;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" stroked="f">
                    <v:textbox>
                      <w:txbxContent>
                        <w:p w14:paraId="3BEA0E14" w14:textId="77777777" w:rsidR="006B51B8" w:rsidRDefault="006B51B8">
                          <w:pPr>
                            <w:rPr>
                              <w:color w:val="000000"/>
                              <w:sz w:val="18"/>
                              <w:lang w:eastAsia="zh-CN"/>
                            </w:rPr>
                          </w:pPr>
                          <w:r>
                            <w:rPr>
                              <w:rFonts w:hint="eastAsia"/>
                              <w:color w:val="000000"/>
                              <w:sz w:val="18"/>
                              <w:lang w:eastAsia="zh-CN"/>
                            </w:rPr>
                            <w:t>…</w:t>
                          </w:r>
                        </w:p>
                      </w:txbxContent>
                    </v:textbox>
                  </v:shape>
                  <w10:anchorlock/>
                </v:group>
              </w:pict>
            </mc:Fallback>
          </mc:AlternateContent>
        </w:r>
      </w:del>
      <w:r w:rsidR="007319B1">
        <w:rPr>
          <w:rFonts w:ascii="Times New Roman" w:hAnsi="Times New Roman"/>
          <w:spacing w:val="10"/>
          <w:sz w:val="21"/>
          <w:szCs w:val="21"/>
          <w:lang w:eastAsia="zh-CN"/>
        </w:rPr>
        <w:t>Linux</w:t>
      </w:r>
      <w:r w:rsidR="007319B1">
        <w:rPr>
          <w:rFonts w:ascii="Times New Roman" w:hAnsi="Times New Roman"/>
          <w:spacing w:val="10"/>
          <w:sz w:val="21"/>
          <w:szCs w:val="21"/>
          <w:lang w:eastAsia="zh-CN"/>
        </w:rPr>
        <w:t>系统采用请求分页虚存管理，分配时页框并不需要连续，然而，在执行</w:t>
      </w:r>
      <w:r w:rsidR="007319B1">
        <w:rPr>
          <w:rFonts w:ascii="Times New Roman" w:hAnsi="Times New Roman"/>
          <w:spacing w:val="10"/>
          <w:sz w:val="21"/>
          <w:szCs w:val="21"/>
          <w:lang w:eastAsia="zh-CN"/>
        </w:rPr>
        <w:t>I/O</w:t>
      </w:r>
      <w:r w:rsidR="007319B1">
        <w:rPr>
          <w:rFonts w:ascii="Times New Roman" w:hAnsi="Times New Roman"/>
          <w:spacing w:val="10"/>
          <w:sz w:val="21"/>
          <w:szCs w:val="21"/>
          <w:lang w:eastAsia="zh-CN"/>
        </w:rPr>
        <w:t>操作时，会绕过分页机制，要求获得地址连续的页框，直接实现磁盘与内存间的</w:t>
      </w:r>
      <w:r w:rsidR="007319B1">
        <w:rPr>
          <w:rFonts w:ascii="Times New Roman" w:hAnsi="Times New Roman"/>
          <w:spacing w:val="10"/>
          <w:sz w:val="21"/>
          <w:szCs w:val="21"/>
          <w:lang w:eastAsia="zh-CN"/>
        </w:rPr>
        <w:t>DMA</w:t>
      </w:r>
      <w:r w:rsidR="007319B1">
        <w:rPr>
          <w:rFonts w:ascii="Times New Roman" w:hAnsi="Times New Roman"/>
          <w:spacing w:val="10"/>
          <w:sz w:val="21"/>
          <w:szCs w:val="21"/>
          <w:lang w:eastAsia="zh-CN"/>
        </w:rPr>
        <w:t>数据传送。</w:t>
      </w:r>
      <w:ins w:id="760" w:author="simeng zhao" w:date="2018-02-02T16:35:00Z">
        <w:r w:rsidR="00B1093F" w:rsidRPr="00B1093F">
          <w:rPr>
            <w:rFonts w:ascii="Times New Roman" w:hAnsi="Times New Roman" w:hint="eastAsia"/>
            <w:color w:val="0000FF"/>
            <w:spacing w:val="10"/>
            <w:sz w:val="21"/>
            <w:szCs w:val="21"/>
            <w:lang w:eastAsia="zh-CN"/>
            <w:rPrChange w:id="761" w:author="simeng zhao" w:date="2018-02-02T16:35:00Z">
              <w:rPr>
                <w:rFonts w:ascii="Times New Roman" w:hAnsi="Times New Roman" w:hint="eastAsia"/>
                <w:color w:val="4472C4" w:themeColor="accent1"/>
                <w:spacing w:val="10"/>
                <w:sz w:val="21"/>
                <w:szCs w:val="21"/>
                <w:lang w:eastAsia="zh-CN"/>
              </w:rPr>
            </w:rPrChange>
          </w:rPr>
          <w:t>这时就</w:t>
        </w:r>
        <w:r w:rsidR="00B1093F" w:rsidRPr="008C5610">
          <w:rPr>
            <w:rFonts w:ascii="Times New Roman" w:hAnsi="Times New Roman" w:hint="eastAsia"/>
            <w:color w:val="0000FF"/>
            <w:spacing w:val="10"/>
            <w:sz w:val="21"/>
            <w:szCs w:val="21"/>
            <w:lang w:eastAsia="zh-CN"/>
          </w:rPr>
          <w:t>需要分</w:t>
        </w:r>
        <w:r w:rsidR="00B1093F" w:rsidRPr="008C5610">
          <w:rPr>
            <w:rFonts w:ascii="Times New Roman" w:hAnsi="Times New Roman" w:hint="eastAsia"/>
            <w:color w:val="0000FF"/>
            <w:spacing w:val="10"/>
            <w:sz w:val="21"/>
            <w:szCs w:val="21"/>
            <w:lang w:eastAsia="zh-CN"/>
          </w:rPr>
          <w:lastRenderedPageBreak/>
          <w:t>配出连续的可使用的内存空间</w:t>
        </w:r>
        <w:r w:rsidR="00B1093F">
          <w:rPr>
            <w:rFonts w:ascii="Times New Roman" w:hAnsi="Times New Roman" w:hint="eastAsia"/>
            <w:color w:val="0000FF"/>
            <w:spacing w:val="10"/>
            <w:sz w:val="21"/>
            <w:szCs w:val="21"/>
            <w:lang w:eastAsia="zh-CN"/>
          </w:rPr>
          <w:t>。</w:t>
        </w:r>
      </w:ins>
      <w:r w:rsidR="007319B1">
        <w:rPr>
          <w:rFonts w:ascii="Times New Roman" w:hAnsi="Times New Roman"/>
          <w:spacing w:val="10"/>
          <w:sz w:val="21"/>
          <w:szCs w:val="21"/>
          <w:lang w:eastAsia="zh-CN"/>
        </w:rPr>
        <w:t>为此，引进伙伴系统，使用</w:t>
      </w:r>
      <w:r w:rsidR="007319B1">
        <w:rPr>
          <w:rFonts w:ascii="Times New Roman" w:hAnsi="Times New Roman"/>
          <w:spacing w:val="10"/>
          <w:sz w:val="21"/>
          <w:szCs w:val="21"/>
          <w:lang w:eastAsia="zh-CN"/>
        </w:rPr>
        <w:t>buddy</w:t>
      </w:r>
      <w:r w:rsidR="007319B1">
        <w:rPr>
          <w:rFonts w:ascii="Times New Roman" w:hAnsi="Times New Roman"/>
          <w:spacing w:val="10"/>
          <w:sz w:val="21"/>
          <w:szCs w:val="21"/>
          <w:lang w:eastAsia="zh-CN"/>
        </w:rPr>
        <w:t>算法来实现内存页框</w:t>
      </w:r>
      <w:r w:rsidR="007319B1">
        <w:rPr>
          <w:rFonts w:ascii="Times New Roman" w:hAnsi="Times New Roman"/>
          <w:spacing w:val="10"/>
          <w:sz w:val="21"/>
          <w:szCs w:val="21"/>
          <w:lang w:eastAsia="zh-CN"/>
        </w:rPr>
        <w:t xml:space="preserve"> </w:t>
      </w:r>
      <w:r w:rsidR="007319B1">
        <w:rPr>
          <w:rFonts w:ascii="Times New Roman" w:hAnsi="Times New Roman"/>
          <w:spacing w:val="10"/>
          <w:sz w:val="21"/>
          <w:szCs w:val="21"/>
          <w:lang w:eastAsia="zh-CN"/>
        </w:rPr>
        <w:t>的分配与回收。其主要数据结构有：位图、空闲链表、页框数组，见图</w:t>
      </w:r>
      <w:r w:rsidR="007319B1">
        <w:rPr>
          <w:rFonts w:ascii="Times New Roman" w:hAnsi="Times New Roman"/>
          <w:spacing w:val="10"/>
          <w:sz w:val="21"/>
          <w:szCs w:val="21"/>
          <w:lang w:eastAsia="zh-CN"/>
        </w:rPr>
        <w:t>4-21</w:t>
      </w:r>
      <w:r w:rsidR="007319B1">
        <w:rPr>
          <w:rFonts w:ascii="Times New Roman" w:hAnsi="Times New Roman"/>
          <w:spacing w:val="10"/>
          <w:sz w:val="21"/>
          <w:szCs w:val="21"/>
          <w:lang w:eastAsia="zh-CN"/>
        </w:rPr>
        <w:t>。</w:t>
      </w:r>
    </w:p>
    <w:p w14:paraId="35C4BECE" w14:textId="001CAA94" w:rsidR="007319B1" w:rsidDel="0059630E" w:rsidRDefault="0059630E" w:rsidP="0059630E">
      <w:pPr>
        <w:spacing w:after="0" w:line="217" w:lineRule="auto"/>
        <w:ind w:right="48"/>
        <w:jc w:val="center"/>
        <w:rPr>
          <w:del w:id="762" w:author="simeng zhao" w:date="2018-02-02T16:34:00Z"/>
          <w:rFonts w:ascii="Times New Roman" w:hAnsi="Times New Roman" w:hint="eastAsia"/>
          <w:spacing w:val="10"/>
          <w:sz w:val="21"/>
          <w:szCs w:val="21"/>
          <w:lang w:eastAsia="zh-CN"/>
        </w:rPr>
        <w:pPrChange w:id="763" w:author="simeng zhao" w:date="2018-02-02T16:34:00Z">
          <w:pPr>
            <w:spacing w:after="0" w:line="217" w:lineRule="auto"/>
            <w:ind w:right="48"/>
            <w:jc w:val="both"/>
          </w:pPr>
        </w:pPrChange>
      </w:pPr>
      <w:ins w:id="764" w:author="simeng zhao" w:date="2018-02-02T16:34:00Z">
        <w:r>
          <w:rPr>
            <w:rFonts w:ascii="Times New Roman" w:hAnsi="Times New Roman"/>
            <w:noProof/>
            <w:spacing w:val="10"/>
            <w:sz w:val="20"/>
            <w:szCs w:val="20"/>
            <w:lang w:eastAsia="zh-CN"/>
          </w:rPr>
          <mc:AlternateContent>
            <mc:Choice Requires="wpg">
              <w:drawing>
                <wp:inline distT="0" distB="0" distL="0" distR="0" wp14:anchorId="66C8ABB5" wp14:editId="3B702495">
                  <wp:extent cx="4749165" cy="2121535"/>
                  <wp:effectExtent l="0" t="0" r="70485" b="12065"/>
                  <wp:docPr id="566" name="组合 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9165" cy="2121535"/>
                            <a:chOff x="753" y="1261"/>
                            <a:chExt cx="7479" cy="3341"/>
                          </a:xfrm>
                        </wpg:grpSpPr>
                        <wps:wsp>
                          <wps:cNvPr id="567" name="文本框 312"/>
                          <wps:cNvSpPr txBox="1">
                            <a:spLocks noChangeArrowheads="1"/>
                          </wps:cNvSpPr>
                          <wps:spPr bwMode="auto">
                            <a:xfrm>
                              <a:off x="3530" y="2074"/>
                              <a:ext cx="690" cy="2528"/>
                            </a:xfrm>
                            <a:prstGeom prst="rect">
                              <a:avLst/>
                            </a:prstGeom>
                            <a:solidFill>
                              <a:srgbClr val="FFFFFF"/>
                            </a:solidFill>
                            <a:ln w="9525" cmpd="sng">
                              <a:solidFill>
                                <a:srgbClr val="000000"/>
                              </a:solidFill>
                              <a:miter lim="800000"/>
                              <a:headEnd/>
                              <a:tailEnd/>
                            </a:ln>
                          </wps:spPr>
                          <wps:txbx>
                            <w:txbxContent>
                              <w:p w14:paraId="3FAC5C28" w14:textId="77777777" w:rsidR="006B51B8" w:rsidRDefault="006B51B8" w:rsidP="0059630E">
                                <w:pPr>
                                  <w:rPr>
                                    <w:vertAlign w:val="superscript"/>
                                    <w:lang w:eastAsia="zh-CN"/>
                                  </w:rPr>
                                </w:pPr>
                                <w:r>
                                  <w:rPr>
                                    <w:rFonts w:hint="eastAsia"/>
                                    <w:lang w:eastAsia="zh-CN"/>
                                  </w:rPr>
                                  <w:t>2</w:t>
                                </w:r>
                                <w:r>
                                  <w:rPr>
                                    <w:rFonts w:hint="eastAsia"/>
                                    <w:vertAlign w:val="superscript"/>
                                    <w:lang w:eastAsia="zh-CN"/>
                                  </w:rPr>
                                  <w:t xml:space="preserve">0   </w:t>
                                </w:r>
                              </w:p>
                              <w:p w14:paraId="52584378" w14:textId="77777777" w:rsidR="006B51B8" w:rsidRDefault="006B51B8" w:rsidP="0059630E">
                                <w:pPr>
                                  <w:rPr>
                                    <w:vertAlign w:val="superscript"/>
                                    <w:lang w:eastAsia="zh-CN"/>
                                  </w:rPr>
                                </w:pPr>
                                <w:r>
                                  <w:rPr>
                                    <w:rFonts w:hint="eastAsia"/>
                                    <w:lang w:eastAsia="zh-CN"/>
                                  </w:rPr>
                                  <w:t>2</w:t>
                                </w:r>
                                <w:r>
                                  <w:rPr>
                                    <w:rFonts w:hint="eastAsia"/>
                                    <w:vertAlign w:val="superscript"/>
                                    <w:lang w:eastAsia="zh-CN"/>
                                  </w:rPr>
                                  <w:t xml:space="preserve">1   </w:t>
                                </w:r>
                              </w:p>
                              <w:p w14:paraId="1F2143BD" w14:textId="77777777" w:rsidR="006B51B8" w:rsidRDefault="006B51B8" w:rsidP="0059630E">
                                <w:pPr>
                                  <w:rPr>
                                    <w:vertAlign w:val="superscript"/>
                                    <w:lang w:eastAsia="zh-CN"/>
                                  </w:rPr>
                                </w:pPr>
                                <w:r>
                                  <w:rPr>
                                    <w:rFonts w:hint="eastAsia"/>
                                    <w:vertAlign w:val="superscript"/>
                                    <w:lang w:eastAsia="zh-CN"/>
                                  </w:rPr>
                                  <w:t>…</w:t>
                                </w:r>
                                <w:r>
                                  <w:rPr>
                                    <w:rFonts w:hint="eastAsia"/>
                                    <w:vertAlign w:val="superscript"/>
                                    <w:lang w:eastAsia="zh-CN"/>
                                  </w:rPr>
                                  <w:t>.</w:t>
                                </w:r>
                              </w:p>
                              <w:p w14:paraId="5A3067C6" w14:textId="77777777" w:rsidR="006B51B8" w:rsidRDefault="006B51B8" w:rsidP="0059630E">
                                <w:pPr>
                                  <w:rPr>
                                    <w:vertAlign w:val="superscript"/>
                                    <w:lang w:eastAsia="zh-CN"/>
                                  </w:rPr>
                                </w:pPr>
                              </w:p>
                              <w:p w14:paraId="0E0A0707" w14:textId="77777777" w:rsidR="006B51B8" w:rsidRDefault="006B51B8" w:rsidP="0059630E">
                                <w:pPr>
                                  <w:rPr>
                                    <w:lang w:eastAsia="zh-CN"/>
                                  </w:rPr>
                                </w:pPr>
                                <w:r>
                                  <w:rPr>
                                    <w:rFonts w:hint="eastAsia"/>
                                    <w:lang w:eastAsia="zh-CN"/>
                                  </w:rPr>
                                  <w:t>2</w:t>
                                </w:r>
                                <w:r>
                                  <w:rPr>
                                    <w:rFonts w:hint="eastAsia"/>
                                    <w:vertAlign w:val="superscript"/>
                                    <w:lang w:eastAsia="zh-CN"/>
                                  </w:rPr>
                                  <w:t>10</w:t>
                                </w:r>
                              </w:p>
                            </w:txbxContent>
                          </wps:txbx>
                          <wps:bodyPr rot="0" vert="horz" wrap="square" lIns="91440" tIns="45720" rIns="91440" bIns="45720" anchor="t" anchorCtr="0" upright="1">
                            <a:noAutofit/>
                          </wps:bodyPr>
                        </wps:wsp>
                        <wps:wsp>
                          <wps:cNvPr id="568" name="文本框 313"/>
                          <wps:cNvSpPr txBox="1">
                            <a:spLocks noChangeArrowheads="1"/>
                          </wps:cNvSpPr>
                          <wps:spPr bwMode="auto">
                            <a:xfrm>
                              <a:off x="4598" y="2085"/>
                              <a:ext cx="724" cy="356"/>
                            </a:xfrm>
                            <a:prstGeom prst="rect">
                              <a:avLst/>
                            </a:prstGeom>
                            <a:solidFill>
                              <a:srgbClr val="FFFFFF"/>
                            </a:solidFill>
                            <a:ln w="9525" cmpd="sng">
                              <a:solidFill>
                                <a:srgbClr val="000000"/>
                              </a:solidFill>
                              <a:miter lim="800000"/>
                              <a:headEnd/>
                              <a:tailEnd/>
                            </a:ln>
                          </wps:spPr>
                          <wps:txbx>
                            <w:txbxContent>
                              <w:p w14:paraId="1E0FE214" w14:textId="77777777" w:rsidR="006B51B8" w:rsidRDefault="006B51B8"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6260E3AB" w14:textId="77777777" w:rsidR="006B51B8" w:rsidRDefault="006B51B8" w:rsidP="0059630E">
                                <w:pPr>
                                  <w:rPr>
                                    <w:vertAlign w:val="superscript"/>
                                    <w:lang w:eastAsia="zh-CN"/>
                                  </w:rPr>
                                </w:pPr>
                                <w:r>
                                  <w:rPr>
                                    <w:rFonts w:hint="eastAsia"/>
                                    <w:vertAlign w:val="superscript"/>
                                    <w:lang w:eastAsia="zh-CN"/>
                                  </w:rPr>
                                  <w:t xml:space="preserve">  </w:t>
                                </w:r>
                              </w:p>
                              <w:p w14:paraId="3A0AFF1F" w14:textId="77777777" w:rsidR="006B51B8" w:rsidRDefault="006B51B8" w:rsidP="0059630E">
                                <w:pPr>
                                  <w:rPr>
                                    <w:vertAlign w:val="superscript"/>
                                    <w:lang w:eastAsia="zh-CN"/>
                                  </w:rPr>
                                </w:pPr>
                              </w:p>
                              <w:p w14:paraId="52EA2698" w14:textId="77777777" w:rsidR="006B51B8" w:rsidRDefault="006B51B8" w:rsidP="0059630E">
                                <w:pPr>
                                  <w:rPr>
                                    <w:vertAlign w:val="superscript"/>
                                    <w:lang w:eastAsia="zh-CN"/>
                                  </w:rPr>
                                </w:pPr>
                              </w:p>
                              <w:p w14:paraId="7BD7895B" w14:textId="77777777" w:rsidR="006B51B8" w:rsidRDefault="006B51B8" w:rsidP="0059630E">
                                <w:pPr>
                                  <w:rPr>
                                    <w:vertAlign w:val="superscript"/>
                                    <w:lang w:eastAsia="zh-CN"/>
                                  </w:rPr>
                                </w:pPr>
                              </w:p>
                              <w:p w14:paraId="16BD56BB" w14:textId="77777777" w:rsidR="006B51B8" w:rsidRDefault="006B51B8" w:rsidP="0059630E">
                                <w:pPr>
                                  <w:rPr>
                                    <w:lang w:eastAsia="zh-CN"/>
                                  </w:rPr>
                                </w:pPr>
                              </w:p>
                            </w:txbxContent>
                          </wps:txbx>
                          <wps:bodyPr rot="0" vert="horz" wrap="square" lIns="91440" tIns="45720" rIns="91440" bIns="45720" anchor="t" anchorCtr="0" upright="1">
                            <a:noAutofit/>
                          </wps:bodyPr>
                        </wps:wsp>
                        <wps:wsp>
                          <wps:cNvPr id="573" name="文本框 314"/>
                          <wps:cNvSpPr txBox="1">
                            <a:spLocks noChangeArrowheads="1"/>
                          </wps:cNvSpPr>
                          <wps:spPr bwMode="auto">
                            <a:xfrm>
                              <a:off x="5813" y="2085"/>
                              <a:ext cx="724" cy="356"/>
                            </a:xfrm>
                            <a:prstGeom prst="rect">
                              <a:avLst/>
                            </a:prstGeom>
                            <a:solidFill>
                              <a:srgbClr val="FFFFFF"/>
                            </a:solidFill>
                            <a:ln w="9525" cmpd="sng">
                              <a:solidFill>
                                <a:srgbClr val="000000"/>
                              </a:solidFill>
                              <a:miter lim="800000"/>
                              <a:headEnd/>
                              <a:tailEnd/>
                            </a:ln>
                          </wps:spPr>
                          <wps:txbx>
                            <w:txbxContent>
                              <w:p w14:paraId="5327F5EF" w14:textId="77777777" w:rsidR="006B51B8" w:rsidRDefault="006B51B8"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3F12B75A" w14:textId="77777777" w:rsidR="006B51B8" w:rsidRDefault="006B51B8" w:rsidP="0059630E">
                                <w:pPr>
                                  <w:rPr>
                                    <w:vertAlign w:val="superscript"/>
                                    <w:lang w:eastAsia="zh-CN"/>
                                  </w:rPr>
                                </w:pPr>
                                <w:r>
                                  <w:rPr>
                                    <w:rFonts w:hint="eastAsia"/>
                                    <w:vertAlign w:val="superscript"/>
                                    <w:lang w:eastAsia="zh-CN"/>
                                  </w:rPr>
                                  <w:t xml:space="preserve">  </w:t>
                                </w:r>
                              </w:p>
                              <w:p w14:paraId="4C10D641" w14:textId="77777777" w:rsidR="006B51B8" w:rsidRDefault="006B51B8" w:rsidP="0059630E">
                                <w:pPr>
                                  <w:rPr>
                                    <w:vertAlign w:val="superscript"/>
                                    <w:lang w:eastAsia="zh-CN"/>
                                  </w:rPr>
                                </w:pPr>
                              </w:p>
                              <w:p w14:paraId="3CF85E4B" w14:textId="77777777" w:rsidR="006B51B8" w:rsidRDefault="006B51B8" w:rsidP="0059630E">
                                <w:pPr>
                                  <w:rPr>
                                    <w:vertAlign w:val="superscript"/>
                                    <w:lang w:eastAsia="zh-CN"/>
                                  </w:rPr>
                                </w:pPr>
                              </w:p>
                              <w:p w14:paraId="1F46458E" w14:textId="77777777" w:rsidR="006B51B8" w:rsidRDefault="006B51B8" w:rsidP="0059630E">
                                <w:pPr>
                                  <w:rPr>
                                    <w:vertAlign w:val="superscript"/>
                                    <w:lang w:eastAsia="zh-CN"/>
                                  </w:rPr>
                                </w:pPr>
                              </w:p>
                              <w:p w14:paraId="65E7180C" w14:textId="77777777" w:rsidR="006B51B8" w:rsidRDefault="006B51B8" w:rsidP="0059630E">
                                <w:pPr>
                                  <w:rPr>
                                    <w:lang w:eastAsia="zh-CN"/>
                                  </w:rPr>
                                </w:pPr>
                              </w:p>
                            </w:txbxContent>
                          </wps:txbx>
                          <wps:bodyPr rot="0" vert="horz" wrap="square" lIns="91440" tIns="45720" rIns="91440" bIns="45720" anchor="t" anchorCtr="0" upright="1">
                            <a:noAutofit/>
                          </wps:bodyPr>
                        </wps:wsp>
                        <wps:wsp>
                          <wps:cNvPr id="574" name="文本框 315"/>
                          <wps:cNvSpPr txBox="1">
                            <a:spLocks noChangeArrowheads="1"/>
                          </wps:cNvSpPr>
                          <wps:spPr bwMode="auto">
                            <a:xfrm>
                              <a:off x="7069" y="2085"/>
                              <a:ext cx="724" cy="356"/>
                            </a:xfrm>
                            <a:prstGeom prst="rect">
                              <a:avLst/>
                            </a:prstGeom>
                            <a:solidFill>
                              <a:srgbClr val="FFFFFF"/>
                            </a:solidFill>
                            <a:ln w="9525" cmpd="sng">
                              <a:solidFill>
                                <a:srgbClr val="000000"/>
                              </a:solidFill>
                              <a:miter lim="800000"/>
                              <a:headEnd/>
                              <a:tailEnd/>
                            </a:ln>
                          </wps:spPr>
                          <wps:txbx>
                            <w:txbxContent>
                              <w:p w14:paraId="281703F2" w14:textId="77777777" w:rsidR="006B51B8" w:rsidRDefault="006B51B8"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15FF186F" w14:textId="77777777" w:rsidR="006B51B8" w:rsidRDefault="006B51B8" w:rsidP="0059630E">
                                <w:pPr>
                                  <w:rPr>
                                    <w:vertAlign w:val="superscript"/>
                                    <w:lang w:eastAsia="zh-CN"/>
                                  </w:rPr>
                                </w:pPr>
                                <w:r>
                                  <w:rPr>
                                    <w:rFonts w:hint="eastAsia"/>
                                    <w:vertAlign w:val="superscript"/>
                                    <w:lang w:eastAsia="zh-CN"/>
                                  </w:rPr>
                                  <w:t xml:space="preserve">  </w:t>
                                </w:r>
                              </w:p>
                              <w:p w14:paraId="765912AB" w14:textId="77777777" w:rsidR="006B51B8" w:rsidRDefault="006B51B8" w:rsidP="0059630E">
                                <w:pPr>
                                  <w:rPr>
                                    <w:vertAlign w:val="superscript"/>
                                    <w:lang w:eastAsia="zh-CN"/>
                                  </w:rPr>
                                </w:pPr>
                              </w:p>
                              <w:p w14:paraId="522E1ABD" w14:textId="77777777" w:rsidR="006B51B8" w:rsidRDefault="006B51B8" w:rsidP="0059630E">
                                <w:pPr>
                                  <w:rPr>
                                    <w:vertAlign w:val="superscript"/>
                                    <w:lang w:eastAsia="zh-CN"/>
                                  </w:rPr>
                                </w:pPr>
                              </w:p>
                              <w:p w14:paraId="4DC49ECC" w14:textId="77777777" w:rsidR="006B51B8" w:rsidRDefault="006B51B8" w:rsidP="0059630E">
                                <w:pPr>
                                  <w:rPr>
                                    <w:vertAlign w:val="superscript"/>
                                    <w:lang w:eastAsia="zh-CN"/>
                                  </w:rPr>
                                </w:pPr>
                              </w:p>
                              <w:p w14:paraId="0B0CE5A8" w14:textId="77777777" w:rsidR="006B51B8" w:rsidRDefault="006B51B8" w:rsidP="0059630E">
                                <w:pPr>
                                  <w:rPr>
                                    <w:lang w:eastAsia="zh-CN"/>
                                  </w:rPr>
                                </w:pPr>
                              </w:p>
                            </w:txbxContent>
                          </wps:txbx>
                          <wps:bodyPr rot="0" vert="horz" wrap="square" lIns="91440" tIns="45720" rIns="91440" bIns="45720" anchor="t" anchorCtr="0" upright="1">
                            <a:noAutofit/>
                          </wps:bodyPr>
                        </wps:wsp>
                        <wps:wsp>
                          <wps:cNvPr id="575" name="文本框 316"/>
                          <wps:cNvSpPr txBox="1">
                            <a:spLocks noChangeArrowheads="1"/>
                          </wps:cNvSpPr>
                          <wps:spPr bwMode="auto">
                            <a:xfrm>
                              <a:off x="4585" y="2686"/>
                              <a:ext cx="724" cy="356"/>
                            </a:xfrm>
                            <a:prstGeom prst="rect">
                              <a:avLst/>
                            </a:prstGeom>
                            <a:solidFill>
                              <a:srgbClr val="FFFFFF"/>
                            </a:solidFill>
                            <a:ln w="9525" cmpd="sng">
                              <a:solidFill>
                                <a:srgbClr val="000000"/>
                              </a:solidFill>
                              <a:miter lim="800000"/>
                              <a:headEnd/>
                              <a:tailEnd/>
                            </a:ln>
                          </wps:spPr>
                          <wps:txbx>
                            <w:txbxContent>
                              <w:p w14:paraId="278994EA" w14:textId="77777777" w:rsidR="006B51B8" w:rsidRDefault="006B51B8"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642292AC" w14:textId="77777777" w:rsidR="006B51B8" w:rsidRDefault="006B51B8" w:rsidP="0059630E">
                                <w:pPr>
                                  <w:rPr>
                                    <w:vertAlign w:val="superscript"/>
                                    <w:lang w:eastAsia="zh-CN"/>
                                  </w:rPr>
                                </w:pPr>
                                <w:r>
                                  <w:rPr>
                                    <w:rFonts w:hint="eastAsia"/>
                                    <w:vertAlign w:val="superscript"/>
                                    <w:lang w:eastAsia="zh-CN"/>
                                  </w:rPr>
                                  <w:t xml:space="preserve">  </w:t>
                                </w:r>
                              </w:p>
                              <w:p w14:paraId="1D61BD22" w14:textId="77777777" w:rsidR="006B51B8" w:rsidRDefault="006B51B8" w:rsidP="0059630E">
                                <w:pPr>
                                  <w:rPr>
                                    <w:vertAlign w:val="superscript"/>
                                    <w:lang w:eastAsia="zh-CN"/>
                                  </w:rPr>
                                </w:pPr>
                              </w:p>
                              <w:p w14:paraId="49A1835D" w14:textId="77777777" w:rsidR="006B51B8" w:rsidRDefault="006B51B8" w:rsidP="0059630E">
                                <w:pPr>
                                  <w:rPr>
                                    <w:vertAlign w:val="superscript"/>
                                    <w:lang w:eastAsia="zh-CN"/>
                                  </w:rPr>
                                </w:pPr>
                              </w:p>
                              <w:p w14:paraId="54396199" w14:textId="77777777" w:rsidR="006B51B8" w:rsidRDefault="006B51B8" w:rsidP="0059630E">
                                <w:pPr>
                                  <w:rPr>
                                    <w:vertAlign w:val="superscript"/>
                                    <w:lang w:eastAsia="zh-CN"/>
                                  </w:rPr>
                                </w:pPr>
                              </w:p>
                              <w:p w14:paraId="38620A1E" w14:textId="77777777" w:rsidR="006B51B8" w:rsidRDefault="006B51B8" w:rsidP="0059630E">
                                <w:pPr>
                                  <w:rPr>
                                    <w:lang w:eastAsia="zh-CN"/>
                                  </w:rPr>
                                </w:pPr>
                              </w:p>
                            </w:txbxContent>
                          </wps:txbx>
                          <wps:bodyPr rot="0" vert="horz" wrap="square" lIns="91440" tIns="45720" rIns="91440" bIns="45720" anchor="t" anchorCtr="0" upright="1">
                            <a:noAutofit/>
                          </wps:bodyPr>
                        </wps:wsp>
                        <wps:wsp>
                          <wps:cNvPr id="576" name="文本框 317"/>
                          <wps:cNvSpPr txBox="1">
                            <a:spLocks noChangeArrowheads="1"/>
                          </wps:cNvSpPr>
                          <wps:spPr bwMode="auto">
                            <a:xfrm>
                              <a:off x="6393" y="2686"/>
                              <a:ext cx="724" cy="356"/>
                            </a:xfrm>
                            <a:prstGeom prst="rect">
                              <a:avLst/>
                            </a:prstGeom>
                            <a:solidFill>
                              <a:srgbClr val="FFFFFF"/>
                            </a:solidFill>
                            <a:ln w="9525" cmpd="sng">
                              <a:solidFill>
                                <a:srgbClr val="000000"/>
                              </a:solidFill>
                              <a:miter lim="800000"/>
                              <a:headEnd/>
                              <a:tailEnd/>
                            </a:ln>
                          </wps:spPr>
                          <wps:txbx>
                            <w:txbxContent>
                              <w:p w14:paraId="1D89315D" w14:textId="77777777" w:rsidR="006B51B8" w:rsidRDefault="006B51B8"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3337811F" w14:textId="77777777" w:rsidR="006B51B8" w:rsidRDefault="006B51B8" w:rsidP="0059630E">
                                <w:pPr>
                                  <w:rPr>
                                    <w:vertAlign w:val="superscript"/>
                                    <w:lang w:eastAsia="zh-CN"/>
                                  </w:rPr>
                                </w:pPr>
                                <w:r>
                                  <w:rPr>
                                    <w:rFonts w:hint="eastAsia"/>
                                    <w:vertAlign w:val="superscript"/>
                                    <w:lang w:eastAsia="zh-CN"/>
                                  </w:rPr>
                                  <w:t xml:space="preserve">  </w:t>
                                </w:r>
                              </w:p>
                              <w:p w14:paraId="73614EE9" w14:textId="77777777" w:rsidR="006B51B8" w:rsidRDefault="006B51B8" w:rsidP="0059630E">
                                <w:pPr>
                                  <w:rPr>
                                    <w:vertAlign w:val="superscript"/>
                                    <w:lang w:eastAsia="zh-CN"/>
                                  </w:rPr>
                                </w:pPr>
                              </w:p>
                              <w:p w14:paraId="771D39E0" w14:textId="77777777" w:rsidR="006B51B8" w:rsidRDefault="006B51B8" w:rsidP="0059630E">
                                <w:pPr>
                                  <w:rPr>
                                    <w:vertAlign w:val="superscript"/>
                                    <w:lang w:eastAsia="zh-CN"/>
                                  </w:rPr>
                                </w:pPr>
                              </w:p>
                              <w:p w14:paraId="374242AF" w14:textId="77777777" w:rsidR="006B51B8" w:rsidRDefault="006B51B8" w:rsidP="0059630E">
                                <w:pPr>
                                  <w:rPr>
                                    <w:vertAlign w:val="superscript"/>
                                    <w:lang w:eastAsia="zh-CN"/>
                                  </w:rPr>
                                </w:pPr>
                              </w:p>
                              <w:p w14:paraId="0404F43E" w14:textId="77777777" w:rsidR="006B51B8" w:rsidRDefault="006B51B8" w:rsidP="0059630E">
                                <w:pPr>
                                  <w:rPr>
                                    <w:lang w:eastAsia="zh-CN"/>
                                  </w:rPr>
                                </w:pPr>
                              </w:p>
                            </w:txbxContent>
                          </wps:txbx>
                          <wps:bodyPr rot="0" vert="horz" wrap="square" lIns="91440" tIns="45720" rIns="91440" bIns="45720" anchor="t" anchorCtr="0" upright="1">
                            <a:noAutofit/>
                          </wps:bodyPr>
                        </wps:wsp>
                        <wps:wsp>
                          <wps:cNvPr id="577" name="文本框 318"/>
                          <wps:cNvSpPr txBox="1">
                            <a:spLocks noChangeArrowheads="1"/>
                          </wps:cNvSpPr>
                          <wps:spPr bwMode="auto">
                            <a:xfrm>
                              <a:off x="5296" y="2686"/>
                              <a:ext cx="724" cy="356"/>
                            </a:xfrm>
                            <a:prstGeom prst="rect">
                              <a:avLst/>
                            </a:prstGeom>
                            <a:solidFill>
                              <a:srgbClr val="FFFFFF"/>
                            </a:solidFill>
                            <a:ln w="9525" cmpd="sng">
                              <a:solidFill>
                                <a:srgbClr val="000000"/>
                              </a:solidFill>
                              <a:miter lim="800000"/>
                              <a:headEnd/>
                              <a:tailEnd/>
                            </a:ln>
                          </wps:spPr>
                          <wps:txbx>
                            <w:txbxContent>
                              <w:p w14:paraId="105E5BD7" w14:textId="77777777" w:rsidR="006B51B8" w:rsidRDefault="006B51B8"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0EF60A8B" w14:textId="77777777" w:rsidR="006B51B8" w:rsidRDefault="006B51B8" w:rsidP="0059630E">
                                <w:pPr>
                                  <w:rPr>
                                    <w:vertAlign w:val="superscript"/>
                                    <w:lang w:eastAsia="zh-CN"/>
                                  </w:rPr>
                                </w:pPr>
                                <w:r>
                                  <w:rPr>
                                    <w:rFonts w:hint="eastAsia"/>
                                    <w:vertAlign w:val="superscript"/>
                                    <w:lang w:eastAsia="zh-CN"/>
                                  </w:rPr>
                                  <w:t xml:space="preserve">  </w:t>
                                </w:r>
                              </w:p>
                              <w:p w14:paraId="0FFF3C42" w14:textId="77777777" w:rsidR="006B51B8" w:rsidRDefault="006B51B8" w:rsidP="0059630E">
                                <w:pPr>
                                  <w:rPr>
                                    <w:vertAlign w:val="superscript"/>
                                    <w:lang w:eastAsia="zh-CN"/>
                                  </w:rPr>
                                </w:pPr>
                              </w:p>
                              <w:p w14:paraId="4DB76793" w14:textId="77777777" w:rsidR="006B51B8" w:rsidRDefault="006B51B8" w:rsidP="0059630E">
                                <w:pPr>
                                  <w:rPr>
                                    <w:vertAlign w:val="superscript"/>
                                    <w:lang w:eastAsia="zh-CN"/>
                                  </w:rPr>
                                </w:pPr>
                              </w:p>
                              <w:p w14:paraId="100D43B4" w14:textId="77777777" w:rsidR="006B51B8" w:rsidRDefault="006B51B8" w:rsidP="0059630E">
                                <w:pPr>
                                  <w:rPr>
                                    <w:vertAlign w:val="superscript"/>
                                    <w:lang w:eastAsia="zh-CN"/>
                                  </w:rPr>
                                </w:pPr>
                              </w:p>
                              <w:p w14:paraId="67EB06F0" w14:textId="77777777" w:rsidR="006B51B8" w:rsidRDefault="006B51B8" w:rsidP="0059630E">
                                <w:pPr>
                                  <w:rPr>
                                    <w:lang w:eastAsia="zh-CN"/>
                                  </w:rPr>
                                </w:pPr>
                              </w:p>
                            </w:txbxContent>
                          </wps:txbx>
                          <wps:bodyPr rot="0" vert="horz" wrap="square" lIns="91440" tIns="45720" rIns="91440" bIns="45720" anchor="t" anchorCtr="0" upright="1">
                            <a:noAutofit/>
                          </wps:bodyPr>
                        </wps:wsp>
                        <wps:wsp>
                          <wps:cNvPr id="578" name="文本框 319"/>
                          <wps:cNvSpPr txBox="1">
                            <a:spLocks noChangeArrowheads="1"/>
                          </wps:cNvSpPr>
                          <wps:spPr bwMode="auto">
                            <a:xfrm>
                              <a:off x="7117" y="2686"/>
                              <a:ext cx="724" cy="356"/>
                            </a:xfrm>
                            <a:prstGeom prst="rect">
                              <a:avLst/>
                            </a:prstGeom>
                            <a:solidFill>
                              <a:srgbClr val="FFFFFF"/>
                            </a:solidFill>
                            <a:ln w="9525" cmpd="sng">
                              <a:solidFill>
                                <a:srgbClr val="000000"/>
                              </a:solidFill>
                              <a:miter lim="800000"/>
                              <a:headEnd/>
                              <a:tailEnd/>
                            </a:ln>
                          </wps:spPr>
                          <wps:txbx>
                            <w:txbxContent>
                              <w:p w14:paraId="511E71B2" w14:textId="77777777" w:rsidR="006B51B8" w:rsidRDefault="006B51B8"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17FC9741" w14:textId="77777777" w:rsidR="006B51B8" w:rsidRDefault="006B51B8" w:rsidP="0059630E">
                                <w:pPr>
                                  <w:rPr>
                                    <w:vertAlign w:val="superscript"/>
                                    <w:lang w:eastAsia="zh-CN"/>
                                  </w:rPr>
                                </w:pPr>
                                <w:r>
                                  <w:rPr>
                                    <w:rFonts w:hint="eastAsia"/>
                                    <w:vertAlign w:val="superscript"/>
                                    <w:lang w:eastAsia="zh-CN"/>
                                  </w:rPr>
                                  <w:t xml:space="preserve">  </w:t>
                                </w:r>
                              </w:p>
                              <w:p w14:paraId="50434711" w14:textId="77777777" w:rsidR="006B51B8" w:rsidRDefault="006B51B8" w:rsidP="0059630E">
                                <w:pPr>
                                  <w:rPr>
                                    <w:vertAlign w:val="superscript"/>
                                    <w:lang w:eastAsia="zh-CN"/>
                                  </w:rPr>
                                </w:pPr>
                              </w:p>
                              <w:p w14:paraId="400A48B1" w14:textId="77777777" w:rsidR="006B51B8" w:rsidRDefault="006B51B8" w:rsidP="0059630E">
                                <w:pPr>
                                  <w:rPr>
                                    <w:vertAlign w:val="superscript"/>
                                    <w:lang w:eastAsia="zh-CN"/>
                                  </w:rPr>
                                </w:pPr>
                              </w:p>
                              <w:p w14:paraId="65938F42" w14:textId="77777777" w:rsidR="006B51B8" w:rsidRDefault="006B51B8" w:rsidP="0059630E">
                                <w:pPr>
                                  <w:rPr>
                                    <w:vertAlign w:val="superscript"/>
                                    <w:lang w:eastAsia="zh-CN"/>
                                  </w:rPr>
                                </w:pPr>
                              </w:p>
                              <w:p w14:paraId="68EBB276" w14:textId="77777777" w:rsidR="006B51B8" w:rsidRDefault="006B51B8" w:rsidP="0059630E">
                                <w:pPr>
                                  <w:rPr>
                                    <w:lang w:eastAsia="zh-CN"/>
                                  </w:rPr>
                                </w:pPr>
                              </w:p>
                            </w:txbxContent>
                          </wps:txbx>
                          <wps:bodyPr rot="0" vert="horz" wrap="square" lIns="91440" tIns="45720" rIns="91440" bIns="45720" anchor="t" anchorCtr="0" upright="1">
                            <a:noAutofit/>
                          </wps:bodyPr>
                        </wps:wsp>
                        <wps:wsp>
                          <wps:cNvPr id="579" name="文本框 320"/>
                          <wps:cNvSpPr txBox="1">
                            <a:spLocks noChangeArrowheads="1"/>
                          </wps:cNvSpPr>
                          <wps:spPr bwMode="auto">
                            <a:xfrm>
                              <a:off x="4572" y="4158"/>
                              <a:ext cx="3191" cy="356"/>
                            </a:xfrm>
                            <a:prstGeom prst="rect">
                              <a:avLst/>
                            </a:prstGeom>
                            <a:solidFill>
                              <a:srgbClr val="FFFFFF"/>
                            </a:solidFill>
                            <a:ln w="9525" cmpd="sng">
                              <a:solidFill>
                                <a:srgbClr val="000000"/>
                              </a:solidFill>
                              <a:miter lim="800000"/>
                              <a:headEnd/>
                              <a:tailEnd/>
                            </a:ln>
                          </wps:spPr>
                          <wps:txbx>
                            <w:txbxContent>
                              <w:p w14:paraId="3368C791" w14:textId="77777777" w:rsidR="006B51B8" w:rsidRDefault="006B51B8" w:rsidP="0059630E">
                                <w:pPr>
                                  <w:ind w:firstLineChars="500" w:firstLine="1050"/>
                                  <w:rPr>
                                    <w:lang w:eastAsia="zh-CN"/>
                                  </w:rPr>
                                </w:pPr>
                                <w:r>
                                  <w:rPr>
                                    <w:rFonts w:hint="eastAsia"/>
                                    <w:sz w:val="21"/>
                                    <w:lang w:eastAsia="zh-CN"/>
                                  </w:rPr>
                                  <w:t>2</w:t>
                                </w:r>
                                <w:r>
                                  <w:rPr>
                                    <w:rFonts w:hint="eastAsia"/>
                                    <w:vertAlign w:val="superscript"/>
                                    <w:lang w:eastAsia="zh-CN"/>
                                  </w:rPr>
                                  <w:t xml:space="preserve">9    </w:t>
                                </w:r>
                                <w:r>
                                  <w:rPr>
                                    <w:rFonts w:hint="eastAsia"/>
                                    <w:sz w:val="21"/>
                                    <w:lang w:eastAsia="zh-CN"/>
                                  </w:rPr>
                                  <w:t>个</w:t>
                                </w:r>
                                <w:r>
                                  <w:rPr>
                                    <w:rFonts w:hint="eastAsia"/>
                                    <w:vertAlign w:val="superscript"/>
                                    <w:lang w:eastAsia="zh-CN"/>
                                  </w:rPr>
                                  <w:t xml:space="preserve">   page</w:t>
                                </w:r>
                              </w:p>
                              <w:p w14:paraId="55BCDC24" w14:textId="77777777" w:rsidR="006B51B8" w:rsidRDefault="006B51B8"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49564272" w14:textId="77777777" w:rsidR="006B51B8" w:rsidRDefault="006B51B8" w:rsidP="0059630E">
                                <w:pPr>
                                  <w:rPr>
                                    <w:vertAlign w:val="superscript"/>
                                    <w:lang w:eastAsia="zh-CN"/>
                                  </w:rPr>
                                </w:pPr>
                                <w:r>
                                  <w:rPr>
                                    <w:rFonts w:hint="eastAsia"/>
                                    <w:vertAlign w:val="superscript"/>
                                    <w:lang w:eastAsia="zh-CN"/>
                                  </w:rPr>
                                  <w:t xml:space="preserve">  </w:t>
                                </w:r>
                              </w:p>
                              <w:p w14:paraId="0D3FE270" w14:textId="77777777" w:rsidR="006B51B8" w:rsidRDefault="006B51B8" w:rsidP="0059630E">
                                <w:pPr>
                                  <w:rPr>
                                    <w:vertAlign w:val="superscript"/>
                                    <w:lang w:eastAsia="zh-CN"/>
                                  </w:rPr>
                                </w:pPr>
                              </w:p>
                              <w:p w14:paraId="66DEA00D" w14:textId="77777777" w:rsidR="006B51B8" w:rsidRDefault="006B51B8" w:rsidP="0059630E">
                                <w:pPr>
                                  <w:rPr>
                                    <w:vertAlign w:val="superscript"/>
                                    <w:lang w:eastAsia="zh-CN"/>
                                  </w:rPr>
                                </w:pPr>
                              </w:p>
                              <w:p w14:paraId="05AF09DD" w14:textId="77777777" w:rsidR="006B51B8" w:rsidRDefault="006B51B8" w:rsidP="0059630E">
                                <w:pPr>
                                  <w:rPr>
                                    <w:vertAlign w:val="superscript"/>
                                    <w:lang w:eastAsia="zh-CN"/>
                                  </w:rPr>
                                </w:pPr>
                              </w:p>
                              <w:p w14:paraId="271A0F6B" w14:textId="77777777" w:rsidR="006B51B8" w:rsidRDefault="006B51B8" w:rsidP="0059630E">
                                <w:pPr>
                                  <w:rPr>
                                    <w:lang w:eastAsia="zh-CN"/>
                                  </w:rPr>
                                </w:pPr>
                              </w:p>
                            </w:txbxContent>
                          </wps:txbx>
                          <wps:bodyPr rot="0" vert="horz" wrap="square" lIns="91440" tIns="45720" rIns="91440" bIns="45720" anchor="t" anchorCtr="0" upright="1">
                            <a:noAutofit/>
                          </wps:bodyPr>
                        </wps:wsp>
                        <wps:wsp>
                          <wps:cNvPr id="580" name="文本框 321"/>
                          <wps:cNvSpPr txBox="1">
                            <a:spLocks noChangeArrowheads="1"/>
                          </wps:cNvSpPr>
                          <wps:spPr bwMode="auto">
                            <a:xfrm>
                              <a:off x="4611" y="2077"/>
                              <a:ext cx="724" cy="356"/>
                            </a:xfrm>
                            <a:prstGeom prst="rect">
                              <a:avLst/>
                            </a:prstGeom>
                            <a:solidFill>
                              <a:srgbClr val="FFFFFF"/>
                            </a:solidFill>
                            <a:ln w="3175" cmpd="sng">
                              <a:solidFill>
                                <a:srgbClr val="000000"/>
                              </a:solidFill>
                              <a:miter lim="800000"/>
                              <a:headEnd/>
                              <a:tailEnd/>
                            </a:ln>
                          </wps:spPr>
                          <wps:txbx>
                            <w:txbxContent>
                              <w:p w14:paraId="5FA6D9B1" w14:textId="77777777" w:rsidR="006B51B8" w:rsidRDefault="006B51B8"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1EFA518A" w14:textId="77777777" w:rsidR="006B51B8" w:rsidRDefault="006B51B8" w:rsidP="0059630E">
                                <w:pPr>
                                  <w:rPr>
                                    <w:vertAlign w:val="superscript"/>
                                    <w:lang w:eastAsia="zh-CN"/>
                                  </w:rPr>
                                </w:pPr>
                                <w:r>
                                  <w:rPr>
                                    <w:rFonts w:hint="eastAsia"/>
                                    <w:vertAlign w:val="superscript"/>
                                    <w:lang w:eastAsia="zh-CN"/>
                                  </w:rPr>
                                  <w:t xml:space="preserve">  </w:t>
                                </w:r>
                              </w:p>
                              <w:p w14:paraId="0416E6BD" w14:textId="77777777" w:rsidR="006B51B8" w:rsidRDefault="006B51B8" w:rsidP="0059630E">
                                <w:pPr>
                                  <w:rPr>
                                    <w:vertAlign w:val="superscript"/>
                                    <w:lang w:eastAsia="zh-CN"/>
                                  </w:rPr>
                                </w:pPr>
                              </w:p>
                              <w:p w14:paraId="7D9E9EB3" w14:textId="77777777" w:rsidR="006B51B8" w:rsidRDefault="006B51B8" w:rsidP="0059630E">
                                <w:pPr>
                                  <w:rPr>
                                    <w:vertAlign w:val="superscript"/>
                                    <w:lang w:eastAsia="zh-CN"/>
                                  </w:rPr>
                                </w:pPr>
                              </w:p>
                              <w:p w14:paraId="493B2227" w14:textId="77777777" w:rsidR="006B51B8" w:rsidRDefault="006B51B8" w:rsidP="0059630E">
                                <w:pPr>
                                  <w:rPr>
                                    <w:vertAlign w:val="superscript"/>
                                    <w:lang w:eastAsia="zh-CN"/>
                                  </w:rPr>
                                </w:pPr>
                              </w:p>
                              <w:p w14:paraId="7C9A0602" w14:textId="77777777" w:rsidR="006B51B8" w:rsidRDefault="006B51B8" w:rsidP="0059630E">
                                <w:pPr>
                                  <w:rPr>
                                    <w:lang w:eastAsia="zh-CN"/>
                                  </w:rPr>
                                </w:pPr>
                              </w:p>
                            </w:txbxContent>
                          </wps:txbx>
                          <wps:bodyPr rot="0" vert="horz" wrap="square" lIns="91440" tIns="45720" rIns="91440" bIns="45720" anchor="t" anchorCtr="0" upright="1">
                            <a:noAutofit/>
                          </wps:bodyPr>
                        </wps:wsp>
                        <wps:wsp>
                          <wps:cNvPr id="581" name="文本框 322"/>
                          <wps:cNvSpPr txBox="1">
                            <a:spLocks noChangeArrowheads="1"/>
                          </wps:cNvSpPr>
                          <wps:spPr bwMode="auto">
                            <a:xfrm>
                              <a:off x="4585" y="4147"/>
                              <a:ext cx="3191" cy="388"/>
                            </a:xfrm>
                            <a:prstGeom prst="rect">
                              <a:avLst/>
                            </a:prstGeom>
                            <a:solidFill>
                              <a:srgbClr val="FFFFFF"/>
                            </a:solidFill>
                            <a:ln w="9525" cmpd="sng">
                              <a:solidFill>
                                <a:srgbClr val="000000"/>
                              </a:solidFill>
                              <a:miter lim="800000"/>
                              <a:headEnd/>
                              <a:tailEnd/>
                            </a:ln>
                          </wps:spPr>
                          <wps:txbx>
                            <w:txbxContent>
                              <w:p w14:paraId="6F225D57" w14:textId="77777777" w:rsidR="006B51B8" w:rsidRDefault="006B51B8" w:rsidP="0059630E">
                                <w:pPr>
                                  <w:ind w:firstLineChars="500" w:firstLine="750"/>
                                  <w:rPr>
                                    <w:lang w:eastAsia="zh-CN"/>
                                  </w:rPr>
                                </w:pPr>
                                <w:r>
                                  <w:rPr>
                                    <w:rFonts w:hint="eastAsia"/>
                                    <w:sz w:val="15"/>
                                    <w:szCs w:val="15"/>
                                    <w:lang w:eastAsia="zh-CN"/>
                                  </w:rPr>
                                  <w:t>2</w:t>
                                </w:r>
                                <w:r>
                                  <w:rPr>
                                    <w:rFonts w:hint="eastAsia"/>
                                    <w:vertAlign w:val="superscript"/>
                                    <w:lang w:eastAsia="zh-CN"/>
                                  </w:rPr>
                                  <w:t xml:space="preserve">10    </w:t>
                                </w:r>
                                <w:r>
                                  <w:rPr>
                                    <w:rFonts w:hint="eastAsia"/>
                                    <w:sz w:val="21"/>
                                    <w:lang w:eastAsia="zh-CN"/>
                                  </w:rPr>
                                  <w:t>个</w:t>
                                </w:r>
                                <w:r>
                                  <w:rPr>
                                    <w:rFonts w:hint="eastAsia"/>
                                    <w:vertAlign w:val="superscript"/>
                                    <w:lang w:eastAsia="zh-CN"/>
                                  </w:rPr>
                                  <w:t xml:space="preserve">   page</w:t>
                                </w:r>
                              </w:p>
                              <w:p w14:paraId="1463B72A" w14:textId="77777777" w:rsidR="006B51B8" w:rsidRDefault="006B51B8"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507670BE" w14:textId="77777777" w:rsidR="006B51B8" w:rsidRDefault="006B51B8" w:rsidP="0059630E">
                                <w:pPr>
                                  <w:rPr>
                                    <w:vertAlign w:val="superscript"/>
                                    <w:lang w:eastAsia="zh-CN"/>
                                  </w:rPr>
                                </w:pPr>
                                <w:r>
                                  <w:rPr>
                                    <w:rFonts w:hint="eastAsia"/>
                                    <w:vertAlign w:val="superscript"/>
                                    <w:lang w:eastAsia="zh-CN"/>
                                  </w:rPr>
                                  <w:t xml:space="preserve">  </w:t>
                                </w:r>
                              </w:p>
                              <w:p w14:paraId="6AD0027C" w14:textId="77777777" w:rsidR="006B51B8" w:rsidRDefault="006B51B8" w:rsidP="0059630E">
                                <w:pPr>
                                  <w:rPr>
                                    <w:vertAlign w:val="superscript"/>
                                    <w:lang w:eastAsia="zh-CN"/>
                                  </w:rPr>
                                </w:pPr>
                              </w:p>
                              <w:p w14:paraId="48FC4A9A" w14:textId="77777777" w:rsidR="006B51B8" w:rsidRDefault="006B51B8" w:rsidP="0059630E">
                                <w:pPr>
                                  <w:rPr>
                                    <w:vertAlign w:val="superscript"/>
                                    <w:lang w:eastAsia="zh-CN"/>
                                  </w:rPr>
                                </w:pPr>
                              </w:p>
                              <w:p w14:paraId="11C6E405" w14:textId="77777777" w:rsidR="006B51B8" w:rsidRDefault="006B51B8" w:rsidP="0059630E">
                                <w:pPr>
                                  <w:rPr>
                                    <w:vertAlign w:val="superscript"/>
                                    <w:lang w:eastAsia="zh-CN"/>
                                  </w:rPr>
                                </w:pPr>
                              </w:p>
                              <w:p w14:paraId="162640C7" w14:textId="77777777" w:rsidR="006B51B8" w:rsidRDefault="006B51B8" w:rsidP="0059630E">
                                <w:pPr>
                                  <w:rPr>
                                    <w:lang w:eastAsia="zh-CN"/>
                                  </w:rPr>
                                </w:pPr>
                              </w:p>
                            </w:txbxContent>
                          </wps:txbx>
                          <wps:bodyPr rot="0" vert="horz" wrap="square" lIns="91440" tIns="45720" rIns="91440" bIns="45720" anchor="t" anchorCtr="0" upright="1">
                            <a:noAutofit/>
                          </wps:bodyPr>
                        </wps:wsp>
                        <wps:wsp>
                          <wps:cNvPr id="582" name="文本框 326"/>
                          <wps:cNvSpPr txBox="1">
                            <a:spLocks noChangeArrowheads="1"/>
                          </wps:cNvSpPr>
                          <wps:spPr bwMode="auto">
                            <a:xfrm>
                              <a:off x="779" y="2085"/>
                              <a:ext cx="2139" cy="356"/>
                            </a:xfrm>
                            <a:prstGeom prst="rect">
                              <a:avLst/>
                            </a:prstGeom>
                            <a:solidFill>
                              <a:srgbClr val="FFFFFF"/>
                            </a:solidFill>
                            <a:ln w="9525" cmpd="sng">
                              <a:solidFill>
                                <a:srgbClr val="000000"/>
                              </a:solidFill>
                              <a:miter lim="800000"/>
                              <a:headEnd/>
                              <a:tailEnd/>
                            </a:ln>
                          </wps:spPr>
                          <wps:txbx>
                            <w:txbxContent>
                              <w:p w14:paraId="2A8BE946" w14:textId="77777777" w:rsidR="006B51B8" w:rsidRDefault="006B51B8" w:rsidP="0059630E">
                                <w:pPr>
                                  <w:adjustRightInd w:val="0"/>
                                  <w:snapToGrid w:val="0"/>
                                  <w:spacing w:after="0" w:line="0" w:lineRule="atLeast"/>
                                  <w:rPr>
                                    <w:rFonts w:ascii="宋体" w:hAnsi="宋体" w:cs="宋体"/>
                                    <w:spacing w:val="10"/>
                                    <w:sz w:val="15"/>
                                    <w:szCs w:val="20"/>
                                    <w:lang w:eastAsia="zh-CN"/>
                                  </w:rPr>
                                </w:pPr>
                                <w:r>
                                  <w:rPr>
                                    <w:rFonts w:hint="eastAsia"/>
                                    <w:vertAlign w:val="superscript"/>
                                    <w:lang w:eastAsia="zh-CN"/>
                                  </w:rPr>
                                  <w:t xml:space="preserve"> </w:t>
                                </w: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0</w:t>
                                </w:r>
                                <w:r>
                                  <w:rPr>
                                    <w:rFonts w:ascii="宋体" w:hAnsi="宋体" w:cs="宋体" w:hint="eastAsia"/>
                                    <w:spacing w:val="10"/>
                                    <w:sz w:val="15"/>
                                    <w:szCs w:val="20"/>
                                    <w:lang w:eastAsia="zh-CN"/>
                                  </w:rPr>
                                  <w:t>个页框</w:t>
                                </w:r>
                              </w:p>
                              <w:p w14:paraId="5480F66C" w14:textId="77777777" w:rsidR="006B51B8" w:rsidRDefault="006B51B8" w:rsidP="0059630E">
                                <w:pPr>
                                  <w:rPr>
                                    <w:vertAlign w:val="superscript"/>
                                    <w:lang w:eastAsia="zh-CN"/>
                                  </w:rPr>
                                </w:pPr>
                                <w:r>
                                  <w:rPr>
                                    <w:rFonts w:hint="eastAsia"/>
                                    <w:vertAlign w:val="superscript"/>
                                    <w:lang w:eastAsia="zh-CN"/>
                                  </w:rPr>
                                  <w:t xml:space="preserve">  </w:t>
                                </w:r>
                              </w:p>
                              <w:p w14:paraId="727A7ED3" w14:textId="77777777" w:rsidR="006B51B8" w:rsidRDefault="006B51B8" w:rsidP="0059630E">
                                <w:pPr>
                                  <w:rPr>
                                    <w:vertAlign w:val="superscript"/>
                                    <w:lang w:eastAsia="zh-CN"/>
                                  </w:rPr>
                                </w:pPr>
                              </w:p>
                              <w:p w14:paraId="60604C94" w14:textId="77777777" w:rsidR="006B51B8" w:rsidRDefault="006B51B8" w:rsidP="0059630E">
                                <w:pPr>
                                  <w:rPr>
                                    <w:vertAlign w:val="superscript"/>
                                    <w:lang w:eastAsia="zh-CN"/>
                                  </w:rPr>
                                </w:pPr>
                              </w:p>
                              <w:p w14:paraId="6966A134" w14:textId="77777777" w:rsidR="006B51B8" w:rsidRDefault="006B51B8" w:rsidP="0059630E">
                                <w:pPr>
                                  <w:rPr>
                                    <w:vertAlign w:val="superscript"/>
                                    <w:lang w:eastAsia="zh-CN"/>
                                  </w:rPr>
                                </w:pPr>
                              </w:p>
                              <w:p w14:paraId="2143471F" w14:textId="77777777" w:rsidR="006B51B8" w:rsidRDefault="006B51B8" w:rsidP="0059630E">
                                <w:pPr>
                                  <w:rPr>
                                    <w:lang w:eastAsia="zh-CN"/>
                                  </w:rPr>
                                </w:pPr>
                              </w:p>
                            </w:txbxContent>
                          </wps:txbx>
                          <wps:bodyPr rot="0" vert="horz" wrap="square" lIns="91440" tIns="45720" rIns="91440" bIns="45720" anchor="t" anchorCtr="0" upright="1">
                            <a:noAutofit/>
                          </wps:bodyPr>
                        </wps:wsp>
                        <wps:wsp>
                          <wps:cNvPr id="583" name="文本框 327"/>
                          <wps:cNvSpPr txBox="1">
                            <a:spLocks noChangeArrowheads="1"/>
                          </wps:cNvSpPr>
                          <wps:spPr bwMode="auto">
                            <a:xfrm>
                              <a:off x="779" y="2601"/>
                              <a:ext cx="2139" cy="441"/>
                            </a:xfrm>
                            <a:prstGeom prst="rect">
                              <a:avLst/>
                            </a:prstGeom>
                            <a:solidFill>
                              <a:srgbClr val="FFFFFF"/>
                            </a:solidFill>
                            <a:ln w="9525" cmpd="sng">
                              <a:solidFill>
                                <a:srgbClr val="000000"/>
                              </a:solidFill>
                              <a:miter lim="800000"/>
                              <a:headEnd/>
                              <a:tailEnd/>
                            </a:ln>
                          </wps:spPr>
                          <wps:txbx>
                            <w:txbxContent>
                              <w:p w14:paraId="48367F24" w14:textId="77777777" w:rsidR="006B51B8" w:rsidRDefault="006B51B8" w:rsidP="0059630E">
                                <w:pPr>
                                  <w:adjustRightInd w:val="0"/>
                                  <w:snapToGrid w:val="0"/>
                                  <w:spacing w:after="0" w:line="0" w:lineRule="atLeast"/>
                                  <w:rPr>
                                    <w:rFonts w:ascii="宋体" w:hAnsi="宋体" w:cs="宋体"/>
                                    <w:spacing w:val="10"/>
                                    <w:sz w:val="15"/>
                                    <w:szCs w:val="20"/>
                                    <w:lang w:eastAsia="zh-CN"/>
                                  </w:rPr>
                                </w:pP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1</w:t>
                                </w:r>
                                <w:r>
                                  <w:rPr>
                                    <w:rFonts w:ascii="宋体" w:hAnsi="宋体" w:cs="宋体" w:hint="eastAsia"/>
                                    <w:spacing w:val="10"/>
                                    <w:sz w:val="15"/>
                                    <w:szCs w:val="20"/>
                                    <w:lang w:eastAsia="zh-CN"/>
                                  </w:rPr>
                                  <w:t>个页框</w:t>
                                </w:r>
                              </w:p>
                              <w:p w14:paraId="6DB8516E" w14:textId="77777777" w:rsidR="006B51B8" w:rsidRDefault="006B51B8" w:rsidP="0059630E">
                                <w:pPr>
                                  <w:rPr>
                                    <w:vertAlign w:val="superscript"/>
                                    <w:lang w:eastAsia="zh-CN"/>
                                  </w:rPr>
                                </w:pPr>
                                <w:r>
                                  <w:rPr>
                                    <w:rFonts w:hint="eastAsia"/>
                                    <w:vertAlign w:val="superscript"/>
                                    <w:lang w:eastAsia="zh-CN"/>
                                  </w:rPr>
                                  <w:t xml:space="preserve">  </w:t>
                                </w:r>
                              </w:p>
                              <w:p w14:paraId="5318E27E" w14:textId="77777777" w:rsidR="006B51B8" w:rsidRDefault="006B51B8" w:rsidP="0059630E">
                                <w:pPr>
                                  <w:rPr>
                                    <w:vertAlign w:val="superscript"/>
                                    <w:lang w:eastAsia="zh-CN"/>
                                  </w:rPr>
                                </w:pPr>
                              </w:p>
                              <w:p w14:paraId="7CB5ED96" w14:textId="77777777" w:rsidR="006B51B8" w:rsidRDefault="006B51B8" w:rsidP="0059630E">
                                <w:pPr>
                                  <w:rPr>
                                    <w:vertAlign w:val="superscript"/>
                                    <w:lang w:eastAsia="zh-CN"/>
                                  </w:rPr>
                                </w:pPr>
                              </w:p>
                              <w:p w14:paraId="6A689052" w14:textId="77777777" w:rsidR="006B51B8" w:rsidRDefault="006B51B8" w:rsidP="0059630E">
                                <w:pPr>
                                  <w:rPr>
                                    <w:vertAlign w:val="superscript"/>
                                    <w:lang w:eastAsia="zh-CN"/>
                                  </w:rPr>
                                </w:pPr>
                              </w:p>
                              <w:p w14:paraId="48758B4E" w14:textId="77777777" w:rsidR="006B51B8" w:rsidRDefault="006B51B8" w:rsidP="0059630E">
                                <w:pPr>
                                  <w:rPr>
                                    <w:lang w:eastAsia="zh-CN"/>
                                  </w:rPr>
                                </w:pPr>
                              </w:p>
                            </w:txbxContent>
                          </wps:txbx>
                          <wps:bodyPr rot="0" vert="horz" wrap="square" lIns="91440" tIns="45720" rIns="91440" bIns="45720" anchor="t" anchorCtr="0" upright="1">
                            <a:noAutofit/>
                          </wps:bodyPr>
                        </wps:wsp>
                        <wps:wsp>
                          <wps:cNvPr id="584" name="文本框 328"/>
                          <wps:cNvSpPr txBox="1">
                            <a:spLocks noChangeArrowheads="1"/>
                          </wps:cNvSpPr>
                          <wps:spPr bwMode="auto">
                            <a:xfrm>
                              <a:off x="753" y="4147"/>
                              <a:ext cx="2139" cy="455"/>
                            </a:xfrm>
                            <a:prstGeom prst="rect">
                              <a:avLst/>
                            </a:prstGeom>
                            <a:solidFill>
                              <a:srgbClr val="FFFFFF"/>
                            </a:solidFill>
                            <a:ln w="9525" cmpd="sng">
                              <a:solidFill>
                                <a:srgbClr val="000000"/>
                              </a:solidFill>
                              <a:miter lim="800000"/>
                              <a:headEnd/>
                              <a:tailEnd/>
                            </a:ln>
                          </wps:spPr>
                          <wps:txbx>
                            <w:txbxContent>
                              <w:p w14:paraId="7973E8BB" w14:textId="77777777" w:rsidR="006B51B8" w:rsidRDefault="006B51B8" w:rsidP="0059630E">
                                <w:pPr>
                                  <w:rPr>
                                    <w:rFonts w:ascii="宋体" w:hAnsi="宋体" w:cs="宋体"/>
                                    <w:spacing w:val="10"/>
                                    <w:sz w:val="15"/>
                                    <w:szCs w:val="20"/>
                                    <w:lang w:eastAsia="zh-CN"/>
                                  </w:rPr>
                                </w:pP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10</w:t>
                                </w:r>
                                <w:r>
                                  <w:rPr>
                                    <w:rFonts w:ascii="宋体" w:hAnsi="宋体" w:cs="宋体" w:hint="eastAsia"/>
                                    <w:spacing w:val="10"/>
                                    <w:sz w:val="15"/>
                                    <w:szCs w:val="20"/>
                                    <w:lang w:eastAsia="zh-CN"/>
                                  </w:rPr>
                                  <w:t>个页框</w:t>
                                </w:r>
                              </w:p>
                              <w:p w14:paraId="6EB445D1" w14:textId="77777777" w:rsidR="006B51B8" w:rsidRDefault="006B51B8" w:rsidP="0059630E">
                                <w:pPr>
                                  <w:rPr>
                                    <w:vertAlign w:val="superscript"/>
                                    <w:lang w:eastAsia="zh-CN"/>
                                  </w:rPr>
                                </w:pPr>
                                <w:r>
                                  <w:rPr>
                                    <w:rFonts w:hint="eastAsia"/>
                                    <w:vertAlign w:val="superscript"/>
                                    <w:lang w:eastAsia="zh-CN"/>
                                  </w:rPr>
                                  <w:t xml:space="preserve">  </w:t>
                                </w:r>
                              </w:p>
                              <w:p w14:paraId="14E754BF" w14:textId="77777777" w:rsidR="006B51B8" w:rsidRDefault="006B51B8" w:rsidP="0059630E">
                                <w:pPr>
                                  <w:rPr>
                                    <w:vertAlign w:val="superscript"/>
                                    <w:lang w:eastAsia="zh-CN"/>
                                  </w:rPr>
                                </w:pPr>
                              </w:p>
                              <w:p w14:paraId="09AAD392" w14:textId="77777777" w:rsidR="006B51B8" w:rsidRDefault="006B51B8" w:rsidP="0059630E">
                                <w:pPr>
                                  <w:rPr>
                                    <w:vertAlign w:val="superscript"/>
                                    <w:lang w:eastAsia="zh-CN"/>
                                  </w:rPr>
                                </w:pPr>
                              </w:p>
                              <w:p w14:paraId="798333A5" w14:textId="77777777" w:rsidR="006B51B8" w:rsidRDefault="006B51B8" w:rsidP="0059630E">
                                <w:pPr>
                                  <w:rPr>
                                    <w:vertAlign w:val="superscript"/>
                                    <w:lang w:eastAsia="zh-CN"/>
                                  </w:rPr>
                                </w:pPr>
                              </w:p>
                              <w:p w14:paraId="39613634" w14:textId="77777777" w:rsidR="006B51B8" w:rsidRDefault="006B51B8" w:rsidP="0059630E">
                                <w:pPr>
                                  <w:rPr>
                                    <w:lang w:eastAsia="zh-CN"/>
                                  </w:rPr>
                                </w:pPr>
                              </w:p>
                            </w:txbxContent>
                          </wps:txbx>
                          <wps:bodyPr rot="0" vert="horz" wrap="square" lIns="91440" tIns="45720" rIns="91440" bIns="45720" anchor="t" anchorCtr="0" upright="1">
                            <a:noAutofit/>
                          </wps:bodyPr>
                        </wps:wsp>
                        <wps:wsp>
                          <wps:cNvPr id="585" name="文本框 331"/>
                          <wps:cNvSpPr txBox="1">
                            <a:spLocks noChangeArrowheads="1"/>
                          </wps:cNvSpPr>
                          <wps:spPr bwMode="auto">
                            <a:xfrm>
                              <a:off x="5640" y="1261"/>
                              <a:ext cx="1798" cy="468"/>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1FBE7FC3" w14:textId="77777777" w:rsidR="006B51B8" w:rsidRDefault="006B51B8" w:rsidP="0059630E">
                                <w:pPr>
                                  <w:rPr>
                                    <w:rFonts w:ascii="宋体" w:hAnsi="宋体" w:cs="宋体"/>
                                    <w:spacing w:val="10"/>
                                    <w:sz w:val="18"/>
                                    <w:szCs w:val="20"/>
                                    <w:lang w:eastAsia="zh-CN"/>
                                  </w:rPr>
                                </w:pPr>
                                <w:r>
                                  <w:rPr>
                                    <w:rFonts w:ascii="宋体" w:hAnsi="宋体" w:cs="宋体" w:hint="eastAsia"/>
                                    <w:spacing w:val="10"/>
                                    <w:sz w:val="18"/>
                                    <w:szCs w:val="20"/>
                                    <w:lang w:eastAsia="zh-CN"/>
                                  </w:rPr>
                                  <w:t>mem_map[]数组</w:t>
                                </w:r>
                              </w:p>
                            </w:txbxContent>
                          </wps:txbx>
                          <wps:bodyPr rot="0" vert="horz" wrap="square" lIns="91440" tIns="45720" rIns="91440" bIns="45720" anchor="t" anchorCtr="0" upright="1">
                            <a:noAutofit/>
                          </wps:bodyPr>
                        </wps:wsp>
                        <wps:wsp>
                          <wps:cNvPr id="586" name="自选图形 337"/>
                          <wps:cNvSpPr>
                            <a:spLocks/>
                          </wps:cNvSpPr>
                          <wps:spPr bwMode="auto">
                            <a:xfrm rot="5400000">
                              <a:off x="6207" y="-16"/>
                              <a:ext cx="427" cy="3621"/>
                            </a:xfrm>
                            <a:prstGeom prst="leftBrace">
                              <a:avLst>
                                <a:gd name="adj1" fmla="val 70667"/>
                                <a:gd name="adj2" fmla="val 50000"/>
                              </a:avLst>
                            </a:pr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文本框 344"/>
                          <wps:cNvSpPr txBox="1">
                            <a:spLocks noChangeArrowheads="1"/>
                          </wps:cNvSpPr>
                          <wps:spPr bwMode="auto">
                            <a:xfrm>
                              <a:off x="3157" y="1341"/>
                              <a:ext cx="1888" cy="388"/>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4A1DD3D" w14:textId="77777777" w:rsidR="006B51B8" w:rsidRDefault="006B51B8" w:rsidP="0059630E">
                                <w:pPr>
                                  <w:rPr>
                                    <w:color w:val="000000"/>
                                    <w:sz w:val="28"/>
                                  </w:rPr>
                                </w:pPr>
                                <w:r>
                                  <w:rPr>
                                    <w:rFonts w:ascii="宋体" w:hAnsi="宋体" w:cs="宋体" w:hint="eastAsia"/>
                                    <w:spacing w:val="10"/>
                                    <w:sz w:val="18"/>
                                    <w:szCs w:val="20"/>
                                    <w:lang w:eastAsia="zh-CN"/>
                                  </w:rPr>
                                  <w:t>free_area[]数组</w:t>
                                </w:r>
                              </w:p>
                            </w:txbxContent>
                          </wps:txbx>
                          <wps:bodyPr rot="0" vert="horz" wrap="square" lIns="91440" tIns="45720" rIns="91440" bIns="45720" anchor="t" anchorCtr="0" upright="1">
                            <a:noAutofit/>
                          </wps:bodyPr>
                        </wps:wsp>
                        <wps:wsp>
                          <wps:cNvPr id="588" name="文本框 345"/>
                          <wps:cNvSpPr txBox="1">
                            <a:spLocks noChangeArrowheads="1"/>
                          </wps:cNvSpPr>
                          <wps:spPr bwMode="auto">
                            <a:xfrm>
                              <a:off x="1207" y="1341"/>
                              <a:ext cx="1523" cy="468"/>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60A2137" w14:textId="77777777" w:rsidR="006B51B8" w:rsidRDefault="006B51B8" w:rsidP="0059630E">
                                <w:pPr>
                                  <w:adjustRightInd w:val="0"/>
                                  <w:snapToGrid w:val="0"/>
                                  <w:spacing w:after="0" w:line="0" w:lineRule="atLeast"/>
                                  <w:rPr>
                                    <w:rFonts w:ascii="宋体" w:hAnsi="宋体" w:cs="宋体"/>
                                    <w:spacing w:val="10"/>
                                    <w:sz w:val="18"/>
                                    <w:szCs w:val="20"/>
                                    <w:lang w:eastAsia="zh-CN"/>
                                  </w:rPr>
                                </w:pPr>
                                <w:r>
                                  <w:rPr>
                                    <w:rFonts w:ascii="宋体" w:hAnsi="宋体" w:cs="宋体" w:hint="eastAsia"/>
                                    <w:spacing w:val="10"/>
                                    <w:sz w:val="20"/>
                                    <w:szCs w:val="20"/>
                                    <w:lang w:eastAsia="zh-CN"/>
                                  </w:rPr>
                                  <w:t>bitmap</w:t>
                                </w:r>
                                <w:r>
                                  <w:rPr>
                                    <w:rFonts w:ascii="宋体" w:hAnsi="宋体" w:cs="宋体" w:hint="eastAsia"/>
                                    <w:spacing w:val="10"/>
                                    <w:sz w:val="18"/>
                                    <w:szCs w:val="20"/>
                                    <w:lang w:eastAsia="zh-CN"/>
                                  </w:rPr>
                                  <w:t>位图</w:t>
                                </w:r>
                              </w:p>
                              <w:p w14:paraId="3DA911D3" w14:textId="77777777" w:rsidR="006B51B8" w:rsidRDefault="006B51B8" w:rsidP="0059630E">
                                <w:pPr>
                                  <w:rPr>
                                    <w:color w:val="000000"/>
                                    <w:sz w:val="18"/>
                                  </w:rPr>
                                </w:pPr>
                              </w:p>
                            </w:txbxContent>
                          </wps:txbx>
                          <wps:bodyPr rot="0" vert="horz" wrap="square" lIns="91440" tIns="45720" rIns="91440" bIns="45720" anchor="t" anchorCtr="0" upright="1">
                            <a:noAutofit/>
                          </wps:bodyPr>
                        </wps:wsp>
                        <wps:wsp>
                          <wps:cNvPr id="589" name="直线 385"/>
                          <wps:cNvCnPr>
                            <a:cxnSpLocks noChangeShapeType="1"/>
                          </wps:cNvCnPr>
                          <wps:spPr bwMode="auto">
                            <a:xfrm>
                              <a:off x="2918" y="2286"/>
                              <a:ext cx="682" cy="0"/>
                            </a:xfrm>
                            <a:prstGeom prst="line">
                              <a:avLst/>
                            </a:prstGeom>
                            <a:noFill/>
                            <a:ln w="9525" cmpd="sng">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90" name="直线 386"/>
                          <wps:cNvCnPr>
                            <a:cxnSpLocks noChangeShapeType="1"/>
                          </wps:cNvCnPr>
                          <wps:spPr bwMode="auto">
                            <a:xfrm>
                              <a:off x="2918" y="2786"/>
                              <a:ext cx="682" cy="0"/>
                            </a:xfrm>
                            <a:prstGeom prst="line">
                              <a:avLst/>
                            </a:prstGeom>
                            <a:noFill/>
                            <a:ln w="9525" cmpd="sng">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91" name="直线 387"/>
                          <wps:cNvCnPr>
                            <a:cxnSpLocks noChangeShapeType="1"/>
                          </wps:cNvCnPr>
                          <wps:spPr bwMode="auto">
                            <a:xfrm>
                              <a:off x="2861" y="4339"/>
                              <a:ext cx="682" cy="0"/>
                            </a:xfrm>
                            <a:prstGeom prst="line">
                              <a:avLst/>
                            </a:prstGeom>
                            <a:noFill/>
                            <a:ln w="9525" cmpd="sng">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92" name="自选图形 389"/>
                          <wps:cNvCnPr>
                            <a:cxnSpLocks noChangeShapeType="1"/>
                          </wps:cNvCnPr>
                          <wps:spPr bwMode="auto">
                            <a:xfrm>
                              <a:off x="4220" y="2286"/>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593" name="自选图形 391"/>
                          <wps:cNvCnPr>
                            <a:cxnSpLocks noChangeShapeType="1"/>
                          </wps:cNvCnPr>
                          <wps:spPr bwMode="auto">
                            <a:xfrm>
                              <a:off x="5335" y="2286"/>
                              <a:ext cx="478" cy="1"/>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594" name="自选图形 394"/>
                          <wps:cNvCnPr>
                            <a:cxnSpLocks noChangeShapeType="1"/>
                          </wps:cNvCnPr>
                          <wps:spPr bwMode="auto">
                            <a:xfrm>
                              <a:off x="6550" y="2286"/>
                              <a:ext cx="519" cy="1"/>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595" name="自选图形 395"/>
                          <wps:cNvCnPr>
                            <a:cxnSpLocks noChangeShapeType="1"/>
                          </wps:cNvCnPr>
                          <wps:spPr bwMode="auto">
                            <a:xfrm>
                              <a:off x="4194" y="2874"/>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596" name="自选图形 396"/>
                          <wps:cNvCnPr>
                            <a:cxnSpLocks noChangeShapeType="1"/>
                          </wps:cNvCnPr>
                          <wps:spPr bwMode="auto">
                            <a:xfrm>
                              <a:off x="6002" y="2874"/>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597" name="自选图形 397"/>
                          <wps:cNvCnPr>
                            <a:cxnSpLocks noChangeShapeType="1"/>
                          </wps:cNvCnPr>
                          <wps:spPr bwMode="auto">
                            <a:xfrm>
                              <a:off x="4220" y="4339"/>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598" name="自选图形 398"/>
                          <wps:cNvCnPr>
                            <a:cxnSpLocks noChangeShapeType="1"/>
                          </wps:cNvCnPr>
                          <wps:spPr bwMode="auto">
                            <a:xfrm>
                              <a:off x="7797" y="2286"/>
                              <a:ext cx="435" cy="1"/>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599" name="自选图形 400"/>
                          <wps:cNvCnPr>
                            <a:cxnSpLocks noChangeShapeType="1"/>
                          </wps:cNvCnPr>
                          <wps:spPr bwMode="auto">
                            <a:xfrm>
                              <a:off x="7841" y="2874"/>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600" name="自选图形 401"/>
                          <wps:cNvCnPr>
                            <a:cxnSpLocks noChangeShapeType="1"/>
                          </wps:cNvCnPr>
                          <wps:spPr bwMode="auto">
                            <a:xfrm>
                              <a:off x="7776" y="4339"/>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601" name="文本框 402"/>
                          <wps:cNvSpPr txBox="1">
                            <a:spLocks noChangeArrowheads="1"/>
                          </wps:cNvSpPr>
                          <wps:spPr bwMode="auto">
                            <a:xfrm>
                              <a:off x="5888" y="3363"/>
                              <a:ext cx="649" cy="326"/>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7BA26420" w14:textId="77777777" w:rsidR="006B51B8" w:rsidRDefault="006B51B8" w:rsidP="0059630E">
                                <w:pPr>
                                  <w:rPr>
                                    <w:color w:val="000000"/>
                                    <w:sz w:val="18"/>
                                    <w:lang w:eastAsia="zh-CN"/>
                                  </w:rPr>
                                </w:pPr>
                                <w:r>
                                  <w:rPr>
                                    <w:rFonts w:hint="eastAsia"/>
                                    <w:color w:val="000000"/>
                                    <w:sz w:val="18"/>
                                    <w:lang w:eastAsia="zh-CN"/>
                                  </w:rPr>
                                  <w:t>…</w:t>
                                </w:r>
                              </w:p>
                            </w:txbxContent>
                          </wps:txbx>
                          <wps:bodyPr rot="0" vert="horz" wrap="square" lIns="91440" tIns="45720" rIns="91440" bIns="45720" anchor="t" anchorCtr="0" upright="1">
                            <a:noAutofit/>
                          </wps:bodyPr>
                        </wps:wsp>
                        <wps:wsp>
                          <wps:cNvPr id="602" name="文本框 403"/>
                          <wps:cNvSpPr txBox="1">
                            <a:spLocks noChangeArrowheads="1"/>
                          </wps:cNvSpPr>
                          <wps:spPr bwMode="auto">
                            <a:xfrm>
                              <a:off x="1486" y="3363"/>
                              <a:ext cx="649" cy="326"/>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28DD2563" w14:textId="77777777" w:rsidR="006B51B8" w:rsidRDefault="006B51B8" w:rsidP="0059630E">
                                <w:pPr>
                                  <w:rPr>
                                    <w:color w:val="000000"/>
                                    <w:sz w:val="18"/>
                                    <w:lang w:eastAsia="zh-CN"/>
                                  </w:rPr>
                                </w:pPr>
                                <w:r>
                                  <w:rPr>
                                    <w:rFonts w:hint="eastAsia"/>
                                    <w:color w:val="000000"/>
                                    <w:sz w:val="18"/>
                                    <w:lang w:eastAsia="zh-CN"/>
                                  </w:rPr>
                                  <w:t>…</w:t>
                                </w:r>
                              </w:p>
                            </w:txbxContent>
                          </wps:txbx>
                          <wps:bodyPr rot="0" vert="horz" wrap="square" lIns="91440" tIns="45720" rIns="91440" bIns="45720" anchor="t" anchorCtr="0" upright="1">
                            <a:noAutofit/>
                          </wps:bodyPr>
                        </wps:wsp>
                      </wpg:wgp>
                    </a:graphicData>
                  </a:graphic>
                </wp:inline>
              </w:drawing>
            </mc:Choice>
            <mc:Fallback>
              <w:pict>
                <v:group w14:anchorId="66C8ABB5" id="_x0000_s1387" style="width:373.95pt;height:167.05pt;mso-position-horizontal-relative:char;mso-position-vertical-relative:line" coordorigin="753,1261" coordsize="7479,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">
                  <v:shape id="文本框 312" o:spid="_x0000_s1388" type="#_x0000_t202" style="position:absolute;left:3530;top:2074;width:69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">
                    <v:textbox>
                      <w:txbxContent>
                        <w:p w14:paraId="3FAC5C28" w14:textId="77777777" w:rsidR="006B51B8" w:rsidRDefault="006B51B8" w:rsidP="0059630E">
                          <w:pPr>
                            <w:rPr>
                              <w:vertAlign w:val="superscript"/>
                              <w:lang w:eastAsia="zh-CN"/>
                            </w:rPr>
                          </w:pPr>
                          <w:r>
                            <w:rPr>
                              <w:rFonts w:hint="eastAsia"/>
                              <w:lang w:eastAsia="zh-CN"/>
                            </w:rPr>
                            <w:t>2</w:t>
                          </w:r>
                          <w:r>
                            <w:rPr>
                              <w:rFonts w:hint="eastAsia"/>
                              <w:vertAlign w:val="superscript"/>
                              <w:lang w:eastAsia="zh-CN"/>
                            </w:rPr>
                            <w:t xml:space="preserve">0   </w:t>
                          </w:r>
                        </w:p>
                        <w:p w14:paraId="52584378" w14:textId="77777777" w:rsidR="006B51B8" w:rsidRDefault="006B51B8" w:rsidP="0059630E">
                          <w:pPr>
                            <w:rPr>
                              <w:vertAlign w:val="superscript"/>
                              <w:lang w:eastAsia="zh-CN"/>
                            </w:rPr>
                          </w:pPr>
                          <w:r>
                            <w:rPr>
                              <w:rFonts w:hint="eastAsia"/>
                              <w:lang w:eastAsia="zh-CN"/>
                            </w:rPr>
                            <w:t>2</w:t>
                          </w:r>
                          <w:r>
                            <w:rPr>
                              <w:rFonts w:hint="eastAsia"/>
                              <w:vertAlign w:val="superscript"/>
                              <w:lang w:eastAsia="zh-CN"/>
                            </w:rPr>
                            <w:t xml:space="preserve">1   </w:t>
                          </w:r>
                        </w:p>
                        <w:p w14:paraId="1F2143BD" w14:textId="77777777" w:rsidR="006B51B8" w:rsidRDefault="006B51B8" w:rsidP="0059630E">
                          <w:pPr>
                            <w:rPr>
                              <w:vertAlign w:val="superscript"/>
                              <w:lang w:eastAsia="zh-CN"/>
                            </w:rPr>
                          </w:pPr>
                          <w:r>
                            <w:rPr>
                              <w:rFonts w:hint="eastAsia"/>
                              <w:vertAlign w:val="superscript"/>
                              <w:lang w:eastAsia="zh-CN"/>
                            </w:rPr>
                            <w:t>…</w:t>
                          </w:r>
                          <w:r>
                            <w:rPr>
                              <w:rFonts w:hint="eastAsia"/>
                              <w:vertAlign w:val="superscript"/>
                              <w:lang w:eastAsia="zh-CN"/>
                            </w:rPr>
                            <w:t>.</w:t>
                          </w:r>
                        </w:p>
                        <w:p w14:paraId="5A3067C6" w14:textId="77777777" w:rsidR="006B51B8" w:rsidRDefault="006B51B8" w:rsidP="0059630E">
                          <w:pPr>
                            <w:rPr>
                              <w:vertAlign w:val="superscript"/>
                              <w:lang w:eastAsia="zh-CN"/>
                            </w:rPr>
                          </w:pPr>
                        </w:p>
                        <w:p w14:paraId="0E0A0707" w14:textId="77777777" w:rsidR="006B51B8" w:rsidRDefault="006B51B8" w:rsidP="0059630E">
                          <w:pPr>
                            <w:rPr>
                              <w:lang w:eastAsia="zh-CN"/>
                            </w:rPr>
                          </w:pPr>
                          <w:r>
                            <w:rPr>
                              <w:rFonts w:hint="eastAsia"/>
                              <w:lang w:eastAsia="zh-CN"/>
                            </w:rPr>
                            <w:t>2</w:t>
                          </w:r>
                          <w:r>
                            <w:rPr>
                              <w:rFonts w:hint="eastAsia"/>
                              <w:vertAlign w:val="superscript"/>
                              <w:lang w:eastAsia="zh-CN"/>
                            </w:rPr>
                            <w:t>10</w:t>
                          </w:r>
                        </w:p>
                      </w:txbxContent>
                    </v:textbox>
                  </v:shape>
                  <v:shape id="文本框 313" o:spid="_x0000_s1389" type="#_x0000_t202" style="position:absolute;left:4598;top:2085;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">
                    <v:textbox>
                      <w:txbxContent>
                        <w:p w14:paraId="1E0FE214" w14:textId="77777777" w:rsidR="006B51B8" w:rsidRDefault="006B51B8"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6260E3AB" w14:textId="77777777" w:rsidR="006B51B8" w:rsidRDefault="006B51B8" w:rsidP="0059630E">
                          <w:pPr>
                            <w:rPr>
                              <w:vertAlign w:val="superscript"/>
                              <w:lang w:eastAsia="zh-CN"/>
                            </w:rPr>
                          </w:pPr>
                          <w:r>
                            <w:rPr>
                              <w:rFonts w:hint="eastAsia"/>
                              <w:vertAlign w:val="superscript"/>
                              <w:lang w:eastAsia="zh-CN"/>
                            </w:rPr>
                            <w:t xml:space="preserve">  </w:t>
                          </w:r>
                        </w:p>
                        <w:p w14:paraId="3A0AFF1F" w14:textId="77777777" w:rsidR="006B51B8" w:rsidRDefault="006B51B8" w:rsidP="0059630E">
                          <w:pPr>
                            <w:rPr>
                              <w:vertAlign w:val="superscript"/>
                              <w:lang w:eastAsia="zh-CN"/>
                            </w:rPr>
                          </w:pPr>
                        </w:p>
                        <w:p w14:paraId="52EA2698" w14:textId="77777777" w:rsidR="006B51B8" w:rsidRDefault="006B51B8" w:rsidP="0059630E">
                          <w:pPr>
                            <w:rPr>
                              <w:vertAlign w:val="superscript"/>
                              <w:lang w:eastAsia="zh-CN"/>
                            </w:rPr>
                          </w:pPr>
                        </w:p>
                        <w:p w14:paraId="7BD7895B" w14:textId="77777777" w:rsidR="006B51B8" w:rsidRDefault="006B51B8" w:rsidP="0059630E">
                          <w:pPr>
                            <w:rPr>
                              <w:vertAlign w:val="superscript"/>
                              <w:lang w:eastAsia="zh-CN"/>
                            </w:rPr>
                          </w:pPr>
                        </w:p>
                        <w:p w14:paraId="16BD56BB" w14:textId="77777777" w:rsidR="006B51B8" w:rsidRDefault="006B51B8" w:rsidP="0059630E">
                          <w:pPr>
                            <w:rPr>
                              <w:lang w:eastAsia="zh-CN"/>
                            </w:rPr>
                          </w:pPr>
                        </w:p>
                      </w:txbxContent>
                    </v:textbox>
                  </v:shape>
                  <v:shape id="文本框 314" o:spid="_x0000_s1390" type="#_x0000_t202" style="position:absolute;left:5813;top:2085;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">
                    <v:textbox>
                      <w:txbxContent>
                        <w:p w14:paraId="5327F5EF" w14:textId="77777777" w:rsidR="006B51B8" w:rsidRDefault="006B51B8"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3F12B75A" w14:textId="77777777" w:rsidR="006B51B8" w:rsidRDefault="006B51B8" w:rsidP="0059630E">
                          <w:pPr>
                            <w:rPr>
                              <w:vertAlign w:val="superscript"/>
                              <w:lang w:eastAsia="zh-CN"/>
                            </w:rPr>
                          </w:pPr>
                          <w:r>
                            <w:rPr>
                              <w:rFonts w:hint="eastAsia"/>
                              <w:vertAlign w:val="superscript"/>
                              <w:lang w:eastAsia="zh-CN"/>
                            </w:rPr>
                            <w:t xml:space="preserve">  </w:t>
                          </w:r>
                        </w:p>
                        <w:p w14:paraId="4C10D641" w14:textId="77777777" w:rsidR="006B51B8" w:rsidRDefault="006B51B8" w:rsidP="0059630E">
                          <w:pPr>
                            <w:rPr>
                              <w:vertAlign w:val="superscript"/>
                              <w:lang w:eastAsia="zh-CN"/>
                            </w:rPr>
                          </w:pPr>
                        </w:p>
                        <w:p w14:paraId="3CF85E4B" w14:textId="77777777" w:rsidR="006B51B8" w:rsidRDefault="006B51B8" w:rsidP="0059630E">
                          <w:pPr>
                            <w:rPr>
                              <w:vertAlign w:val="superscript"/>
                              <w:lang w:eastAsia="zh-CN"/>
                            </w:rPr>
                          </w:pPr>
                        </w:p>
                        <w:p w14:paraId="1F46458E" w14:textId="77777777" w:rsidR="006B51B8" w:rsidRDefault="006B51B8" w:rsidP="0059630E">
                          <w:pPr>
                            <w:rPr>
                              <w:vertAlign w:val="superscript"/>
                              <w:lang w:eastAsia="zh-CN"/>
                            </w:rPr>
                          </w:pPr>
                        </w:p>
                        <w:p w14:paraId="65E7180C" w14:textId="77777777" w:rsidR="006B51B8" w:rsidRDefault="006B51B8" w:rsidP="0059630E">
                          <w:pPr>
                            <w:rPr>
                              <w:lang w:eastAsia="zh-CN"/>
                            </w:rPr>
                          </w:pPr>
                        </w:p>
                      </w:txbxContent>
                    </v:textbox>
                  </v:shape>
                  <v:shape id="文本框 315" o:spid="_x0000_s1391" type="#_x0000_t202" style="position:absolute;left:7069;top:2085;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">
                    <v:textbox>
                      <w:txbxContent>
                        <w:p w14:paraId="281703F2" w14:textId="77777777" w:rsidR="006B51B8" w:rsidRDefault="006B51B8"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15FF186F" w14:textId="77777777" w:rsidR="006B51B8" w:rsidRDefault="006B51B8" w:rsidP="0059630E">
                          <w:pPr>
                            <w:rPr>
                              <w:vertAlign w:val="superscript"/>
                              <w:lang w:eastAsia="zh-CN"/>
                            </w:rPr>
                          </w:pPr>
                          <w:r>
                            <w:rPr>
                              <w:rFonts w:hint="eastAsia"/>
                              <w:vertAlign w:val="superscript"/>
                              <w:lang w:eastAsia="zh-CN"/>
                            </w:rPr>
                            <w:t xml:space="preserve">  </w:t>
                          </w:r>
                        </w:p>
                        <w:p w14:paraId="765912AB" w14:textId="77777777" w:rsidR="006B51B8" w:rsidRDefault="006B51B8" w:rsidP="0059630E">
                          <w:pPr>
                            <w:rPr>
                              <w:vertAlign w:val="superscript"/>
                              <w:lang w:eastAsia="zh-CN"/>
                            </w:rPr>
                          </w:pPr>
                        </w:p>
                        <w:p w14:paraId="522E1ABD" w14:textId="77777777" w:rsidR="006B51B8" w:rsidRDefault="006B51B8" w:rsidP="0059630E">
                          <w:pPr>
                            <w:rPr>
                              <w:vertAlign w:val="superscript"/>
                              <w:lang w:eastAsia="zh-CN"/>
                            </w:rPr>
                          </w:pPr>
                        </w:p>
                        <w:p w14:paraId="4DC49ECC" w14:textId="77777777" w:rsidR="006B51B8" w:rsidRDefault="006B51B8" w:rsidP="0059630E">
                          <w:pPr>
                            <w:rPr>
                              <w:vertAlign w:val="superscript"/>
                              <w:lang w:eastAsia="zh-CN"/>
                            </w:rPr>
                          </w:pPr>
                        </w:p>
                        <w:p w14:paraId="0B0CE5A8" w14:textId="77777777" w:rsidR="006B51B8" w:rsidRDefault="006B51B8" w:rsidP="0059630E">
                          <w:pPr>
                            <w:rPr>
                              <w:lang w:eastAsia="zh-CN"/>
                            </w:rPr>
                          </w:pPr>
                        </w:p>
                      </w:txbxContent>
                    </v:textbox>
                  </v:shape>
                  <v:shape id="文本框 316" o:spid="_x0000_s1392" type="#_x0000_t202" style="position:absolute;left:4585;top:2686;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">
                    <v:textbox>
                      <w:txbxContent>
                        <w:p w14:paraId="278994EA" w14:textId="77777777" w:rsidR="006B51B8" w:rsidRDefault="006B51B8"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642292AC" w14:textId="77777777" w:rsidR="006B51B8" w:rsidRDefault="006B51B8" w:rsidP="0059630E">
                          <w:pPr>
                            <w:rPr>
                              <w:vertAlign w:val="superscript"/>
                              <w:lang w:eastAsia="zh-CN"/>
                            </w:rPr>
                          </w:pPr>
                          <w:r>
                            <w:rPr>
                              <w:rFonts w:hint="eastAsia"/>
                              <w:vertAlign w:val="superscript"/>
                              <w:lang w:eastAsia="zh-CN"/>
                            </w:rPr>
                            <w:t xml:space="preserve">  </w:t>
                          </w:r>
                        </w:p>
                        <w:p w14:paraId="1D61BD22" w14:textId="77777777" w:rsidR="006B51B8" w:rsidRDefault="006B51B8" w:rsidP="0059630E">
                          <w:pPr>
                            <w:rPr>
                              <w:vertAlign w:val="superscript"/>
                              <w:lang w:eastAsia="zh-CN"/>
                            </w:rPr>
                          </w:pPr>
                        </w:p>
                        <w:p w14:paraId="49A1835D" w14:textId="77777777" w:rsidR="006B51B8" w:rsidRDefault="006B51B8" w:rsidP="0059630E">
                          <w:pPr>
                            <w:rPr>
                              <w:vertAlign w:val="superscript"/>
                              <w:lang w:eastAsia="zh-CN"/>
                            </w:rPr>
                          </w:pPr>
                        </w:p>
                        <w:p w14:paraId="54396199" w14:textId="77777777" w:rsidR="006B51B8" w:rsidRDefault="006B51B8" w:rsidP="0059630E">
                          <w:pPr>
                            <w:rPr>
                              <w:vertAlign w:val="superscript"/>
                              <w:lang w:eastAsia="zh-CN"/>
                            </w:rPr>
                          </w:pPr>
                        </w:p>
                        <w:p w14:paraId="38620A1E" w14:textId="77777777" w:rsidR="006B51B8" w:rsidRDefault="006B51B8" w:rsidP="0059630E">
                          <w:pPr>
                            <w:rPr>
                              <w:lang w:eastAsia="zh-CN"/>
                            </w:rPr>
                          </w:pPr>
                        </w:p>
                      </w:txbxContent>
                    </v:textbox>
                  </v:shape>
                  <v:shape id="文本框 317" o:spid="_x0000_s1393" type="#_x0000_t202" style="position:absolute;left:6393;top:2686;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">
                    <v:textbox>
                      <w:txbxContent>
                        <w:p w14:paraId="1D89315D" w14:textId="77777777" w:rsidR="006B51B8" w:rsidRDefault="006B51B8"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3337811F" w14:textId="77777777" w:rsidR="006B51B8" w:rsidRDefault="006B51B8" w:rsidP="0059630E">
                          <w:pPr>
                            <w:rPr>
                              <w:vertAlign w:val="superscript"/>
                              <w:lang w:eastAsia="zh-CN"/>
                            </w:rPr>
                          </w:pPr>
                          <w:r>
                            <w:rPr>
                              <w:rFonts w:hint="eastAsia"/>
                              <w:vertAlign w:val="superscript"/>
                              <w:lang w:eastAsia="zh-CN"/>
                            </w:rPr>
                            <w:t xml:space="preserve">  </w:t>
                          </w:r>
                        </w:p>
                        <w:p w14:paraId="73614EE9" w14:textId="77777777" w:rsidR="006B51B8" w:rsidRDefault="006B51B8" w:rsidP="0059630E">
                          <w:pPr>
                            <w:rPr>
                              <w:vertAlign w:val="superscript"/>
                              <w:lang w:eastAsia="zh-CN"/>
                            </w:rPr>
                          </w:pPr>
                        </w:p>
                        <w:p w14:paraId="771D39E0" w14:textId="77777777" w:rsidR="006B51B8" w:rsidRDefault="006B51B8" w:rsidP="0059630E">
                          <w:pPr>
                            <w:rPr>
                              <w:vertAlign w:val="superscript"/>
                              <w:lang w:eastAsia="zh-CN"/>
                            </w:rPr>
                          </w:pPr>
                        </w:p>
                        <w:p w14:paraId="374242AF" w14:textId="77777777" w:rsidR="006B51B8" w:rsidRDefault="006B51B8" w:rsidP="0059630E">
                          <w:pPr>
                            <w:rPr>
                              <w:vertAlign w:val="superscript"/>
                              <w:lang w:eastAsia="zh-CN"/>
                            </w:rPr>
                          </w:pPr>
                        </w:p>
                        <w:p w14:paraId="0404F43E" w14:textId="77777777" w:rsidR="006B51B8" w:rsidRDefault="006B51B8" w:rsidP="0059630E">
                          <w:pPr>
                            <w:rPr>
                              <w:lang w:eastAsia="zh-CN"/>
                            </w:rPr>
                          </w:pPr>
                        </w:p>
                      </w:txbxContent>
                    </v:textbox>
                  </v:shape>
                  <v:shape id="文本框 318" o:spid="_x0000_s1394" type="#_x0000_t202" style="position:absolute;left:5296;top:2686;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">
                    <v:textbox>
                      <w:txbxContent>
                        <w:p w14:paraId="105E5BD7" w14:textId="77777777" w:rsidR="006B51B8" w:rsidRDefault="006B51B8"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0EF60A8B" w14:textId="77777777" w:rsidR="006B51B8" w:rsidRDefault="006B51B8" w:rsidP="0059630E">
                          <w:pPr>
                            <w:rPr>
                              <w:vertAlign w:val="superscript"/>
                              <w:lang w:eastAsia="zh-CN"/>
                            </w:rPr>
                          </w:pPr>
                          <w:r>
                            <w:rPr>
                              <w:rFonts w:hint="eastAsia"/>
                              <w:vertAlign w:val="superscript"/>
                              <w:lang w:eastAsia="zh-CN"/>
                            </w:rPr>
                            <w:t xml:space="preserve">  </w:t>
                          </w:r>
                        </w:p>
                        <w:p w14:paraId="0FFF3C42" w14:textId="77777777" w:rsidR="006B51B8" w:rsidRDefault="006B51B8" w:rsidP="0059630E">
                          <w:pPr>
                            <w:rPr>
                              <w:vertAlign w:val="superscript"/>
                              <w:lang w:eastAsia="zh-CN"/>
                            </w:rPr>
                          </w:pPr>
                        </w:p>
                        <w:p w14:paraId="4DB76793" w14:textId="77777777" w:rsidR="006B51B8" w:rsidRDefault="006B51B8" w:rsidP="0059630E">
                          <w:pPr>
                            <w:rPr>
                              <w:vertAlign w:val="superscript"/>
                              <w:lang w:eastAsia="zh-CN"/>
                            </w:rPr>
                          </w:pPr>
                        </w:p>
                        <w:p w14:paraId="100D43B4" w14:textId="77777777" w:rsidR="006B51B8" w:rsidRDefault="006B51B8" w:rsidP="0059630E">
                          <w:pPr>
                            <w:rPr>
                              <w:vertAlign w:val="superscript"/>
                              <w:lang w:eastAsia="zh-CN"/>
                            </w:rPr>
                          </w:pPr>
                        </w:p>
                        <w:p w14:paraId="67EB06F0" w14:textId="77777777" w:rsidR="006B51B8" w:rsidRDefault="006B51B8" w:rsidP="0059630E">
                          <w:pPr>
                            <w:rPr>
                              <w:lang w:eastAsia="zh-CN"/>
                            </w:rPr>
                          </w:pPr>
                        </w:p>
                      </w:txbxContent>
                    </v:textbox>
                  </v:shape>
                  <v:shape id="文本框 319" o:spid="_x0000_s1395" type="#_x0000_t202" style="position:absolute;left:7117;top:2686;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">
                    <v:textbox>
                      <w:txbxContent>
                        <w:p w14:paraId="511E71B2" w14:textId="77777777" w:rsidR="006B51B8" w:rsidRDefault="006B51B8"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17FC9741" w14:textId="77777777" w:rsidR="006B51B8" w:rsidRDefault="006B51B8" w:rsidP="0059630E">
                          <w:pPr>
                            <w:rPr>
                              <w:vertAlign w:val="superscript"/>
                              <w:lang w:eastAsia="zh-CN"/>
                            </w:rPr>
                          </w:pPr>
                          <w:r>
                            <w:rPr>
                              <w:rFonts w:hint="eastAsia"/>
                              <w:vertAlign w:val="superscript"/>
                              <w:lang w:eastAsia="zh-CN"/>
                            </w:rPr>
                            <w:t xml:space="preserve">  </w:t>
                          </w:r>
                        </w:p>
                        <w:p w14:paraId="50434711" w14:textId="77777777" w:rsidR="006B51B8" w:rsidRDefault="006B51B8" w:rsidP="0059630E">
                          <w:pPr>
                            <w:rPr>
                              <w:vertAlign w:val="superscript"/>
                              <w:lang w:eastAsia="zh-CN"/>
                            </w:rPr>
                          </w:pPr>
                        </w:p>
                        <w:p w14:paraId="400A48B1" w14:textId="77777777" w:rsidR="006B51B8" w:rsidRDefault="006B51B8" w:rsidP="0059630E">
                          <w:pPr>
                            <w:rPr>
                              <w:vertAlign w:val="superscript"/>
                              <w:lang w:eastAsia="zh-CN"/>
                            </w:rPr>
                          </w:pPr>
                        </w:p>
                        <w:p w14:paraId="65938F42" w14:textId="77777777" w:rsidR="006B51B8" w:rsidRDefault="006B51B8" w:rsidP="0059630E">
                          <w:pPr>
                            <w:rPr>
                              <w:vertAlign w:val="superscript"/>
                              <w:lang w:eastAsia="zh-CN"/>
                            </w:rPr>
                          </w:pPr>
                        </w:p>
                        <w:p w14:paraId="68EBB276" w14:textId="77777777" w:rsidR="006B51B8" w:rsidRDefault="006B51B8" w:rsidP="0059630E">
                          <w:pPr>
                            <w:rPr>
                              <w:lang w:eastAsia="zh-CN"/>
                            </w:rPr>
                          </w:pPr>
                        </w:p>
                      </w:txbxContent>
                    </v:textbox>
                  </v:shape>
                  <v:shape id="文本框 320" o:spid="_x0000_s1396" type="#_x0000_t202" style="position:absolute;left:4572;top:4158;width:3191;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">
                    <v:textbox>
                      <w:txbxContent>
                        <w:p w14:paraId="3368C791" w14:textId="77777777" w:rsidR="006B51B8" w:rsidRDefault="006B51B8" w:rsidP="0059630E">
                          <w:pPr>
                            <w:ind w:firstLineChars="500" w:firstLine="1050"/>
                            <w:rPr>
                              <w:lang w:eastAsia="zh-CN"/>
                            </w:rPr>
                          </w:pPr>
                          <w:r>
                            <w:rPr>
                              <w:rFonts w:hint="eastAsia"/>
                              <w:sz w:val="21"/>
                              <w:lang w:eastAsia="zh-CN"/>
                            </w:rPr>
                            <w:t>2</w:t>
                          </w:r>
                          <w:r>
                            <w:rPr>
                              <w:rFonts w:hint="eastAsia"/>
                              <w:vertAlign w:val="superscript"/>
                              <w:lang w:eastAsia="zh-CN"/>
                            </w:rPr>
                            <w:t xml:space="preserve">9    </w:t>
                          </w:r>
                          <w:r>
                            <w:rPr>
                              <w:rFonts w:hint="eastAsia"/>
                              <w:sz w:val="21"/>
                              <w:lang w:eastAsia="zh-CN"/>
                            </w:rPr>
                            <w:t>个</w:t>
                          </w:r>
                          <w:r>
                            <w:rPr>
                              <w:rFonts w:hint="eastAsia"/>
                              <w:vertAlign w:val="superscript"/>
                              <w:lang w:eastAsia="zh-CN"/>
                            </w:rPr>
                            <w:t xml:space="preserve">   page</w:t>
                          </w:r>
                        </w:p>
                        <w:p w14:paraId="55BCDC24" w14:textId="77777777" w:rsidR="006B51B8" w:rsidRDefault="006B51B8"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49564272" w14:textId="77777777" w:rsidR="006B51B8" w:rsidRDefault="006B51B8" w:rsidP="0059630E">
                          <w:pPr>
                            <w:rPr>
                              <w:vertAlign w:val="superscript"/>
                              <w:lang w:eastAsia="zh-CN"/>
                            </w:rPr>
                          </w:pPr>
                          <w:r>
                            <w:rPr>
                              <w:rFonts w:hint="eastAsia"/>
                              <w:vertAlign w:val="superscript"/>
                              <w:lang w:eastAsia="zh-CN"/>
                            </w:rPr>
                            <w:t xml:space="preserve">  </w:t>
                          </w:r>
                        </w:p>
                        <w:p w14:paraId="0D3FE270" w14:textId="77777777" w:rsidR="006B51B8" w:rsidRDefault="006B51B8" w:rsidP="0059630E">
                          <w:pPr>
                            <w:rPr>
                              <w:vertAlign w:val="superscript"/>
                              <w:lang w:eastAsia="zh-CN"/>
                            </w:rPr>
                          </w:pPr>
                        </w:p>
                        <w:p w14:paraId="66DEA00D" w14:textId="77777777" w:rsidR="006B51B8" w:rsidRDefault="006B51B8" w:rsidP="0059630E">
                          <w:pPr>
                            <w:rPr>
                              <w:vertAlign w:val="superscript"/>
                              <w:lang w:eastAsia="zh-CN"/>
                            </w:rPr>
                          </w:pPr>
                        </w:p>
                        <w:p w14:paraId="05AF09DD" w14:textId="77777777" w:rsidR="006B51B8" w:rsidRDefault="006B51B8" w:rsidP="0059630E">
                          <w:pPr>
                            <w:rPr>
                              <w:vertAlign w:val="superscript"/>
                              <w:lang w:eastAsia="zh-CN"/>
                            </w:rPr>
                          </w:pPr>
                        </w:p>
                        <w:p w14:paraId="271A0F6B" w14:textId="77777777" w:rsidR="006B51B8" w:rsidRDefault="006B51B8" w:rsidP="0059630E">
                          <w:pPr>
                            <w:rPr>
                              <w:lang w:eastAsia="zh-CN"/>
                            </w:rPr>
                          </w:pPr>
                        </w:p>
                      </w:txbxContent>
                    </v:textbox>
                  </v:shape>
                  <v:shape id="文本框 321" o:spid="_x0000_s1397" type="#_x0000_t202" style="position:absolute;left:4611;top:2077;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" strokeweight=".25pt">
                    <v:textbox>
                      <w:txbxContent>
                        <w:p w14:paraId="5FA6D9B1" w14:textId="77777777" w:rsidR="006B51B8" w:rsidRDefault="006B51B8"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1EFA518A" w14:textId="77777777" w:rsidR="006B51B8" w:rsidRDefault="006B51B8" w:rsidP="0059630E">
                          <w:pPr>
                            <w:rPr>
                              <w:vertAlign w:val="superscript"/>
                              <w:lang w:eastAsia="zh-CN"/>
                            </w:rPr>
                          </w:pPr>
                          <w:r>
                            <w:rPr>
                              <w:rFonts w:hint="eastAsia"/>
                              <w:vertAlign w:val="superscript"/>
                              <w:lang w:eastAsia="zh-CN"/>
                            </w:rPr>
                            <w:t xml:space="preserve">  </w:t>
                          </w:r>
                        </w:p>
                        <w:p w14:paraId="0416E6BD" w14:textId="77777777" w:rsidR="006B51B8" w:rsidRDefault="006B51B8" w:rsidP="0059630E">
                          <w:pPr>
                            <w:rPr>
                              <w:vertAlign w:val="superscript"/>
                              <w:lang w:eastAsia="zh-CN"/>
                            </w:rPr>
                          </w:pPr>
                        </w:p>
                        <w:p w14:paraId="7D9E9EB3" w14:textId="77777777" w:rsidR="006B51B8" w:rsidRDefault="006B51B8" w:rsidP="0059630E">
                          <w:pPr>
                            <w:rPr>
                              <w:vertAlign w:val="superscript"/>
                              <w:lang w:eastAsia="zh-CN"/>
                            </w:rPr>
                          </w:pPr>
                        </w:p>
                        <w:p w14:paraId="493B2227" w14:textId="77777777" w:rsidR="006B51B8" w:rsidRDefault="006B51B8" w:rsidP="0059630E">
                          <w:pPr>
                            <w:rPr>
                              <w:vertAlign w:val="superscript"/>
                              <w:lang w:eastAsia="zh-CN"/>
                            </w:rPr>
                          </w:pPr>
                        </w:p>
                        <w:p w14:paraId="7C9A0602" w14:textId="77777777" w:rsidR="006B51B8" w:rsidRDefault="006B51B8" w:rsidP="0059630E">
                          <w:pPr>
                            <w:rPr>
                              <w:lang w:eastAsia="zh-CN"/>
                            </w:rPr>
                          </w:pPr>
                        </w:p>
                      </w:txbxContent>
                    </v:textbox>
                  </v:shape>
                  <v:shape id="文本框 322" o:spid="_x0000_s1398" type="#_x0000_t202" style="position:absolute;left:4585;top:4147;width:3191;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">
                    <v:textbox>
                      <w:txbxContent>
                        <w:p w14:paraId="6F225D57" w14:textId="77777777" w:rsidR="006B51B8" w:rsidRDefault="006B51B8" w:rsidP="0059630E">
                          <w:pPr>
                            <w:ind w:firstLineChars="500" w:firstLine="750"/>
                            <w:rPr>
                              <w:lang w:eastAsia="zh-CN"/>
                            </w:rPr>
                          </w:pPr>
                          <w:r>
                            <w:rPr>
                              <w:rFonts w:hint="eastAsia"/>
                              <w:sz w:val="15"/>
                              <w:szCs w:val="15"/>
                              <w:lang w:eastAsia="zh-CN"/>
                            </w:rPr>
                            <w:t>2</w:t>
                          </w:r>
                          <w:r>
                            <w:rPr>
                              <w:rFonts w:hint="eastAsia"/>
                              <w:vertAlign w:val="superscript"/>
                              <w:lang w:eastAsia="zh-CN"/>
                            </w:rPr>
                            <w:t xml:space="preserve">10    </w:t>
                          </w:r>
                          <w:r>
                            <w:rPr>
                              <w:rFonts w:hint="eastAsia"/>
                              <w:sz w:val="21"/>
                              <w:lang w:eastAsia="zh-CN"/>
                            </w:rPr>
                            <w:t>个</w:t>
                          </w:r>
                          <w:r>
                            <w:rPr>
                              <w:rFonts w:hint="eastAsia"/>
                              <w:vertAlign w:val="superscript"/>
                              <w:lang w:eastAsia="zh-CN"/>
                            </w:rPr>
                            <w:t xml:space="preserve">   page</w:t>
                          </w:r>
                        </w:p>
                        <w:p w14:paraId="1463B72A" w14:textId="77777777" w:rsidR="006B51B8" w:rsidRDefault="006B51B8"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507670BE" w14:textId="77777777" w:rsidR="006B51B8" w:rsidRDefault="006B51B8" w:rsidP="0059630E">
                          <w:pPr>
                            <w:rPr>
                              <w:vertAlign w:val="superscript"/>
                              <w:lang w:eastAsia="zh-CN"/>
                            </w:rPr>
                          </w:pPr>
                          <w:r>
                            <w:rPr>
                              <w:rFonts w:hint="eastAsia"/>
                              <w:vertAlign w:val="superscript"/>
                              <w:lang w:eastAsia="zh-CN"/>
                            </w:rPr>
                            <w:t xml:space="preserve">  </w:t>
                          </w:r>
                        </w:p>
                        <w:p w14:paraId="6AD0027C" w14:textId="77777777" w:rsidR="006B51B8" w:rsidRDefault="006B51B8" w:rsidP="0059630E">
                          <w:pPr>
                            <w:rPr>
                              <w:vertAlign w:val="superscript"/>
                              <w:lang w:eastAsia="zh-CN"/>
                            </w:rPr>
                          </w:pPr>
                        </w:p>
                        <w:p w14:paraId="48FC4A9A" w14:textId="77777777" w:rsidR="006B51B8" w:rsidRDefault="006B51B8" w:rsidP="0059630E">
                          <w:pPr>
                            <w:rPr>
                              <w:vertAlign w:val="superscript"/>
                              <w:lang w:eastAsia="zh-CN"/>
                            </w:rPr>
                          </w:pPr>
                        </w:p>
                        <w:p w14:paraId="11C6E405" w14:textId="77777777" w:rsidR="006B51B8" w:rsidRDefault="006B51B8" w:rsidP="0059630E">
                          <w:pPr>
                            <w:rPr>
                              <w:vertAlign w:val="superscript"/>
                              <w:lang w:eastAsia="zh-CN"/>
                            </w:rPr>
                          </w:pPr>
                        </w:p>
                        <w:p w14:paraId="162640C7" w14:textId="77777777" w:rsidR="006B51B8" w:rsidRDefault="006B51B8" w:rsidP="0059630E">
                          <w:pPr>
                            <w:rPr>
                              <w:lang w:eastAsia="zh-CN"/>
                            </w:rPr>
                          </w:pPr>
                        </w:p>
                      </w:txbxContent>
                    </v:textbox>
                  </v:shape>
                  <v:shape id="文本框 326" o:spid="_x0000_s1399" type="#_x0000_t202" style="position:absolute;left:779;top:2085;width:2139;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">
                    <v:textbox>
                      <w:txbxContent>
                        <w:p w14:paraId="2A8BE946" w14:textId="77777777" w:rsidR="006B51B8" w:rsidRDefault="006B51B8" w:rsidP="0059630E">
                          <w:pPr>
                            <w:adjustRightInd w:val="0"/>
                            <w:snapToGrid w:val="0"/>
                            <w:spacing w:after="0" w:line="0" w:lineRule="atLeast"/>
                            <w:rPr>
                              <w:rFonts w:ascii="宋体" w:hAnsi="宋体" w:cs="宋体"/>
                              <w:spacing w:val="10"/>
                              <w:sz w:val="15"/>
                              <w:szCs w:val="20"/>
                              <w:lang w:eastAsia="zh-CN"/>
                            </w:rPr>
                          </w:pPr>
                          <w:r>
                            <w:rPr>
                              <w:rFonts w:hint="eastAsia"/>
                              <w:vertAlign w:val="superscript"/>
                              <w:lang w:eastAsia="zh-CN"/>
                            </w:rPr>
                            <w:t xml:space="preserve"> </w:t>
                          </w: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0</w:t>
                          </w:r>
                          <w:r>
                            <w:rPr>
                              <w:rFonts w:ascii="宋体" w:hAnsi="宋体" w:cs="宋体" w:hint="eastAsia"/>
                              <w:spacing w:val="10"/>
                              <w:sz w:val="15"/>
                              <w:szCs w:val="20"/>
                              <w:lang w:eastAsia="zh-CN"/>
                            </w:rPr>
                            <w:t>个页框</w:t>
                          </w:r>
                        </w:p>
                        <w:p w14:paraId="5480F66C" w14:textId="77777777" w:rsidR="006B51B8" w:rsidRDefault="006B51B8" w:rsidP="0059630E">
                          <w:pPr>
                            <w:rPr>
                              <w:vertAlign w:val="superscript"/>
                              <w:lang w:eastAsia="zh-CN"/>
                            </w:rPr>
                          </w:pPr>
                          <w:r>
                            <w:rPr>
                              <w:rFonts w:hint="eastAsia"/>
                              <w:vertAlign w:val="superscript"/>
                              <w:lang w:eastAsia="zh-CN"/>
                            </w:rPr>
                            <w:t xml:space="preserve">  </w:t>
                          </w:r>
                        </w:p>
                        <w:p w14:paraId="727A7ED3" w14:textId="77777777" w:rsidR="006B51B8" w:rsidRDefault="006B51B8" w:rsidP="0059630E">
                          <w:pPr>
                            <w:rPr>
                              <w:vertAlign w:val="superscript"/>
                              <w:lang w:eastAsia="zh-CN"/>
                            </w:rPr>
                          </w:pPr>
                        </w:p>
                        <w:p w14:paraId="60604C94" w14:textId="77777777" w:rsidR="006B51B8" w:rsidRDefault="006B51B8" w:rsidP="0059630E">
                          <w:pPr>
                            <w:rPr>
                              <w:vertAlign w:val="superscript"/>
                              <w:lang w:eastAsia="zh-CN"/>
                            </w:rPr>
                          </w:pPr>
                        </w:p>
                        <w:p w14:paraId="6966A134" w14:textId="77777777" w:rsidR="006B51B8" w:rsidRDefault="006B51B8" w:rsidP="0059630E">
                          <w:pPr>
                            <w:rPr>
                              <w:vertAlign w:val="superscript"/>
                              <w:lang w:eastAsia="zh-CN"/>
                            </w:rPr>
                          </w:pPr>
                        </w:p>
                        <w:p w14:paraId="2143471F" w14:textId="77777777" w:rsidR="006B51B8" w:rsidRDefault="006B51B8" w:rsidP="0059630E">
                          <w:pPr>
                            <w:rPr>
                              <w:lang w:eastAsia="zh-CN"/>
                            </w:rPr>
                          </w:pPr>
                        </w:p>
                      </w:txbxContent>
                    </v:textbox>
                  </v:shape>
                  <v:shape id="文本框 327" o:spid="_x0000_s1400" type="#_x0000_t202" style="position:absolute;left:779;top:2601;width:2139;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">
                    <v:textbox>
                      <w:txbxContent>
                        <w:p w14:paraId="48367F24" w14:textId="77777777" w:rsidR="006B51B8" w:rsidRDefault="006B51B8" w:rsidP="0059630E">
                          <w:pPr>
                            <w:adjustRightInd w:val="0"/>
                            <w:snapToGrid w:val="0"/>
                            <w:spacing w:after="0" w:line="0" w:lineRule="atLeast"/>
                            <w:rPr>
                              <w:rFonts w:ascii="宋体" w:hAnsi="宋体" w:cs="宋体"/>
                              <w:spacing w:val="10"/>
                              <w:sz w:val="15"/>
                              <w:szCs w:val="20"/>
                              <w:lang w:eastAsia="zh-CN"/>
                            </w:rPr>
                          </w:pP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1</w:t>
                          </w:r>
                          <w:r>
                            <w:rPr>
                              <w:rFonts w:ascii="宋体" w:hAnsi="宋体" w:cs="宋体" w:hint="eastAsia"/>
                              <w:spacing w:val="10"/>
                              <w:sz w:val="15"/>
                              <w:szCs w:val="20"/>
                              <w:lang w:eastAsia="zh-CN"/>
                            </w:rPr>
                            <w:t>个页框</w:t>
                          </w:r>
                        </w:p>
                        <w:p w14:paraId="6DB8516E" w14:textId="77777777" w:rsidR="006B51B8" w:rsidRDefault="006B51B8" w:rsidP="0059630E">
                          <w:pPr>
                            <w:rPr>
                              <w:vertAlign w:val="superscript"/>
                              <w:lang w:eastAsia="zh-CN"/>
                            </w:rPr>
                          </w:pPr>
                          <w:r>
                            <w:rPr>
                              <w:rFonts w:hint="eastAsia"/>
                              <w:vertAlign w:val="superscript"/>
                              <w:lang w:eastAsia="zh-CN"/>
                            </w:rPr>
                            <w:t xml:space="preserve">  </w:t>
                          </w:r>
                        </w:p>
                        <w:p w14:paraId="5318E27E" w14:textId="77777777" w:rsidR="006B51B8" w:rsidRDefault="006B51B8" w:rsidP="0059630E">
                          <w:pPr>
                            <w:rPr>
                              <w:vertAlign w:val="superscript"/>
                              <w:lang w:eastAsia="zh-CN"/>
                            </w:rPr>
                          </w:pPr>
                        </w:p>
                        <w:p w14:paraId="7CB5ED96" w14:textId="77777777" w:rsidR="006B51B8" w:rsidRDefault="006B51B8" w:rsidP="0059630E">
                          <w:pPr>
                            <w:rPr>
                              <w:vertAlign w:val="superscript"/>
                              <w:lang w:eastAsia="zh-CN"/>
                            </w:rPr>
                          </w:pPr>
                        </w:p>
                        <w:p w14:paraId="6A689052" w14:textId="77777777" w:rsidR="006B51B8" w:rsidRDefault="006B51B8" w:rsidP="0059630E">
                          <w:pPr>
                            <w:rPr>
                              <w:vertAlign w:val="superscript"/>
                              <w:lang w:eastAsia="zh-CN"/>
                            </w:rPr>
                          </w:pPr>
                        </w:p>
                        <w:p w14:paraId="48758B4E" w14:textId="77777777" w:rsidR="006B51B8" w:rsidRDefault="006B51B8" w:rsidP="0059630E">
                          <w:pPr>
                            <w:rPr>
                              <w:lang w:eastAsia="zh-CN"/>
                            </w:rPr>
                          </w:pPr>
                        </w:p>
                      </w:txbxContent>
                    </v:textbox>
                  </v:shape>
                  <v:shape id="文本框 328" o:spid="_x0000_s1401" type="#_x0000_t202" style="position:absolute;left:753;top:4147;width:2139;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">
                    <v:textbox>
                      <w:txbxContent>
                        <w:p w14:paraId="7973E8BB" w14:textId="77777777" w:rsidR="006B51B8" w:rsidRDefault="006B51B8" w:rsidP="0059630E">
                          <w:pPr>
                            <w:rPr>
                              <w:rFonts w:ascii="宋体" w:hAnsi="宋体" w:cs="宋体"/>
                              <w:spacing w:val="10"/>
                              <w:sz w:val="15"/>
                              <w:szCs w:val="20"/>
                              <w:lang w:eastAsia="zh-CN"/>
                            </w:rPr>
                          </w:pP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10</w:t>
                          </w:r>
                          <w:r>
                            <w:rPr>
                              <w:rFonts w:ascii="宋体" w:hAnsi="宋体" w:cs="宋体" w:hint="eastAsia"/>
                              <w:spacing w:val="10"/>
                              <w:sz w:val="15"/>
                              <w:szCs w:val="20"/>
                              <w:lang w:eastAsia="zh-CN"/>
                            </w:rPr>
                            <w:t>个页框</w:t>
                          </w:r>
                        </w:p>
                        <w:p w14:paraId="6EB445D1" w14:textId="77777777" w:rsidR="006B51B8" w:rsidRDefault="006B51B8" w:rsidP="0059630E">
                          <w:pPr>
                            <w:rPr>
                              <w:vertAlign w:val="superscript"/>
                              <w:lang w:eastAsia="zh-CN"/>
                            </w:rPr>
                          </w:pPr>
                          <w:r>
                            <w:rPr>
                              <w:rFonts w:hint="eastAsia"/>
                              <w:vertAlign w:val="superscript"/>
                              <w:lang w:eastAsia="zh-CN"/>
                            </w:rPr>
                            <w:t xml:space="preserve">  </w:t>
                          </w:r>
                        </w:p>
                        <w:p w14:paraId="14E754BF" w14:textId="77777777" w:rsidR="006B51B8" w:rsidRDefault="006B51B8" w:rsidP="0059630E">
                          <w:pPr>
                            <w:rPr>
                              <w:vertAlign w:val="superscript"/>
                              <w:lang w:eastAsia="zh-CN"/>
                            </w:rPr>
                          </w:pPr>
                        </w:p>
                        <w:p w14:paraId="09AAD392" w14:textId="77777777" w:rsidR="006B51B8" w:rsidRDefault="006B51B8" w:rsidP="0059630E">
                          <w:pPr>
                            <w:rPr>
                              <w:vertAlign w:val="superscript"/>
                              <w:lang w:eastAsia="zh-CN"/>
                            </w:rPr>
                          </w:pPr>
                        </w:p>
                        <w:p w14:paraId="798333A5" w14:textId="77777777" w:rsidR="006B51B8" w:rsidRDefault="006B51B8" w:rsidP="0059630E">
                          <w:pPr>
                            <w:rPr>
                              <w:vertAlign w:val="superscript"/>
                              <w:lang w:eastAsia="zh-CN"/>
                            </w:rPr>
                          </w:pPr>
                        </w:p>
                        <w:p w14:paraId="39613634" w14:textId="77777777" w:rsidR="006B51B8" w:rsidRDefault="006B51B8" w:rsidP="0059630E">
                          <w:pPr>
                            <w:rPr>
                              <w:lang w:eastAsia="zh-CN"/>
                            </w:rPr>
                          </w:pPr>
                        </w:p>
                      </w:txbxContent>
                    </v:textbox>
                  </v:shape>
                  <v:shape id="文本框 331" o:spid="_x0000_s1402" type="#_x0000_t202" style="position:absolute;left:5640;top:1261;width:1798;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" stroked="f">
                    <v:textbox>
                      <w:txbxContent>
                        <w:p w14:paraId="1FBE7FC3" w14:textId="77777777" w:rsidR="006B51B8" w:rsidRDefault="006B51B8" w:rsidP="0059630E">
                          <w:pPr>
                            <w:rPr>
                              <w:rFonts w:ascii="宋体" w:hAnsi="宋体" w:cs="宋体"/>
                              <w:spacing w:val="10"/>
                              <w:sz w:val="18"/>
                              <w:szCs w:val="20"/>
                              <w:lang w:eastAsia="zh-CN"/>
                            </w:rPr>
                          </w:pPr>
                          <w:r>
                            <w:rPr>
                              <w:rFonts w:ascii="宋体" w:hAnsi="宋体" w:cs="宋体" w:hint="eastAsia"/>
                              <w:spacing w:val="10"/>
                              <w:sz w:val="18"/>
                              <w:szCs w:val="20"/>
                              <w:lang w:eastAsia="zh-CN"/>
                            </w:rPr>
                            <w:t>mem_map[]数组</w:t>
                          </w:r>
                        </w:p>
                      </w:txbxContent>
                    </v:textbox>
                  </v:shape>
                  <v:shape id="自选图形 337" o:spid="_x0000_s1403" type="#_x0000_t87" style="position:absolute;left:6207;top:-16;width:427;height:36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" strokeweight="1.5pt"/>
                  <v:shape id="文本框 344" o:spid="_x0000_s1404" type="#_x0000_t202" style="position:absolute;left:3157;top:1341;width:1888;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" stroked="f">
                    <v:textbox>
                      <w:txbxContent>
                        <w:p w14:paraId="04A1DD3D" w14:textId="77777777" w:rsidR="006B51B8" w:rsidRDefault="006B51B8" w:rsidP="0059630E">
                          <w:pPr>
                            <w:rPr>
                              <w:color w:val="000000"/>
                              <w:sz w:val="28"/>
                            </w:rPr>
                          </w:pPr>
                          <w:r>
                            <w:rPr>
                              <w:rFonts w:ascii="宋体" w:hAnsi="宋体" w:cs="宋体" w:hint="eastAsia"/>
                              <w:spacing w:val="10"/>
                              <w:sz w:val="18"/>
                              <w:szCs w:val="20"/>
                              <w:lang w:eastAsia="zh-CN"/>
                            </w:rPr>
                            <w:t>free_area[]数组</w:t>
                          </w:r>
                        </w:p>
                      </w:txbxContent>
                    </v:textbox>
                  </v:shape>
                  <v:shape id="文本框 345" o:spid="_x0000_s1405" type="#_x0000_t202" style="position:absolute;left:1207;top:1341;width:1523;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" stroked="f">
                    <v:textbox>
                      <w:txbxContent>
                        <w:p w14:paraId="360A2137" w14:textId="77777777" w:rsidR="006B51B8" w:rsidRDefault="006B51B8" w:rsidP="0059630E">
                          <w:pPr>
                            <w:adjustRightInd w:val="0"/>
                            <w:snapToGrid w:val="0"/>
                            <w:spacing w:after="0" w:line="0" w:lineRule="atLeast"/>
                            <w:rPr>
                              <w:rFonts w:ascii="宋体" w:hAnsi="宋体" w:cs="宋体"/>
                              <w:spacing w:val="10"/>
                              <w:sz w:val="18"/>
                              <w:szCs w:val="20"/>
                              <w:lang w:eastAsia="zh-CN"/>
                            </w:rPr>
                          </w:pPr>
                          <w:r>
                            <w:rPr>
                              <w:rFonts w:ascii="宋体" w:hAnsi="宋体" w:cs="宋体" w:hint="eastAsia"/>
                              <w:spacing w:val="10"/>
                              <w:sz w:val="20"/>
                              <w:szCs w:val="20"/>
                              <w:lang w:eastAsia="zh-CN"/>
                            </w:rPr>
                            <w:t>bitmap</w:t>
                          </w:r>
                          <w:r>
                            <w:rPr>
                              <w:rFonts w:ascii="宋体" w:hAnsi="宋体" w:cs="宋体" w:hint="eastAsia"/>
                              <w:spacing w:val="10"/>
                              <w:sz w:val="18"/>
                              <w:szCs w:val="20"/>
                              <w:lang w:eastAsia="zh-CN"/>
                            </w:rPr>
                            <w:t>位图</w:t>
                          </w:r>
                        </w:p>
                        <w:p w14:paraId="3DA911D3" w14:textId="77777777" w:rsidR="006B51B8" w:rsidRDefault="006B51B8" w:rsidP="0059630E">
                          <w:pPr>
                            <w:rPr>
                              <w:color w:val="000000"/>
                              <w:sz w:val="18"/>
                            </w:rPr>
                          </w:pPr>
                        </w:p>
                      </w:txbxContent>
                    </v:textbox>
                  </v:shape>
                  <v:line id="直线 385" o:spid="_x0000_s1406" style="position:absolute;visibility:visible;mso-wrap-style:square" from="2918,2286" to="360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">
                    <v:stroke dashstyle="dash" endarrow="block"/>
                  </v:line>
                  <v:line id="直线 386" o:spid="_x0000_s1407" style="position:absolute;visibility:visible;mso-wrap-style:square" from="2918,2786" to="3600,2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">
                    <v:stroke dashstyle="dash" endarrow="block"/>
                  </v:line>
                  <v:line id="直线 387" o:spid="_x0000_s1408" style="position:absolute;visibility:visible;mso-wrap-style:square" from="2861,4339" to="3543,4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">
                    <v:stroke dashstyle="dash" endarrow="block"/>
                  </v:line>
                  <v:shape id="自选图形 389" o:spid="_x0000_s1409" type="#_x0000_t32" style="position:absolute;left:4220;top:2286;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">
                    <v:stroke startarrow="block" endarrow="block"/>
                    <v:shadow on="t" opacity=".5" offset="-6pt,6pt"/>
                  </v:shape>
                  <v:shape id="自选图形 391" o:spid="_x0000_s1410" type="#_x0000_t32" style="position:absolute;left:5335;top:2286;width:4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">
                    <v:stroke startarrow="block" endarrow="block"/>
                    <v:shadow on="t" opacity=".5" offset="-6pt,6pt"/>
                  </v:shape>
                  <v:shape id="自选图形 394" o:spid="_x0000_s1411" type="#_x0000_t32" style="position:absolute;left:6550;top:2286;width:51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">
                    <v:stroke startarrow="block" endarrow="block"/>
                    <v:shadow on="t" opacity=".5" offset="-6pt,6pt"/>
                  </v:shape>
                  <v:shape id="自选图形 395" o:spid="_x0000_s1412" type="#_x0000_t32" style="position:absolute;left:4194;top:2874;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">
                    <v:stroke startarrow="block" endarrow="block"/>
                    <v:shadow on="t" opacity=".5" offset="-6pt,6pt"/>
                  </v:shape>
                  <v:shape id="自选图形 396" o:spid="_x0000_s1413" type="#_x0000_t32" style="position:absolute;left:6002;top:2874;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">
                    <v:stroke startarrow="block" endarrow="block"/>
                    <v:shadow on="t" opacity=".5" offset="-6pt,6pt"/>
                  </v:shape>
                  <v:shape id="自选图形 397" o:spid="_x0000_s1414" type="#_x0000_t32" style="position:absolute;left:4220;top:4339;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">
                    <v:stroke startarrow="block" endarrow="block"/>
                    <v:shadow on="t" opacity=".5" offset="-6pt,6pt"/>
                  </v:shape>
                  <v:shape id="自选图形 398" o:spid="_x0000_s1415" type="#_x0000_t32" style="position:absolute;left:7797;top:2286;width:43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">
                    <v:stroke startarrow="block" endarrow="block"/>
                    <v:shadow on="t" opacity=".5" offset="-6pt,6pt"/>
                  </v:shape>
                  <v:shape id="自选图形 400" o:spid="_x0000_s1416" type="#_x0000_t32" style="position:absolute;left:7841;top:2874;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">
                    <v:stroke startarrow="block" endarrow="block"/>
                    <v:shadow on="t" opacity=".5" offset="-6pt,6pt"/>
                  </v:shape>
                  <v:shape id="自选图形 401" o:spid="_x0000_s1417" type="#_x0000_t32" style="position:absolute;left:7776;top:4339;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">
                    <v:stroke startarrow="block" endarrow="block"/>
                    <v:shadow on="t" opacity=".5" offset="-6pt,6pt"/>
                  </v:shape>
                  <v:shape id="文本框 402" o:spid="_x0000_s1418" type="#_x0000_t202" style="position:absolute;left:5888;top:3363;width:649;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" stroked="f">
                    <v:textbox>
                      <w:txbxContent>
                        <w:p w14:paraId="7BA26420" w14:textId="77777777" w:rsidR="006B51B8" w:rsidRDefault="006B51B8" w:rsidP="0059630E">
                          <w:pPr>
                            <w:rPr>
                              <w:color w:val="000000"/>
                              <w:sz w:val="18"/>
                              <w:lang w:eastAsia="zh-CN"/>
                            </w:rPr>
                          </w:pPr>
                          <w:r>
                            <w:rPr>
                              <w:rFonts w:hint="eastAsia"/>
                              <w:color w:val="000000"/>
                              <w:sz w:val="18"/>
                              <w:lang w:eastAsia="zh-CN"/>
                            </w:rPr>
                            <w:t>…</w:t>
                          </w:r>
                        </w:p>
                      </w:txbxContent>
                    </v:textbox>
                  </v:shape>
                  <v:shape id="文本框 403" o:spid="_x0000_s1419" type="#_x0000_t202" style="position:absolute;left:1486;top:3363;width:649;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" stroked="f">
                    <v:textbox>
                      <w:txbxContent>
                        <w:p w14:paraId="28DD2563" w14:textId="77777777" w:rsidR="006B51B8" w:rsidRDefault="006B51B8" w:rsidP="0059630E">
                          <w:pPr>
                            <w:rPr>
                              <w:color w:val="000000"/>
                              <w:sz w:val="18"/>
                              <w:lang w:eastAsia="zh-CN"/>
                            </w:rPr>
                          </w:pPr>
                          <w:r>
                            <w:rPr>
                              <w:rFonts w:hint="eastAsia"/>
                              <w:color w:val="000000"/>
                              <w:sz w:val="18"/>
                              <w:lang w:eastAsia="zh-CN"/>
                            </w:rPr>
                            <w:t>…</w:t>
                          </w:r>
                        </w:p>
                      </w:txbxContent>
                    </v:textbox>
                  </v:shape>
                  <w10:anchorlock/>
                </v:group>
              </w:pict>
            </mc:Fallback>
          </mc:AlternateContent>
        </w:r>
      </w:ins>
    </w:p>
    <w:p w14:paraId="57D8A6EC" w14:textId="654697F8" w:rsidR="007319B1" w:rsidDel="0059630E" w:rsidRDefault="007319B1" w:rsidP="0059630E">
      <w:pPr>
        <w:spacing w:after="0" w:line="217" w:lineRule="auto"/>
        <w:ind w:right="48" w:firstLine="415"/>
        <w:jc w:val="center"/>
        <w:rPr>
          <w:del w:id="765" w:author="simeng zhao" w:date="2018-02-02T16:34:00Z"/>
          <w:rFonts w:ascii="Times New Roman" w:hAnsi="Times New Roman" w:hint="eastAsia"/>
          <w:spacing w:val="10"/>
          <w:sz w:val="21"/>
          <w:szCs w:val="21"/>
          <w:lang w:eastAsia="zh-CN"/>
        </w:rPr>
        <w:pPrChange w:id="766" w:author="simeng zhao" w:date="2018-02-02T16:34:00Z">
          <w:pPr>
            <w:spacing w:after="0" w:line="217" w:lineRule="auto"/>
            <w:ind w:left="106" w:right="48" w:firstLine="415"/>
            <w:jc w:val="both"/>
          </w:pPr>
        </w:pPrChange>
      </w:pPr>
    </w:p>
    <w:p w14:paraId="2D888D84" w14:textId="6041048C" w:rsidR="007319B1" w:rsidDel="0059630E" w:rsidRDefault="007319B1" w:rsidP="0059630E">
      <w:pPr>
        <w:spacing w:after="0" w:line="217" w:lineRule="auto"/>
        <w:ind w:right="48" w:firstLine="415"/>
        <w:jc w:val="center"/>
        <w:rPr>
          <w:del w:id="767" w:author="simeng zhao" w:date="2018-02-02T16:34:00Z"/>
          <w:rFonts w:ascii="Times New Roman" w:hAnsi="Times New Roman"/>
          <w:spacing w:val="10"/>
          <w:sz w:val="21"/>
          <w:szCs w:val="21"/>
          <w:lang w:eastAsia="zh-CN"/>
        </w:rPr>
        <w:pPrChange w:id="768" w:author="simeng zhao" w:date="2018-02-02T16:34:00Z">
          <w:pPr>
            <w:spacing w:after="0" w:line="217" w:lineRule="auto"/>
            <w:ind w:left="106" w:right="48" w:firstLine="415"/>
            <w:jc w:val="both"/>
          </w:pPr>
        </w:pPrChange>
      </w:pPr>
    </w:p>
    <w:p w14:paraId="6AA9DC5D" w14:textId="39584793" w:rsidR="007319B1" w:rsidDel="0059630E" w:rsidRDefault="007319B1" w:rsidP="0059630E">
      <w:pPr>
        <w:spacing w:after="0" w:line="217" w:lineRule="auto"/>
        <w:ind w:right="48" w:firstLine="415"/>
        <w:jc w:val="center"/>
        <w:rPr>
          <w:del w:id="769" w:author="simeng zhao" w:date="2018-02-02T16:34:00Z"/>
          <w:rFonts w:ascii="Times New Roman" w:hAnsi="Times New Roman"/>
          <w:spacing w:val="10"/>
          <w:sz w:val="21"/>
          <w:szCs w:val="21"/>
          <w:lang w:eastAsia="zh-CN"/>
        </w:rPr>
        <w:pPrChange w:id="770" w:author="simeng zhao" w:date="2018-02-02T16:34:00Z">
          <w:pPr>
            <w:spacing w:after="0" w:line="217" w:lineRule="auto"/>
            <w:ind w:left="106" w:right="48" w:firstLine="415"/>
            <w:jc w:val="both"/>
          </w:pPr>
        </w:pPrChange>
      </w:pPr>
    </w:p>
    <w:p w14:paraId="1177CCB5" w14:textId="0ABEAEA5" w:rsidR="007319B1" w:rsidDel="0059630E" w:rsidRDefault="007319B1" w:rsidP="0059630E">
      <w:pPr>
        <w:spacing w:after="0" w:line="217" w:lineRule="auto"/>
        <w:ind w:right="48" w:firstLine="415"/>
        <w:jc w:val="center"/>
        <w:rPr>
          <w:del w:id="771" w:author="simeng zhao" w:date="2018-02-02T16:34:00Z"/>
          <w:rFonts w:ascii="Times New Roman" w:hAnsi="Times New Roman"/>
          <w:spacing w:val="10"/>
          <w:sz w:val="21"/>
          <w:szCs w:val="21"/>
          <w:lang w:eastAsia="zh-CN"/>
        </w:rPr>
        <w:pPrChange w:id="772" w:author="simeng zhao" w:date="2018-02-02T16:34:00Z">
          <w:pPr>
            <w:spacing w:after="0" w:line="217" w:lineRule="auto"/>
            <w:ind w:left="106" w:right="48" w:firstLine="415"/>
            <w:jc w:val="both"/>
          </w:pPr>
        </w:pPrChange>
      </w:pPr>
    </w:p>
    <w:p w14:paraId="3BF4E4F7" w14:textId="503E940E" w:rsidR="007319B1" w:rsidDel="0059630E" w:rsidRDefault="007319B1" w:rsidP="0059630E">
      <w:pPr>
        <w:spacing w:after="0" w:line="217" w:lineRule="auto"/>
        <w:ind w:right="48" w:firstLine="415"/>
        <w:jc w:val="center"/>
        <w:rPr>
          <w:del w:id="773" w:author="simeng zhao" w:date="2018-02-02T16:34:00Z"/>
          <w:rFonts w:ascii="Times New Roman" w:hAnsi="Times New Roman"/>
          <w:spacing w:val="10"/>
          <w:sz w:val="21"/>
          <w:szCs w:val="21"/>
          <w:lang w:eastAsia="zh-CN"/>
        </w:rPr>
        <w:pPrChange w:id="774" w:author="simeng zhao" w:date="2018-02-02T16:34:00Z">
          <w:pPr>
            <w:spacing w:after="0" w:line="217" w:lineRule="auto"/>
            <w:ind w:left="106" w:right="48" w:firstLine="415"/>
            <w:jc w:val="both"/>
          </w:pPr>
        </w:pPrChange>
      </w:pPr>
    </w:p>
    <w:p w14:paraId="3D00ADD3" w14:textId="0BC2CC0F" w:rsidR="007319B1" w:rsidDel="0059630E" w:rsidRDefault="007319B1" w:rsidP="0059630E">
      <w:pPr>
        <w:spacing w:after="0" w:line="217" w:lineRule="auto"/>
        <w:ind w:right="48" w:firstLine="415"/>
        <w:jc w:val="center"/>
        <w:rPr>
          <w:del w:id="775" w:author="simeng zhao" w:date="2018-02-02T16:34:00Z"/>
          <w:rFonts w:ascii="Times New Roman" w:hAnsi="Times New Roman"/>
          <w:spacing w:val="10"/>
          <w:sz w:val="21"/>
          <w:szCs w:val="21"/>
          <w:lang w:eastAsia="zh-CN"/>
        </w:rPr>
        <w:pPrChange w:id="776" w:author="simeng zhao" w:date="2018-02-02T16:34:00Z">
          <w:pPr>
            <w:spacing w:after="0" w:line="217" w:lineRule="auto"/>
            <w:ind w:left="106" w:right="48" w:firstLine="415"/>
            <w:jc w:val="both"/>
          </w:pPr>
        </w:pPrChange>
      </w:pPr>
    </w:p>
    <w:p w14:paraId="5E19462D" w14:textId="4B1B0F4D" w:rsidR="007319B1" w:rsidDel="0059630E" w:rsidRDefault="007319B1" w:rsidP="0059630E">
      <w:pPr>
        <w:spacing w:after="0" w:line="217" w:lineRule="auto"/>
        <w:ind w:right="48" w:firstLine="415"/>
        <w:jc w:val="center"/>
        <w:rPr>
          <w:del w:id="777" w:author="simeng zhao" w:date="2018-02-02T16:34:00Z"/>
          <w:rFonts w:ascii="Times New Roman" w:hAnsi="Times New Roman"/>
          <w:spacing w:val="10"/>
          <w:sz w:val="21"/>
          <w:szCs w:val="21"/>
          <w:lang w:eastAsia="zh-CN"/>
        </w:rPr>
        <w:pPrChange w:id="778" w:author="simeng zhao" w:date="2018-02-02T16:34:00Z">
          <w:pPr>
            <w:spacing w:after="0" w:line="217" w:lineRule="auto"/>
            <w:ind w:left="106" w:right="48" w:firstLine="415"/>
            <w:jc w:val="both"/>
          </w:pPr>
        </w:pPrChange>
      </w:pPr>
    </w:p>
    <w:p w14:paraId="0AA613FA" w14:textId="6826CB1F" w:rsidR="007319B1" w:rsidDel="0059630E" w:rsidRDefault="007319B1" w:rsidP="0059630E">
      <w:pPr>
        <w:spacing w:after="0" w:line="217" w:lineRule="auto"/>
        <w:ind w:right="48" w:firstLine="415"/>
        <w:jc w:val="center"/>
        <w:rPr>
          <w:del w:id="779" w:author="simeng zhao" w:date="2018-02-02T16:34:00Z"/>
          <w:rFonts w:ascii="Times New Roman" w:hAnsi="Times New Roman"/>
          <w:spacing w:val="10"/>
          <w:sz w:val="21"/>
          <w:szCs w:val="21"/>
          <w:lang w:eastAsia="zh-CN"/>
        </w:rPr>
        <w:pPrChange w:id="780" w:author="simeng zhao" w:date="2018-02-02T16:34:00Z">
          <w:pPr>
            <w:spacing w:after="0" w:line="217" w:lineRule="auto"/>
            <w:ind w:left="106" w:right="48" w:firstLine="415"/>
            <w:jc w:val="both"/>
          </w:pPr>
        </w:pPrChange>
      </w:pPr>
    </w:p>
    <w:p w14:paraId="20591951" w14:textId="334B4F69" w:rsidR="007319B1" w:rsidDel="0059630E" w:rsidRDefault="007319B1" w:rsidP="0059630E">
      <w:pPr>
        <w:spacing w:after="0" w:line="217" w:lineRule="auto"/>
        <w:ind w:right="48" w:firstLine="415"/>
        <w:jc w:val="center"/>
        <w:rPr>
          <w:del w:id="781" w:author="simeng zhao" w:date="2018-02-02T16:34:00Z"/>
          <w:rFonts w:ascii="Times New Roman" w:hAnsi="Times New Roman"/>
          <w:spacing w:val="10"/>
          <w:sz w:val="21"/>
          <w:szCs w:val="21"/>
          <w:lang w:eastAsia="zh-CN"/>
        </w:rPr>
        <w:pPrChange w:id="782" w:author="simeng zhao" w:date="2018-02-02T16:34:00Z">
          <w:pPr>
            <w:spacing w:after="0" w:line="217" w:lineRule="auto"/>
            <w:ind w:left="106" w:right="48" w:firstLine="415"/>
            <w:jc w:val="both"/>
          </w:pPr>
        </w:pPrChange>
      </w:pPr>
    </w:p>
    <w:p w14:paraId="152CF472" w14:textId="6B323F3E" w:rsidR="007319B1" w:rsidDel="0059630E" w:rsidRDefault="007319B1" w:rsidP="0059630E">
      <w:pPr>
        <w:spacing w:after="0" w:line="217" w:lineRule="auto"/>
        <w:ind w:right="48" w:firstLine="415"/>
        <w:jc w:val="center"/>
        <w:rPr>
          <w:del w:id="783" w:author="simeng zhao" w:date="2018-02-02T16:34:00Z"/>
          <w:rFonts w:ascii="Times New Roman" w:hAnsi="Times New Roman"/>
          <w:spacing w:val="10"/>
          <w:sz w:val="21"/>
          <w:szCs w:val="21"/>
          <w:lang w:eastAsia="zh-CN"/>
        </w:rPr>
        <w:pPrChange w:id="784" w:author="simeng zhao" w:date="2018-02-02T16:34:00Z">
          <w:pPr>
            <w:spacing w:after="0" w:line="217" w:lineRule="auto"/>
            <w:ind w:left="106" w:right="48" w:firstLine="415"/>
            <w:jc w:val="both"/>
          </w:pPr>
        </w:pPrChange>
      </w:pPr>
    </w:p>
    <w:p w14:paraId="78AA7FD8" w14:textId="01B10E09" w:rsidR="007319B1" w:rsidDel="0059630E" w:rsidRDefault="007319B1" w:rsidP="0059630E">
      <w:pPr>
        <w:spacing w:after="0" w:line="217" w:lineRule="auto"/>
        <w:ind w:right="48" w:firstLine="415"/>
        <w:jc w:val="center"/>
        <w:rPr>
          <w:del w:id="785" w:author="simeng zhao" w:date="2018-02-02T16:34:00Z"/>
          <w:rFonts w:ascii="Times New Roman" w:hAnsi="Times New Roman"/>
          <w:spacing w:val="10"/>
          <w:sz w:val="21"/>
          <w:szCs w:val="21"/>
          <w:lang w:eastAsia="zh-CN"/>
        </w:rPr>
        <w:pPrChange w:id="786" w:author="simeng zhao" w:date="2018-02-02T16:34:00Z">
          <w:pPr>
            <w:spacing w:after="0" w:line="217" w:lineRule="auto"/>
            <w:ind w:left="106" w:right="48" w:firstLine="415"/>
            <w:jc w:val="both"/>
          </w:pPr>
        </w:pPrChange>
      </w:pPr>
    </w:p>
    <w:p w14:paraId="3FF777C8" w14:textId="007420F4" w:rsidR="007319B1" w:rsidDel="0059630E" w:rsidRDefault="007319B1" w:rsidP="0059630E">
      <w:pPr>
        <w:spacing w:after="0" w:line="217" w:lineRule="auto"/>
        <w:ind w:right="48" w:firstLine="415"/>
        <w:jc w:val="center"/>
        <w:rPr>
          <w:del w:id="787" w:author="simeng zhao" w:date="2018-02-02T16:34:00Z"/>
          <w:rFonts w:ascii="Times New Roman" w:hAnsi="Times New Roman"/>
          <w:spacing w:val="10"/>
          <w:sz w:val="21"/>
          <w:szCs w:val="21"/>
          <w:lang w:eastAsia="zh-CN"/>
        </w:rPr>
        <w:pPrChange w:id="788" w:author="simeng zhao" w:date="2018-02-02T16:34:00Z">
          <w:pPr>
            <w:spacing w:after="0" w:line="217" w:lineRule="auto"/>
            <w:ind w:left="106" w:right="48" w:firstLine="415"/>
            <w:jc w:val="both"/>
          </w:pPr>
        </w:pPrChange>
      </w:pPr>
    </w:p>
    <w:p w14:paraId="13BB064E" w14:textId="0220CE2B" w:rsidR="007319B1" w:rsidDel="0059630E" w:rsidRDefault="007319B1" w:rsidP="0059630E">
      <w:pPr>
        <w:spacing w:after="0" w:line="217" w:lineRule="auto"/>
        <w:ind w:right="48" w:firstLine="415"/>
        <w:jc w:val="center"/>
        <w:rPr>
          <w:del w:id="789" w:author="simeng zhao" w:date="2018-02-02T16:34:00Z"/>
          <w:rFonts w:ascii="Times New Roman" w:hAnsi="Times New Roman"/>
          <w:spacing w:val="10"/>
          <w:sz w:val="21"/>
          <w:szCs w:val="21"/>
          <w:lang w:eastAsia="zh-CN"/>
        </w:rPr>
        <w:pPrChange w:id="790" w:author="simeng zhao" w:date="2018-02-02T16:34:00Z">
          <w:pPr>
            <w:spacing w:after="0" w:line="217" w:lineRule="auto"/>
            <w:ind w:left="106" w:right="48" w:firstLine="415"/>
            <w:jc w:val="both"/>
          </w:pPr>
        </w:pPrChange>
      </w:pPr>
    </w:p>
    <w:p w14:paraId="08ED9F3A" w14:textId="3F920176" w:rsidR="007319B1" w:rsidDel="0059630E" w:rsidRDefault="007319B1" w:rsidP="0059630E">
      <w:pPr>
        <w:spacing w:before="11" w:after="0" w:line="316" w:lineRule="exact"/>
        <w:ind w:right="48"/>
        <w:jc w:val="center"/>
        <w:rPr>
          <w:del w:id="791" w:author="simeng zhao" w:date="2018-02-02T16:34:00Z"/>
          <w:rFonts w:ascii="Times New Roman" w:hAnsi="Times New Roman"/>
          <w:spacing w:val="10"/>
          <w:sz w:val="20"/>
          <w:szCs w:val="20"/>
          <w:lang w:eastAsia="zh-CN"/>
        </w:rPr>
        <w:pPrChange w:id="792" w:author="simeng zhao" w:date="2018-02-02T16:34:00Z">
          <w:pPr>
            <w:spacing w:before="11" w:after="0" w:line="316" w:lineRule="exact"/>
            <w:ind w:left="126" w:right="48"/>
            <w:jc w:val="both"/>
          </w:pPr>
        </w:pPrChange>
      </w:pPr>
      <w:del w:id="793" w:author="simeng zhao" w:date="2018-02-02T16:34:00Z">
        <w:r w:rsidDel="0059630E">
          <w:rPr>
            <w:rFonts w:ascii="Times New Roman" w:hAnsi="Times New Roman"/>
            <w:spacing w:val="10"/>
            <w:sz w:val="20"/>
            <w:szCs w:val="20"/>
            <w:lang w:eastAsia="zh-CN"/>
          </w:rPr>
          <w:delText xml:space="preserve">                     </w:delText>
        </w:r>
      </w:del>
    </w:p>
    <w:p w14:paraId="1F023316" w14:textId="77777777" w:rsidR="007319B1" w:rsidRDefault="007319B1" w:rsidP="0059630E">
      <w:pPr>
        <w:spacing w:after="0" w:line="217" w:lineRule="auto"/>
        <w:ind w:right="48"/>
        <w:jc w:val="center"/>
        <w:rPr>
          <w:rFonts w:ascii="Times New Roman" w:hAnsi="Times New Roman"/>
          <w:spacing w:val="10"/>
          <w:sz w:val="20"/>
          <w:szCs w:val="20"/>
          <w:lang w:eastAsia="zh-CN"/>
        </w:rPr>
        <w:pPrChange w:id="794" w:author="simeng zhao" w:date="2018-02-02T16:34:00Z">
          <w:pPr>
            <w:spacing w:before="11" w:after="0" w:line="316" w:lineRule="exact"/>
            <w:ind w:left="126" w:right="48"/>
            <w:jc w:val="both"/>
          </w:pPr>
        </w:pPrChange>
      </w:pPr>
    </w:p>
    <w:p w14:paraId="326EA39E" w14:textId="77777777" w:rsidR="007319B1" w:rsidRDefault="007319B1">
      <w:pPr>
        <w:spacing w:before="11" w:after="0" w:line="360" w:lineRule="auto"/>
        <w:ind w:right="48" w:firstLineChars="8" w:firstLine="15"/>
        <w:jc w:val="center"/>
        <w:rPr>
          <w:rFonts w:ascii="Times New Roman" w:hAnsi="Times New Roman"/>
          <w:spacing w:val="-16"/>
          <w:sz w:val="18"/>
          <w:szCs w:val="18"/>
          <w:lang w:eastAsia="zh-CN"/>
        </w:rPr>
      </w:pPr>
      <w:r>
        <w:rPr>
          <w:rFonts w:ascii="Times New Roman" w:hAnsi="Times New Roman"/>
          <w:spacing w:val="10"/>
          <w:sz w:val="18"/>
          <w:szCs w:val="18"/>
          <w:lang w:eastAsia="zh-CN"/>
        </w:rPr>
        <w:t>图</w:t>
      </w:r>
      <w:r>
        <w:rPr>
          <w:rFonts w:ascii="Times New Roman" w:hAnsi="Times New Roman"/>
          <w:spacing w:val="10"/>
          <w:sz w:val="18"/>
          <w:szCs w:val="18"/>
          <w:lang w:eastAsia="zh-CN"/>
        </w:rPr>
        <w:t xml:space="preserve">4-21  </w:t>
      </w:r>
      <w:r>
        <w:rPr>
          <w:rFonts w:ascii="Times New Roman" w:hAnsi="Times New Roman"/>
          <w:spacing w:val="10"/>
          <w:sz w:val="18"/>
          <w:szCs w:val="18"/>
          <w:lang w:eastAsia="zh-CN"/>
        </w:rPr>
        <w:t>位图、空闲链表、页框数组和页框间的关系</w:t>
      </w:r>
    </w:p>
    <w:p w14:paraId="5987A8F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(1)</w:t>
      </w:r>
      <w:r>
        <w:rPr>
          <w:rFonts w:ascii="Times New Roman" w:hAnsi="Times New Roman"/>
          <w:spacing w:val="10"/>
          <w:sz w:val="21"/>
          <w:szCs w:val="21"/>
          <w:lang w:eastAsia="zh-CN"/>
        </w:rPr>
        <w:t>页框数组</w:t>
      </w:r>
    </w:p>
    <w:p w14:paraId="4469A09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页框</w:t>
      </w:r>
      <w:r>
        <w:rPr>
          <w:rFonts w:ascii="Times New Roman" w:hAnsi="Times New Roman"/>
          <w:spacing w:val="10"/>
          <w:sz w:val="21"/>
          <w:szCs w:val="21"/>
          <w:lang w:eastAsia="zh-CN"/>
        </w:rPr>
        <w:t>page</w:t>
      </w:r>
      <w:r>
        <w:rPr>
          <w:rFonts w:ascii="Times New Roman" w:hAnsi="Times New Roman"/>
          <w:spacing w:val="10"/>
          <w:sz w:val="21"/>
          <w:szCs w:val="21"/>
          <w:lang w:eastAsia="zh-CN"/>
        </w:rPr>
        <w:t>结构的数组为</w:t>
      </w:r>
      <w:r>
        <w:rPr>
          <w:rFonts w:ascii="Times New Roman" w:hAnsi="Times New Roman"/>
          <w:spacing w:val="10"/>
          <w:sz w:val="21"/>
          <w:szCs w:val="21"/>
          <w:lang w:eastAsia="zh-CN"/>
        </w:rPr>
        <w:t>mem_map[]</w:t>
      </w:r>
      <w:r>
        <w:rPr>
          <w:rFonts w:ascii="Times New Roman" w:hAnsi="Times New Roman"/>
          <w:spacing w:val="10"/>
          <w:sz w:val="21"/>
          <w:szCs w:val="21"/>
          <w:lang w:eastAsia="zh-CN"/>
        </w:rPr>
        <w:t>。</w:t>
      </w:r>
    </w:p>
    <w:p w14:paraId="23417AD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(2)</w:t>
      </w:r>
      <w:r>
        <w:rPr>
          <w:rFonts w:ascii="Times New Roman" w:hAnsi="Times New Roman"/>
          <w:spacing w:val="10"/>
          <w:sz w:val="21"/>
          <w:szCs w:val="21"/>
          <w:lang w:eastAsia="zh-CN"/>
        </w:rPr>
        <w:t>空闲链表</w:t>
      </w:r>
    </w:p>
    <w:p w14:paraId="2211A13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以</w:t>
      </w:r>
      <w:r>
        <w:rPr>
          <w:rFonts w:ascii="Times New Roman" w:hAnsi="Times New Roman"/>
          <w:spacing w:val="10"/>
          <w:sz w:val="21"/>
          <w:szCs w:val="21"/>
          <w:lang w:eastAsia="zh-CN"/>
        </w:rPr>
        <w:t>free_area_struct</w:t>
      </w:r>
      <w:r>
        <w:rPr>
          <w:rFonts w:ascii="Times New Roman" w:hAnsi="Times New Roman"/>
          <w:spacing w:val="10"/>
          <w:sz w:val="21"/>
          <w:szCs w:val="21"/>
          <w:lang w:eastAsia="zh-CN"/>
        </w:rPr>
        <w:t>结构为数组元素的空闲链表</w:t>
      </w:r>
      <w:r>
        <w:rPr>
          <w:rFonts w:ascii="Times New Roman" w:hAnsi="Times New Roman"/>
          <w:spacing w:val="10"/>
          <w:sz w:val="21"/>
          <w:szCs w:val="21"/>
          <w:lang w:eastAsia="zh-CN"/>
        </w:rPr>
        <w:t xml:space="preserve">free_area </w:t>
      </w:r>
      <w:r>
        <w:rPr>
          <w:rFonts w:ascii="Times New Roman" w:hAnsi="Times New Roman"/>
          <w:spacing w:val="10"/>
          <w:sz w:val="21"/>
          <w:szCs w:val="21"/>
          <w:lang w:eastAsia="zh-CN"/>
        </w:rPr>
        <w:t>数组定义如下：</w:t>
      </w:r>
    </w:p>
    <w:p w14:paraId="19623CB5" w14:textId="77777777" w:rsidR="007319B1" w:rsidRDefault="007319B1">
      <w:pPr>
        <w:spacing w:after="0" w:line="360" w:lineRule="auto"/>
        <w:ind w:right="8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struct free_area_struct </w:t>
      </w:r>
      <w:r>
        <w:rPr>
          <w:rFonts w:ascii="Times New Roman" w:hAnsi="Times New Roman"/>
          <w:spacing w:val="10"/>
          <w:sz w:val="18"/>
          <w:szCs w:val="18"/>
          <w:lang w:eastAsia="zh-CN"/>
        </w:rPr>
        <w:t>｛</w:t>
      </w:r>
    </w:p>
    <w:p w14:paraId="68BFA60C" w14:textId="77777777" w:rsidR="007319B1" w:rsidRDefault="007319B1">
      <w:pPr>
        <w:spacing w:after="0" w:line="360" w:lineRule="auto"/>
        <w:ind w:right="8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w:t>
      </w:r>
      <w:r>
        <w:rPr>
          <w:rFonts w:ascii="Times New Roman" w:hAnsi="Times New Roman"/>
          <w:spacing w:val="10"/>
          <w:sz w:val="18"/>
          <w:szCs w:val="18"/>
          <w:lang w:eastAsia="zh-CN"/>
        </w:rPr>
        <w:t xml:space="preserve">  struct page  *next </w:t>
      </w:r>
      <w:r>
        <w:rPr>
          <w:rFonts w:ascii="Times New Roman" w:hAnsi="Times New Roman"/>
          <w:spacing w:val="10"/>
          <w:sz w:val="18"/>
          <w:szCs w:val="18"/>
          <w:lang w:eastAsia="zh-CN"/>
        </w:rPr>
        <w:t>；</w:t>
      </w:r>
    </w:p>
    <w:p w14:paraId="1B520057" w14:textId="77777777" w:rsidR="007319B1" w:rsidRDefault="007319B1">
      <w:pPr>
        <w:spacing w:after="0" w:line="360" w:lineRule="auto"/>
        <w:ind w:right="8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w:t>
      </w:r>
      <w:r>
        <w:rPr>
          <w:rFonts w:ascii="Times New Roman" w:hAnsi="Times New Roman"/>
          <w:spacing w:val="10"/>
          <w:sz w:val="18"/>
          <w:szCs w:val="18"/>
          <w:lang w:eastAsia="zh-CN"/>
        </w:rPr>
        <w:t xml:space="preserve">  struct page  *prev </w:t>
      </w:r>
      <w:r>
        <w:rPr>
          <w:rFonts w:ascii="Times New Roman" w:hAnsi="Times New Roman"/>
          <w:spacing w:val="10"/>
          <w:sz w:val="18"/>
          <w:szCs w:val="18"/>
          <w:lang w:eastAsia="zh-CN"/>
        </w:rPr>
        <w:t>；</w:t>
      </w:r>
    </w:p>
    <w:p w14:paraId="33E3C540" w14:textId="77777777" w:rsidR="007319B1" w:rsidRDefault="007319B1">
      <w:pPr>
        <w:spacing w:after="0" w:line="360" w:lineRule="auto"/>
        <w:ind w:right="8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w:t>
      </w:r>
      <w:r>
        <w:rPr>
          <w:rFonts w:ascii="Times New Roman" w:hAnsi="Times New Roman"/>
          <w:spacing w:val="10"/>
          <w:sz w:val="18"/>
          <w:szCs w:val="18"/>
          <w:lang w:eastAsia="zh-CN"/>
        </w:rPr>
        <w:t xml:space="preserve">  unsig ned int  *map </w:t>
      </w:r>
      <w:r>
        <w:rPr>
          <w:rFonts w:ascii="Times New Roman" w:hAnsi="Times New Roman"/>
          <w:spacing w:val="10"/>
          <w:sz w:val="18"/>
          <w:szCs w:val="18"/>
          <w:lang w:eastAsia="zh-CN"/>
        </w:rPr>
        <w:t>；</w:t>
      </w:r>
    </w:p>
    <w:p w14:paraId="4412F234" w14:textId="77777777" w:rsidR="007319B1" w:rsidRDefault="007319B1">
      <w:pPr>
        <w:spacing w:after="0" w:line="360" w:lineRule="auto"/>
        <w:ind w:right="8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w:t>
      </w:r>
      <w:r>
        <w:rPr>
          <w:rFonts w:ascii="Times New Roman" w:hAnsi="Times New Roman"/>
          <w:spacing w:val="10"/>
          <w:sz w:val="18"/>
          <w:szCs w:val="18"/>
          <w:lang w:eastAsia="zh-CN"/>
        </w:rPr>
        <w:t>free _area [11]</w:t>
      </w:r>
      <w:r>
        <w:rPr>
          <w:rFonts w:ascii="Times New Roman" w:hAnsi="Times New Roman"/>
          <w:spacing w:val="10"/>
          <w:sz w:val="18"/>
          <w:szCs w:val="18"/>
          <w:lang w:eastAsia="zh-CN"/>
        </w:rPr>
        <w:t>；</w:t>
      </w:r>
    </w:p>
    <w:p w14:paraId="25E2997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此数组记录空闲内存页框，共</w:t>
      </w:r>
      <w:r>
        <w:rPr>
          <w:rFonts w:ascii="Times New Roman" w:hAnsi="Times New Roman"/>
          <w:spacing w:val="10"/>
          <w:sz w:val="21"/>
          <w:szCs w:val="21"/>
          <w:lang w:eastAsia="zh-CN"/>
        </w:rPr>
        <w:t>11</w:t>
      </w:r>
      <w:r>
        <w:rPr>
          <w:rFonts w:ascii="Times New Roman" w:hAnsi="Times New Roman"/>
          <w:spacing w:val="10"/>
          <w:sz w:val="21"/>
          <w:szCs w:val="21"/>
          <w:lang w:eastAsia="zh-CN"/>
        </w:rPr>
        <w:t>个块链表</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，每个链表中的一个块含有</w:t>
      </w:r>
      <w:r>
        <w:rPr>
          <w:rFonts w:ascii="Times New Roman" w:hAnsi="Times New Roman"/>
          <w:spacing w:val="10"/>
          <w:sz w:val="21"/>
          <w:szCs w:val="21"/>
          <w:lang w:eastAsia="zh-CN"/>
        </w:rPr>
        <w:t>2</w:t>
      </w:r>
      <w:r>
        <w:rPr>
          <w:rFonts w:ascii="Times New Roman" w:hAnsi="Times New Roman"/>
          <w:spacing w:val="10"/>
          <w:sz w:val="21"/>
          <w:szCs w:val="21"/>
          <w:lang w:eastAsia="zh-CN"/>
        </w:rPr>
        <w:t>的幂次个页框，把这种块称页框块，大小依次</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0</w:t>
      </w:r>
      <w:r>
        <w:rPr>
          <w:rFonts w:ascii="Times New Roman" w:hAnsi="Times New Roman"/>
          <w:spacing w:val="10"/>
          <w:sz w:val="21"/>
          <w:szCs w:val="21"/>
          <w:lang w:eastAsia="zh-CN"/>
        </w:rPr>
        <w:t>(1</w:t>
      </w:r>
      <w:r>
        <w:rPr>
          <w:rFonts w:ascii="Times New Roman" w:hAnsi="Times New Roman"/>
          <w:spacing w:val="10"/>
          <w:sz w:val="21"/>
          <w:szCs w:val="21"/>
          <w:lang w:eastAsia="zh-CN"/>
        </w:rPr>
        <w:t>个页框</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1</w:t>
      </w:r>
      <w:r>
        <w:rPr>
          <w:rFonts w:ascii="Times New Roman" w:hAnsi="Times New Roman"/>
          <w:spacing w:val="10"/>
          <w:sz w:val="21"/>
          <w:szCs w:val="21"/>
          <w:lang w:eastAsia="zh-CN"/>
        </w:rPr>
        <w:t>(2</w:t>
      </w:r>
      <w:r>
        <w:rPr>
          <w:rFonts w:ascii="Times New Roman" w:hAnsi="Times New Roman"/>
          <w:spacing w:val="10"/>
          <w:sz w:val="21"/>
          <w:szCs w:val="21"/>
          <w:lang w:eastAsia="zh-CN"/>
        </w:rPr>
        <w:t>个页框</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、直到</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10</w:t>
      </w:r>
      <w:r>
        <w:rPr>
          <w:rFonts w:ascii="Times New Roman" w:hAnsi="Times New Roman"/>
          <w:spacing w:val="10"/>
          <w:sz w:val="21"/>
          <w:szCs w:val="21"/>
          <w:lang w:eastAsia="zh-CN"/>
        </w:rPr>
        <w:t>(1024</w:t>
      </w:r>
      <w:r>
        <w:rPr>
          <w:rFonts w:ascii="Times New Roman" w:hAnsi="Times New Roman"/>
          <w:spacing w:val="10"/>
          <w:sz w:val="21"/>
          <w:szCs w:val="21"/>
          <w:lang w:eastAsia="zh-CN"/>
        </w:rPr>
        <w:t>个页框</w:t>
      </w:r>
      <w:r>
        <w:rPr>
          <w:rFonts w:ascii="Times New Roman" w:hAnsi="Times New Roman"/>
          <w:spacing w:val="10"/>
          <w:sz w:val="21"/>
          <w:szCs w:val="21"/>
          <w:lang w:eastAsia="zh-CN"/>
        </w:rPr>
        <w:t>)</w:t>
      </w:r>
      <w:r>
        <w:rPr>
          <w:rFonts w:ascii="Times New Roman" w:hAnsi="Times New Roman"/>
          <w:spacing w:val="10"/>
          <w:sz w:val="21"/>
          <w:szCs w:val="21"/>
          <w:lang w:eastAsia="zh-CN"/>
        </w:rPr>
        <w:t>。因此，</w:t>
      </w:r>
      <w:r>
        <w:rPr>
          <w:rFonts w:ascii="Times New Roman" w:hAnsi="Times New Roman"/>
          <w:spacing w:val="10"/>
          <w:sz w:val="21"/>
          <w:szCs w:val="21"/>
          <w:lang w:eastAsia="zh-CN"/>
        </w:rPr>
        <w:t>free</w:t>
      </w:r>
      <w:r>
        <w:rPr>
          <w:rFonts w:ascii="Times New Roman" w:hAnsi="Times New Roman"/>
          <w:spacing w:val="10"/>
          <w:sz w:val="21"/>
          <w:szCs w:val="21"/>
          <w:lang w:eastAsia="zh-CN"/>
        </w:rPr>
        <w:t>＿</w:t>
      </w:r>
      <w:r>
        <w:rPr>
          <w:rFonts w:ascii="Times New Roman" w:hAnsi="Times New Roman"/>
          <w:spacing w:val="10"/>
          <w:sz w:val="21"/>
          <w:szCs w:val="21"/>
          <w:lang w:eastAsia="zh-CN"/>
        </w:rPr>
        <w:t>area[]</w:t>
      </w:r>
      <w:r>
        <w:rPr>
          <w:rFonts w:ascii="Times New Roman" w:hAnsi="Times New Roman"/>
          <w:spacing w:val="10"/>
          <w:sz w:val="21"/>
          <w:szCs w:val="21"/>
          <w:lang w:eastAsia="zh-CN"/>
        </w:rPr>
        <w:t>数组中的第</w:t>
      </w:r>
      <w:r>
        <w:rPr>
          <w:rFonts w:ascii="Times New Roman" w:hAnsi="Times New Roman"/>
          <w:spacing w:val="10"/>
          <w:sz w:val="21"/>
          <w:szCs w:val="21"/>
          <w:lang w:eastAsia="zh-CN"/>
        </w:rPr>
        <w:t>i</w:t>
      </w:r>
      <w:r>
        <w:rPr>
          <w:rFonts w:ascii="Times New Roman" w:hAnsi="Times New Roman"/>
          <w:spacing w:val="10"/>
          <w:sz w:val="21"/>
          <w:szCs w:val="21"/>
          <w:lang w:eastAsia="zh-CN"/>
        </w:rPr>
        <w:t>个元素代表位图中第</w:t>
      </w:r>
      <w:r>
        <w:rPr>
          <w:rFonts w:ascii="Times New Roman" w:hAnsi="Times New Roman"/>
          <w:spacing w:val="10"/>
          <w:sz w:val="21"/>
          <w:szCs w:val="21"/>
          <w:lang w:eastAsia="zh-CN"/>
        </w:rPr>
        <w:t>i</w:t>
      </w:r>
      <w:r>
        <w:rPr>
          <w:rFonts w:ascii="Times New Roman" w:hAnsi="Times New Roman"/>
          <w:spacing w:val="10"/>
          <w:sz w:val="21"/>
          <w:szCs w:val="21"/>
          <w:lang w:eastAsia="zh-CN"/>
        </w:rPr>
        <w:t>组中空闲块链表的表头。例如，凡是由一个空闲页框组成的空闲链表的表头由</w:t>
      </w:r>
      <w:r>
        <w:rPr>
          <w:rFonts w:ascii="Times New Roman" w:hAnsi="Times New Roman"/>
          <w:spacing w:val="10"/>
          <w:sz w:val="21"/>
          <w:szCs w:val="21"/>
          <w:lang w:eastAsia="zh-CN"/>
        </w:rPr>
        <w:t>free_area[0]</w:t>
      </w:r>
      <w:r>
        <w:rPr>
          <w:rFonts w:ascii="Times New Roman" w:hAnsi="Times New Roman"/>
          <w:spacing w:val="10"/>
          <w:sz w:val="21"/>
          <w:szCs w:val="21"/>
          <w:lang w:eastAsia="zh-CN"/>
        </w:rPr>
        <w:t>引导；而比邻的</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i</w:t>
      </w:r>
      <w:r>
        <w:rPr>
          <w:rFonts w:ascii="Times New Roman" w:hAnsi="Times New Roman"/>
          <w:spacing w:val="10"/>
          <w:sz w:val="21"/>
          <w:szCs w:val="21"/>
          <w:lang w:eastAsia="zh-CN"/>
        </w:rPr>
        <w:t>个空闲物理页框组成的空闲链表，则由</w:t>
      </w:r>
      <w:r>
        <w:rPr>
          <w:rFonts w:ascii="Times New Roman" w:hAnsi="Times New Roman"/>
          <w:spacing w:val="10"/>
          <w:sz w:val="21"/>
          <w:szCs w:val="21"/>
          <w:lang w:eastAsia="zh-CN"/>
        </w:rPr>
        <w:t>free_area[i]</w:t>
      </w:r>
      <w:r>
        <w:rPr>
          <w:rFonts w:ascii="Times New Roman" w:hAnsi="Times New Roman"/>
          <w:spacing w:val="10"/>
          <w:sz w:val="21"/>
          <w:szCs w:val="21"/>
          <w:lang w:eastAsia="zh-CN"/>
        </w:rPr>
        <w:t>引导。</w:t>
      </w:r>
    </w:p>
    <w:p w14:paraId="01257B1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(3)</w:t>
      </w:r>
      <w:r>
        <w:rPr>
          <w:rFonts w:ascii="Times New Roman" w:hAnsi="Times New Roman"/>
          <w:spacing w:val="10"/>
          <w:sz w:val="21"/>
          <w:szCs w:val="21"/>
          <w:lang w:eastAsia="zh-CN"/>
        </w:rPr>
        <w:t>位图数组</w:t>
      </w:r>
    </w:p>
    <w:p w14:paraId="15F0D31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位图数组</w:t>
      </w:r>
      <w:r>
        <w:rPr>
          <w:rFonts w:ascii="Times New Roman" w:hAnsi="Times New Roman"/>
          <w:spacing w:val="10"/>
          <w:sz w:val="21"/>
          <w:szCs w:val="21"/>
          <w:lang w:eastAsia="zh-CN"/>
        </w:rPr>
        <w:t>bitmap</w:t>
      </w:r>
      <w:r>
        <w:rPr>
          <w:rFonts w:ascii="Times New Roman" w:hAnsi="Times New Roman"/>
          <w:spacing w:val="10"/>
          <w:sz w:val="21"/>
          <w:szCs w:val="21"/>
          <w:lang w:eastAsia="zh-CN"/>
        </w:rPr>
        <w:t>共</w:t>
      </w:r>
      <w:r>
        <w:rPr>
          <w:rFonts w:ascii="Times New Roman" w:hAnsi="Times New Roman"/>
          <w:spacing w:val="10"/>
          <w:sz w:val="21"/>
          <w:szCs w:val="21"/>
          <w:lang w:eastAsia="zh-CN"/>
        </w:rPr>
        <w:t>11</w:t>
      </w:r>
      <w:r>
        <w:rPr>
          <w:rFonts w:ascii="Times New Roman" w:hAnsi="Times New Roman"/>
          <w:spacing w:val="10"/>
          <w:sz w:val="21"/>
          <w:szCs w:val="21"/>
          <w:lang w:eastAsia="zh-CN"/>
        </w:rPr>
        <w:t>个，每个空闲页框块的链表对应一张，用二进制数表示主页框使用情况，第</w:t>
      </w:r>
      <w:r>
        <w:rPr>
          <w:rFonts w:ascii="Times New Roman" w:hAnsi="Times New Roman"/>
          <w:spacing w:val="10"/>
          <w:sz w:val="21"/>
          <w:szCs w:val="21"/>
          <w:lang w:eastAsia="zh-CN"/>
        </w:rPr>
        <w:t>0</w:t>
      </w:r>
      <w:r>
        <w:rPr>
          <w:rFonts w:ascii="Times New Roman" w:hAnsi="Times New Roman"/>
          <w:spacing w:val="10"/>
          <w:sz w:val="21"/>
          <w:szCs w:val="21"/>
          <w:lang w:eastAsia="zh-CN"/>
        </w:rPr>
        <w:t>组的每一位表示单个页框的使用情况，为</w:t>
      </w:r>
      <w:r>
        <w:rPr>
          <w:rFonts w:ascii="Times New Roman" w:hAnsi="Times New Roman"/>
          <w:spacing w:val="10"/>
          <w:sz w:val="21"/>
          <w:szCs w:val="21"/>
          <w:lang w:eastAsia="zh-CN"/>
        </w:rPr>
        <w:t>1</w:t>
      </w:r>
      <w:r>
        <w:rPr>
          <w:rFonts w:ascii="Times New Roman" w:hAnsi="Times New Roman"/>
          <w:spacing w:val="10"/>
          <w:sz w:val="21"/>
          <w:szCs w:val="21"/>
          <w:lang w:eastAsia="zh-CN"/>
        </w:rPr>
        <w:t>表示此页框正在使用，为</w:t>
      </w:r>
      <w:r>
        <w:rPr>
          <w:rFonts w:ascii="Times New Roman" w:hAnsi="Times New Roman"/>
          <w:spacing w:val="10"/>
          <w:sz w:val="21"/>
          <w:szCs w:val="21"/>
          <w:lang w:eastAsia="zh-CN"/>
        </w:rPr>
        <w:t>0</w:t>
      </w:r>
      <w:r>
        <w:rPr>
          <w:rFonts w:ascii="Times New Roman" w:hAnsi="Times New Roman"/>
          <w:spacing w:val="10"/>
          <w:sz w:val="21"/>
          <w:szCs w:val="21"/>
          <w:lang w:eastAsia="zh-CN"/>
        </w:rPr>
        <w:t>表示空闲；第</w:t>
      </w:r>
      <w:r>
        <w:rPr>
          <w:rFonts w:ascii="Times New Roman" w:hAnsi="Times New Roman"/>
          <w:spacing w:val="10"/>
          <w:sz w:val="21"/>
          <w:szCs w:val="21"/>
          <w:lang w:eastAsia="zh-CN"/>
        </w:rPr>
        <w:t>1</w:t>
      </w:r>
      <w:r>
        <w:rPr>
          <w:rFonts w:ascii="Times New Roman" w:hAnsi="Times New Roman"/>
          <w:spacing w:val="10"/>
          <w:sz w:val="21"/>
          <w:szCs w:val="21"/>
          <w:lang w:eastAsia="zh-CN"/>
        </w:rPr>
        <w:t>组的每一位表示相邻两个页框的使用情况，如果其中一位置</w:t>
      </w:r>
      <w:r>
        <w:rPr>
          <w:rFonts w:ascii="Times New Roman" w:hAnsi="Times New Roman"/>
          <w:spacing w:val="10"/>
          <w:sz w:val="21"/>
          <w:szCs w:val="21"/>
          <w:lang w:eastAsia="zh-CN"/>
        </w:rPr>
        <w:t>1</w:t>
      </w:r>
      <w:r>
        <w:rPr>
          <w:rFonts w:ascii="Times New Roman" w:hAnsi="Times New Roman"/>
          <w:spacing w:val="10"/>
          <w:sz w:val="21"/>
          <w:szCs w:val="21"/>
          <w:lang w:eastAsia="zh-CN"/>
        </w:rPr>
        <w:t>，表示所对应的两个页框正在使用，依此类推；第</w:t>
      </w:r>
      <w:r>
        <w:rPr>
          <w:rFonts w:ascii="Times New Roman" w:hAnsi="Times New Roman"/>
          <w:spacing w:val="10"/>
          <w:sz w:val="21"/>
          <w:szCs w:val="21"/>
          <w:lang w:eastAsia="zh-CN"/>
        </w:rPr>
        <w:t>i</w:t>
      </w:r>
      <w:r>
        <w:rPr>
          <w:rFonts w:ascii="Times New Roman" w:hAnsi="Times New Roman"/>
          <w:spacing w:val="10"/>
          <w:sz w:val="21"/>
          <w:szCs w:val="21"/>
          <w:lang w:eastAsia="zh-CN"/>
        </w:rPr>
        <w:t>组中的每一位表示相邻</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i</w:t>
      </w:r>
      <w:r>
        <w:rPr>
          <w:rFonts w:ascii="Times New Roman" w:hAnsi="Times New Roman"/>
          <w:spacing w:val="10"/>
          <w:sz w:val="21"/>
          <w:szCs w:val="21"/>
          <w:lang w:eastAsia="zh-CN"/>
        </w:rPr>
        <w:t>个页框被使用的情况，例如，第</w:t>
      </w:r>
      <w:r>
        <w:rPr>
          <w:rFonts w:ascii="Times New Roman" w:hAnsi="Times New Roman"/>
          <w:spacing w:val="10"/>
          <w:sz w:val="21"/>
          <w:szCs w:val="21"/>
          <w:lang w:eastAsia="zh-CN"/>
        </w:rPr>
        <w:t>6</w:t>
      </w:r>
      <w:r>
        <w:rPr>
          <w:rFonts w:ascii="Times New Roman" w:hAnsi="Times New Roman"/>
          <w:spacing w:val="10"/>
          <w:sz w:val="21"/>
          <w:szCs w:val="21"/>
          <w:lang w:eastAsia="zh-CN"/>
        </w:rPr>
        <w:t>组中的某位置</w:t>
      </w:r>
      <w:r>
        <w:rPr>
          <w:rFonts w:ascii="Times New Roman" w:hAnsi="Times New Roman"/>
          <w:spacing w:val="10"/>
          <w:sz w:val="21"/>
          <w:szCs w:val="21"/>
          <w:lang w:eastAsia="zh-CN"/>
        </w:rPr>
        <w:t>1</w:t>
      </w:r>
      <w:r>
        <w:rPr>
          <w:rFonts w:ascii="Times New Roman" w:hAnsi="Times New Roman"/>
          <w:spacing w:val="10"/>
          <w:sz w:val="21"/>
          <w:szCs w:val="21"/>
          <w:lang w:eastAsia="zh-CN"/>
        </w:rPr>
        <w:t>，说明对应的</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6</w:t>
      </w:r>
      <w:r>
        <w:rPr>
          <w:rFonts w:ascii="Times New Roman" w:hAnsi="Times New Roman"/>
          <w:spacing w:val="10"/>
          <w:sz w:val="21"/>
          <w:szCs w:val="21"/>
          <w:lang w:eastAsia="zh-CN"/>
        </w:rPr>
        <w:t>=64</w:t>
      </w:r>
      <w:r>
        <w:rPr>
          <w:rFonts w:ascii="Times New Roman" w:hAnsi="Times New Roman"/>
          <w:spacing w:val="10"/>
          <w:sz w:val="21"/>
          <w:szCs w:val="21"/>
          <w:lang w:eastAsia="zh-CN"/>
        </w:rPr>
        <w:t>个相邻页框正在被使用，仅当</w:t>
      </w:r>
      <w:r>
        <w:rPr>
          <w:rFonts w:ascii="Times New Roman" w:hAnsi="Times New Roman"/>
          <w:spacing w:val="10"/>
          <w:sz w:val="21"/>
          <w:szCs w:val="21"/>
          <w:lang w:eastAsia="zh-CN"/>
        </w:rPr>
        <w:t>64</w:t>
      </w:r>
      <w:r>
        <w:rPr>
          <w:rFonts w:ascii="Times New Roman" w:hAnsi="Times New Roman"/>
          <w:spacing w:val="10"/>
          <w:sz w:val="21"/>
          <w:szCs w:val="21"/>
          <w:lang w:eastAsia="zh-CN"/>
        </w:rPr>
        <w:t>个页框全部回收后，此位才能清</w:t>
      </w:r>
      <w:r>
        <w:rPr>
          <w:rFonts w:ascii="Times New Roman" w:hAnsi="Times New Roman"/>
          <w:spacing w:val="10"/>
          <w:sz w:val="21"/>
          <w:szCs w:val="21"/>
          <w:lang w:eastAsia="zh-CN"/>
        </w:rPr>
        <w:t>0</w:t>
      </w:r>
      <w:r>
        <w:rPr>
          <w:rFonts w:ascii="Times New Roman" w:hAnsi="Times New Roman"/>
          <w:spacing w:val="10"/>
          <w:sz w:val="21"/>
          <w:szCs w:val="21"/>
          <w:lang w:eastAsia="zh-CN"/>
        </w:rPr>
        <w:t>。直接向伙伴系统申请空间和释放空间的函数是</w:t>
      </w:r>
      <w:r>
        <w:rPr>
          <w:rFonts w:ascii="Times New Roman" w:hAnsi="Times New Roman"/>
          <w:spacing w:val="10"/>
          <w:sz w:val="21"/>
          <w:szCs w:val="21"/>
          <w:lang w:eastAsia="zh-CN"/>
        </w:rPr>
        <w:t>alloc_pages()</w:t>
      </w:r>
      <w:r>
        <w:rPr>
          <w:rFonts w:ascii="Times New Roman" w:hAnsi="Times New Roman"/>
          <w:spacing w:val="10"/>
          <w:sz w:val="21"/>
          <w:szCs w:val="21"/>
          <w:lang w:eastAsia="zh-CN"/>
        </w:rPr>
        <w:t>和</w:t>
      </w:r>
      <w:r>
        <w:rPr>
          <w:rFonts w:ascii="Times New Roman" w:hAnsi="Times New Roman"/>
          <w:spacing w:val="10"/>
          <w:sz w:val="21"/>
          <w:szCs w:val="21"/>
          <w:lang w:eastAsia="zh-CN"/>
        </w:rPr>
        <w:t>free_pages()</w:t>
      </w:r>
      <w:r>
        <w:rPr>
          <w:rFonts w:ascii="Times New Roman" w:hAnsi="Times New Roman"/>
          <w:spacing w:val="10"/>
          <w:sz w:val="21"/>
          <w:szCs w:val="21"/>
          <w:lang w:eastAsia="zh-CN"/>
        </w:rPr>
        <w:t>。</w:t>
      </w:r>
    </w:p>
    <w:p w14:paraId="52DDEA4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(4) </w:t>
      </w:r>
      <w:r>
        <w:rPr>
          <w:rFonts w:ascii="Times New Roman" w:hAnsi="Times New Roman"/>
          <w:spacing w:val="10"/>
          <w:sz w:val="21"/>
          <w:szCs w:val="21"/>
          <w:lang w:eastAsia="zh-CN"/>
        </w:rPr>
        <w:t>页框的分配和回收</w:t>
      </w:r>
    </w:p>
    <w:p w14:paraId="26706BA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内存中满足以下条件的两组页框块称伙伴：两组页框块大小相同</w:t>
      </w:r>
      <w:r>
        <w:rPr>
          <w:rFonts w:ascii="Times New Roman" w:hAnsi="Times New Roman"/>
          <w:spacing w:val="10"/>
          <w:sz w:val="21"/>
          <w:szCs w:val="21"/>
          <w:lang w:eastAsia="zh-CN"/>
        </w:rPr>
        <w:t>(</w:t>
      </w:r>
      <w:r>
        <w:rPr>
          <w:rFonts w:ascii="Times New Roman" w:hAnsi="Times New Roman"/>
          <w:spacing w:val="10"/>
          <w:sz w:val="21"/>
          <w:szCs w:val="21"/>
          <w:lang w:eastAsia="zh-CN"/>
        </w:rPr>
        <w:t>设为</w:t>
      </w:r>
      <w:r>
        <w:rPr>
          <w:rFonts w:ascii="Times New Roman" w:hAnsi="Times New Roman"/>
          <w:spacing w:val="10"/>
          <w:sz w:val="21"/>
          <w:szCs w:val="21"/>
          <w:lang w:eastAsia="zh-CN"/>
        </w:rPr>
        <w:t>b)</w:t>
      </w:r>
      <w:r>
        <w:rPr>
          <w:rFonts w:ascii="Times New Roman" w:hAnsi="Times New Roman"/>
          <w:spacing w:val="10"/>
          <w:sz w:val="21"/>
          <w:szCs w:val="21"/>
          <w:lang w:eastAsia="zh-CN"/>
        </w:rPr>
        <w:t>，两组页框块地址连续，位置居前的一组页框块的首页框号必为</w:t>
      </w:r>
      <w:r>
        <w:rPr>
          <w:rFonts w:ascii="Times New Roman" w:hAnsi="Times New Roman"/>
          <w:spacing w:val="10"/>
          <w:sz w:val="21"/>
          <w:szCs w:val="21"/>
          <w:lang w:eastAsia="zh-CN"/>
        </w:rPr>
        <w:t>2b</w:t>
      </w:r>
      <w:r>
        <w:rPr>
          <w:rFonts w:ascii="Times New Roman" w:hAnsi="Times New Roman"/>
          <w:spacing w:val="10"/>
          <w:sz w:val="21"/>
          <w:szCs w:val="21"/>
          <w:lang w:eastAsia="zh-CN"/>
        </w:rPr>
        <w:t>的倍数。通过例子来说明伙伴算法的工作原理。假设要求分配的页框块其大小为</w:t>
      </w:r>
      <w:r>
        <w:rPr>
          <w:rFonts w:ascii="Times New Roman" w:hAnsi="Times New Roman"/>
          <w:spacing w:val="10"/>
          <w:sz w:val="21"/>
          <w:szCs w:val="21"/>
          <w:lang w:eastAsia="zh-CN"/>
        </w:rPr>
        <w:t>64</w:t>
      </w:r>
      <w:r>
        <w:rPr>
          <w:rFonts w:ascii="Times New Roman" w:hAnsi="Times New Roman"/>
          <w:spacing w:val="10"/>
          <w:sz w:val="21"/>
          <w:szCs w:val="21"/>
          <w:lang w:eastAsia="zh-CN"/>
        </w:rPr>
        <w:t>个页面。该算法先在页框块大小为</w:t>
      </w:r>
      <w:r>
        <w:rPr>
          <w:rFonts w:ascii="Times New Roman" w:hAnsi="Times New Roman"/>
          <w:spacing w:val="10"/>
          <w:sz w:val="21"/>
          <w:szCs w:val="21"/>
          <w:lang w:eastAsia="zh-CN"/>
        </w:rPr>
        <w:t>64</w:t>
      </w:r>
      <w:r>
        <w:rPr>
          <w:rFonts w:ascii="Times New Roman" w:hAnsi="Times New Roman"/>
          <w:spacing w:val="10"/>
          <w:sz w:val="21"/>
          <w:szCs w:val="21"/>
          <w:lang w:eastAsia="zh-CN"/>
        </w:rPr>
        <w:t>个页面的链表中查找。如果有空闲</w:t>
      </w:r>
      <w:r>
        <w:rPr>
          <w:rFonts w:ascii="Times New Roman" w:hAnsi="Times New Roman"/>
          <w:spacing w:val="10"/>
          <w:sz w:val="21"/>
          <w:szCs w:val="21"/>
          <w:lang w:eastAsia="zh-CN"/>
        </w:rPr>
        <w:lastRenderedPageBreak/>
        <w:t>块就直接分配；如果没有则会查找下一个更大的页框块，就是在页框块大小为</w:t>
      </w:r>
      <w:r>
        <w:rPr>
          <w:rFonts w:ascii="Times New Roman" w:hAnsi="Times New Roman"/>
          <w:spacing w:val="10"/>
          <w:sz w:val="21"/>
          <w:szCs w:val="21"/>
          <w:lang w:eastAsia="zh-CN"/>
        </w:rPr>
        <w:t>128</w:t>
      </w:r>
      <w:r>
        <w:rPr>
          <w:rFonts w:ascii="Times New Roman" w:hAnsi="Times New Roman"/>
          <w:spacing w:val="10"/>
          <w:sz w:val="21"/>
          <w:szCs w:val="21"/>
          <w:lang w:eastAsia="zh-CN"/>
        </w:rPr>
        <w:t>个页框的链表中查找空闲块。如果存在这样的空闲块，就把这</w:t>
      </w:r>
      <w:r>
        <w:rPr>
          <w:rFonts w:ascii="Times New Roman" w:hAnsi="Times New Roman"/>
          <w:spacing w:val="10"/>
          <w:sz w:val="21"/>
          <w:szCs w:val="21"/>
          <w:lang w:eastAsia="zh-CN"/>
        </w:rPr>
        <w:t>128</w:t>
      </w:r>
      <w:r>
        <w:rPr>
          <w:rFonts w:ascii="Times New Roman" w:hAnsi="Times New Roman"/>
          <w:spacing w:val="10"/>
          <w:sz w:val="21"/>
          <w:szCs w:val="21"/>
          <w:lang w:eastAsia="zh-CN"/>
        </w:rPr>
        <w:t>个页框分为两半，一半分配出去，另一半插入到页框块大小为</w:t>
      </w:r>
      <w:r>
        <w:rPr>
          <w:rFonts w:ascii="Times New Roman" w:hAnsi="Times New Roman"/>
          <w:spacing w:val="10"/>
          <w:sz w:val="21"/>
          <w:szCs w:val="21"/>
          <w:lang w:eastAsia="zh-CN"/>
        </w:rPr>
        <w:t>64</w:t>
      </w:r>
      <w:r>
        <w:rPr>
          <w:rFonts w:ascii="Times New Roman" w:hAnsi="Times New Roman"/>
          <w:spacing w:val="10"/>
          <w:sz w:val="21"/>
          <w:szCs w:val="21"/>
          <w:lang w:eastAsia="zh-CN"/>
        </w:rPr>
        <w:t>个页框的链表中。如果在页框块大小为</w:t>
      </w:r>
      <w:r>
        <w:rPr>
          <w:rFonts w:ascii="Times New Roman" w:hAnsi="Times New Roman"/>
          <w:spacing w:val="10"/>
          <w:sz w:val="21"/>
          <w:szCs w:val="21"/>
          <w:lang w:eastAsia="zh-CN"/>
        </w:rPr>
        <w:t>128</w:t>
      </w:r>
      <w:r>
        <w:rPr>
          <w:rFonts w:ascii="Times New Roman" w:hAnsi="Times New Roman"/>
          <w:spacing w:val="10"/>
          <w:sz w:val="21"/>
          <w:szCs w:val="21"/>
          <w:lang w:eastAsia="zh-CN"/>
        </w:rPr>
        <w:t>个页框的链表中也没有找到空闲页框，继续找更大页框块。如果存在这样的块，内核就从</w:t>
      </w:r>
      <w:r>
        <w:rPr>
          <w:rFonts w:ascii="Times New Roman" w:hAnsi="Times New Roman"/>
          <w:spacing w:val="10"/>
          <w:sz w:val="21"/>
          <w:szCs w:val="21"/>
          <w:lang w:eastAsia="zh-CN"/>
        </w:rPr>
        <w:t>256</w:t>
      </w:r>
      <w:r>
        <w:rPr>
          <w:rFonts w:ascii="Times New Roman" w:hAnsi="Times New Roman"/>
          <w:spacing w:val="10"/>
          <w:sz w:val="21"/>
          <w:szCs w:val="21"/>
          <w:lang w:eastAsia="zh-CN"/>
        </w:rPr>
        <w:t>个页框的页框块中分出</w:t>
      </w:r>
      <w:r>
        <w:rPr>
          <w:rFonts w:ascii="Times New Roman" w:hAnsi="Times New Roman"/>
          <w:spacing w:val="10"/>
          <w:sz w:val="21"/>
          <w:szCs w:val="21"/>
          <w:lang w:eastAsia="zh-CN"/>
        </w:rPr>
        <w:t>64</w:t>
      </w:r>
      <w:r>
        <w:rPr>
          <w:rFonts w:ascii="Times New Roman" w:hAnsi="Times New Roman"/>
          <w:spacing w:val="10"/>
          <w:sz w:val="21"/>
          <w:szCs w:val="21"/>
          <w:lang w:eastAsia="zh-CN"/>
        </w:rPr>
        <w:t>个页框满足请求，然后，从</w:t>
      </w:r>
      <w:r>
        <w:rPr>
          <w:rFonts w:ascii="Times New Roman" w:hAnsi="Times New Roman"/>
          <w:spacing w:val="10"/>
          <w:sz w:val="21"/>
          <w:szCs w:val="21"/>
          <w:lang w:eastAsia="zh-CN"/>
        </w:rPr>
        <w:t>192</w:t>
      </w:r>
      <w:r>
        <w:rPr>
          <w:rFonts w:ascii="Times New Roman" w:hAnsi="Times New Roman"/>
          <w:spacing w:val="10"/>
          <w:sz w:val="21"/>
          <w:szCs w:val="21"/>
          <w:lang w:eastAsia="zh-CN"/>
        </w:rPr>
        <w:t>个页面中取出</w:t>
      </w:r>
      <w:r>
        <w:rPr>
          <w:rFonts w:ascii="Times New Roman" w:hAnsi="Times New Roman"/>
          <w:spacing w:val="10"/>
          <w:sz w:val="21"/>
          <w:szCs w:val="21"/>
          <w:lang w:eastAsia="zh-CN"/>
        </w:rPr>
        <w:t>128</w:t>
      </w:r>
      <w:r>
        <w:rPr>
          <w:rFonts w:ascii="Times New Roman" w:hAnsi="Times New Roman"/>
          <w:spacing w:val="10"/>
          <w:sz w:val="21"/>
          <w:szCs w:val="21"/>
          <w:lang w:eastAsia="zh-CN"/>
        </w:rPr>
        <w:t>个页框插入到页框块大小为</w:t>
      </w:r>
      <w:r>
        <w:rPr>
          <w:rFonts w:ascii="Times New Roman" w:hAnsi="Times New Roman"/>
          <w:spacing w:val="10"/>
          <w:sz w:val="21"/>
          <w:szCs w:val="21"/>
          <w:lang w:eastAsia="zh-CN"/>
        </w:rPr>
        <w:t>128</w:t>
      </w:r>
      <w:r>
        <w:rPr>
          <w:rFonts w:ascii="Times New Roman" w:hAnsi="Times New Roman"/>
          <w:spacing w:val="10"/>
          <w:sz w:val="21"/>
          <w:szCs w:val="21"/>
          <w:lang w:eastAsia="zh-CN"/>
        </w:rPr>
        <w:t>个页框的链表中，把剩余</w:t>
      </w:r>
      <w:r>
        <w:rPr>
          <w:rFonts w:ascii="Times New Roman" w:hAnsi="Times New Roman"/>
          <w:spacing w:val="10"/>
          <w:sz w:val="21"/>
          <w:szCs w:val="21"/>
          <w:lang w:eastAsia="zh-CN"/>
        </w:rPr>
        <w:t>64</w:t>
      </w:r>
      <w:r>
        <w:rPr>
          <w:rFonts w:ascii="Times New Roman" w:hAnsi="Times New Roman"/>
          <w:spacing w:val="10"/>
          <w:sz w:val="21"/>
          <w:szCs w:val="21"/>
          <w:lang w:eastAsia="zh-CN"/>
        </w:rPr>
        <w:t>个页框插入到页框块大小为</w:t>
      </w:r>
      <w:r>
        <w:rPr>
          <w:rFonts w:ascii="Times New Roman" w:hAnsi="Times New Roman"/>
          <w:spacing w:val="10"/>
          <w:sz w:val="21"/>
          <w:szCs w:val="21"/>
          <w:lang w:eastAsia="zh-CN"/>
        </w:rPr>
        <w:t>64</w:t>
      </w:r>
      <w:r>
        <w:rPr>
          <w:rFonts w:ascii="Times New Roman" w:hAnsi="Times New Roman"/>
          <w:spacing w:val="10"/>
          <w:sz w:val="21"/>
          <w:szCs w:val="21"/>
          <w:lang w:eastAsia="zh-CN"/>
        </w:rPr>
        <w:t>个页框的链表中。</w:t>
      </w:r>
    </w:p>
    <w:p w14:paraId="41DE07D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回收过程相反，伙伴算法把满足以上条件的两个页框块合并为一个更大的页框块，该算法是迭代算法，如果合并后的块还可以跟相邻的块进行合并，那么，该算法就继续合并。</w:t>
      </w:r>
    </w:p>
    <w:p w14:paraId="7DE04CDF"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3. slab</w:t>
      </w:r>
      <w:r>
        <w:rPr>
          <w:rFonts w:ascii="Times New Roman" w:hAnsi="Times New Roman"/>
          <w:b/>
          <w:bCs/>
          <w:spacing w:val="10"/>
          <w:sz w:val="21"/>
          <w:szCs w:val="21"/>
          <w:lang w:eastAsia="zh-CN"/>
        </w:rPr>
        <w:t>分配机制</w:t>
      </w:r>
    </w:p>
    <w:p w14:paraId="20F211E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伙伴系统以页框为基本分配单位，在很多情况下，内核所需要的内存量远远小于页框大小，如</w:t>
      </w:r>
      <w:r>
        <w:rPr>
          <w:rFonts w:ascii="Times New Roman" w:hAnsi="Times New Roman"/>
          <w:spacing w:val="10"/>
          <w:sz w:val="21"/>
          <w:szCs w:val="21"/>
          <w:lang w:eastAsia="zh-CN"/>
        </w:rPr>
        <w:t>inode</w:t>
      </w:r>
      <w:r>
        <w:rPr>
          <w:rFonts w:ascii="Times New Roman" w:hAnsi="Times New Roman"/>
          <w:spacing w:val="10"/>
          <w:sz w:val="21"/>
          <w:szCs w:val="21"/>
          <w:lang w:eastAsia="zh-CN"/>
        </w:rPr>
        <w:t>、</w:t>
      </w:r>
      <w:r>
        <w:rPr>
          <w:rFonts w:ascii="Times New Roman" w:hAnsi="Times New Roman"/>
          <w:spacing w:val="10"/>
          <w:sz w:val="21"/>
          <w:szCs w:val="21"/>
          <w:lang w:eastAsia="zh-CN"/>
        </w:rPr>
        <w:t>vm_area_struct</w:t>
      </w:r>
      <w:r>
        <w:rPr>
          <w:rFonts w:ascii="Times New Roman" w:hAnsi="Times New Roman"/>
          <w:spacing w:val="10"/>
          <w:sz w:val="21"/>
          <w:szCs w:val="21"/>
          <w:lang w:eastAsia="zh-CN"/>
        </w:rPr>
        <w:t>、</w:t>
      </w:r>
      <w:r>
        <w:rPr>
          <w:rFonts w:ascii="Times New Roman" w:hAnsi="Times New Roman"/>
          <w:spacing w:val="10"/>
          <w:sz w:val="21"/>
          <w:szCs w:val="21"/>
          <w:lang w:eastAsia="zh-CN"/>
        </w:rPr>
        <w:t>mm_struct</w:t>
      </w:r>
      <w:r>
        <w:rPr>
          <w:rFonts w:ascii="Times New Roman" w:hAnsi="Times New Roman"/>
          <w:spacing w:val="10"/>
          <w:sz w:val="21"/>
          <w:szCs w:val="21"/>
          <w:lang w:eastAsia="zh-CN"/>
        </w:rPr>
        <w:t>、</w:t>
      </w:r>
      <w:r>
        <w:rPr>
          <w:rFonts w:ascii="Times New Roman" w:hAnsi="Times New Roman"/>
          <w:spacing w:val="10"/>
          <w:sz w:val="21"/>
          <w:szCs w:val="21"/>
          <w:lang w:eastAsia="zh-CN"/>
        </w:rPr>
        <w:t>task</w:t>
      </w:r>
      <w:r>
        <w:rPr>
          <w:rFonts w:ascii="Times New Roman" w:hAnsi="Times New Roman"/>
          <w:spacing w:val="10"/>
          <w:sz w:val="21"/>
          <w:szCs w:val="21"/>
          <w:lang w:eastAsia="zh-CN"/>
        </w:rPr>
        <w:softHyphen/>
        <w:t>_struct</w:t>
      </w:r>
      <w:r>
        <w:rPr>
          <w:rFonts w:ascii="Times New Roman" w:hAnsi="Times New Roman"/>
          <w:spacing w:val="10"/>
          <w:sz w:val="21"/>
          <w:szCs w:val="21"/>
          <w:lang w:eastAsia="zh-CN"/>
        </w:rPr>
        <w:t>等。为了更经济地使用内核内存资源，引入</w:t>
      </w:r>
      <w:r>
        <w:rPr>
          <w:rFonts w:ascii="Times New Roman" w:hAnsi="Times New Roman"/>
          <w:spacing w:val="10"/>
          <w:sz w:val="21"/>
          <w:szCs w:val="21"/>
          <w:lang w:eastAsia="zh-CN"/>
        </w:rPr>
        <w:t>solaris</w:t>
      </w:r>
      <w:r>
        <w:rPr>
          <w:rFonts w:ascii="Times New Roman" w:hAnsi="Times New Roman"/>
          <w:spacing w:val="10"/>
          <w:sz w:val="21"/>
          <w:szCs w:val="21"/>
          <w:lang w:eastAsia="zh-CN"/>
        </w:rPr>
        <w:t>操作系统中首创的基于伙伴系统的</w:t>
      </w:r>
      <w:r>
        <w:rPr>
          <w:rFonts w:ascii="Times New Roman" w:hAnsi="Times New Roman"/>
          <w:spacing w:val="10"/>
          <w:sz w:val="21"/>
          <w:szCs w:val="21"/>
          <w:lang w:eastAsia="zh-CN"/>
        </w:rPr>
        <w:t>slab</w:t>
      </w:r>
      <w:r>
        <w:rPr>
          <w:rFonts w:ascii="Times New Roman" w:hAnsi="Times New Roman"/>
          <w:spacing w:val="10"/>
          <w:sz w:val="21"/>
          <w:szCs w:val="21"/>
          <w:lang w:eastAsia="zh-CN"/>
        </w:rPr>
        <w:t>分配器，其基本思想是：为经常使用的小对象建立缓冲存储，小对象的申请和释放都通过</w:t>
      </w:r>
      <w:r>
        <w:rPr>
          <w:rFonts w:ascii="Times New Roman" w:hAnsi="Times New Roman"/>
          <w:spacing w:val="10"/>
          <w:sz w:val="21"/>
          <w:szCs w:val="21"/>
          <w:lang w:eastAsia="zh-CN"/>
        </w:rPr>
        <w:t xml:space="preserve">slab </w:t>
      </w:r>
      <w:r>
        <w:rPr>
          <w:rFonts w:ascii="Times New Roman" w:hAnsi="Times New Roman"/>
          <w:spacing w:val="10"/>
          <w:sz w:val="21"/>
          <w:szCs w:val="21"/>
          <w:lang w:eastAsia="zh-CN"/>
        </w:rPr>
        <w:t>分配器来管理，仅当缓冲存储不够用时才向伙伴系统申请更多空间。这样做的好处是：充分利用内存，减少内部碎片，对象管理局部化，尽可能少地与伙伴系统打交道，从而，提高系统效率</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01A6A850"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slab</w:t>
      </w:r>
      <w:r>
        <w:rPr>
          <w:rFonts w:ascii="Times New Roman" w:hAnsi="Times New Roman"/>
          <w:spacing w:val="10"/>
          <w:sz w:val="18"/>
          <w:szCs w:val="18"/>
          <w:lang w:eastAsia="zh-CN"/>
        </w:rPr>
        <w:t>描述符</w:t>
      </w:r>
      <w:r>
        <w:rPr>
          <w:rFonts w:ascii="Times New Roman" w:hAnsi="Times New Roman"/>
          <w:spacing w:val="10"/>
          <w:sz w:val="18"/>
          <w:szCs w:val="18"/>
          <w:lang w:eastAsia="zh-CN"/>
        </w:rPr>
        <w:t>struct slab</w:t>
      </w:r>
      <w:r>
        <w:rPr>
          <w:rFonts w:ascii="Times New Roman" w:hAnsi="Times New Roman"/>
          <w:spacing w:val="10"/>
          <w:sz w:val="18"/>
          <w:szCs w:val="18"/>
          <w:lang w:eastAsia="zh-CN"/>
        </w:rPr>
        <w:t>用来描述每个</w:t>
      </w:r>
      <w:r>
        <w:rPr>
          <w:rFonts w:ascii="Times New Roman" w:hAnsi="Times New Roman"/>
          <w:spacing w:val="10"/>
          <w:sz w:val="18"/>
          <w:szCs w:val="18"/>
          <w:lang w:eastAsia="zh-CN"/>
        </w:rPr>
        <w:t>slab</w:t>
      </w:r>
      <w:r>
        <w:rPr>
          <w:rFonts w:ascii="Times New Roman" w:hAnsi="Times New Roman"/>
          <w:spacing w:val="10"/>
          <w:sz w:val="18"/>
          <w:szCs w:val="18"/>
          <w:lang w:eastAsia="zh-CN"/>
        </w:rPr>
        <w:t>：</w:t>
      </w:r>
    </w:p>
    <w:p w14:paraId="7193B829"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struct slab {</w:t>
      </w:r>
    </w:p>
    <w:p w14:paraId="4B0CF874"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struct list_head;                 /*slab</w:t>
      </w:r>
      <w:r>
        <w:rPr>
          <w:rFonts w:ascii="Times New Roman" w:hAnsi="Times New Roman"/>
          <w:spacing w:val="10"/>
          <w:sz w:val="18"/>
          <w:szCs w:val="18"/>
          <w:lang w:eastAsia="zh-CN"/>
        </w:rPr>
        <w:t>满、半满或空闲链表</w:t>
      </w:r>
      <w:r>
        <w:rPr>
          <w:rFonts w:ascii="Times New Roman" w:hAnsi="Times New Roman"/>
          <w:spacing w:val="10"/>
          <w:sz w:val="18"/>
          <w:szCs w:val="18"/>
          <w:lang w:eastAsia="zh-CN"/>
        </w:rPr>
        <w:t>*/</w:t>
      </w:r>
    </w:p>
    <w:p w14:paraId="4BA44D63"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unsigned long colouoff;      /*slab</w:t>
      </w:r>
      <w:r>
        <w:rPr>
          <w:rFonts w:ascii="Times New Roman" w:hAnsi="Times New Roman"/>
          <w:spacing w:val="10"/>
          <w:sz w:val="18"/>
          <w:szCs w:val="18"/>
          <w:lang w:eastAsia="zh-CN"/>
        </w:rPr>
        <w:t>着色偏移量</w:t>
      </w:r>
      <w:r>
        <w:rPr>
          <w:rFonts w:ascii="Times New Roman" w:hAnsi="Times New Roman"/>
          <w:spacing w:val="10"/>
          <w:sz w:val="18"/>
          <w:szCs w:val="18"/>
          <w:lang w:eastAsia="zh-CN"/>
        </w:rPr>
        <w:t>*/</w:t>
      </w:r>
    </w:p>
    <w:p w14:paraId="7939A13C"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void *s_mem;                     /*slab</w:t>
      </w:r>
      <w:r>
        <w:rPr>
          <w:rFonts w:ascii="Times New Roman" w:hAnsi="Times New Roman"/>
          <w:spacing w:val="10"/>
          <w:sz w:val="18"/>
          <w:szCs w:val="18"/>
          <w:lang w:eastAsia="zh-CN"/>
        </w:rPr>
        <w:t>中的第一个对象</w:t>
      </w:r>
      <w:r>
        <w:rPr>
          <w:rFonts w:ascii="Times New Roman" w:hAnsi="Times New Roman"/>
          <w:spacing w:val="10"/>
          <w:sz w:val="18"/>
          <w:szCs w:val="18"/>
          <w:lang w:eastAsia="zh-CN"/>
        </w:rPr>
        <w:t>*/</w:t>
      </w:r>
    </w:p>
    <w:p w14:paraId="32EB6592"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unsigned int inuse;            /*</w:t>
      </w:r>
      <w:r>
        <w:rPr>
          <w:rFonts w:ascii="Times New Roman" w:hAnsi="Times New Roman"/>
          <w:spacing w:val="10"/>
          <w:sz w:val="18"/>
          <w:szCs w:val="18"/>
          <w:lang w:eastAsia="zh-CN"/>
        </w:rPr>
        <w:t>已分配的对象数</w:t>
      </w:r>
      <w:r>
        <w:rPr>
          <w:rFonts w:ascii="Times New Roman" w:hAnsi="Times New Roman"/>
          <w:spacing w:val="10"/>
          <w:sz w:val="18"/>
          <w:szCs w:val="18"/>
          <w:lang w:eastAsia="zh-CN"/>
        </w:rPr>
        <w:t>*/</w:t>
      </w:r>
    </w:p>
    <w:p w14:paraId="0BA465BD"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kmem_bufctl_t free            /*</w:t>
      </w:r>
      <w:r>
        <w:rPr>
          <w:rFonts w:ascii="Times New Roman" w:hAnsi="Times New Roman"/>
          <w:spacing w:val="10"/>
          <w:sz w:val="18"/>
          <w:szCs w:val="18"/>
          <w:lang w:eastAsia="zh-CN"/>
        </w:rPr>
        <w:t>第一个空闲对象</w:t>
      </w:r>
      <w:r>
        <w:rPr>
          <w:rFonts w:ascii="Times New Roman" w:hAnsi="Times New Roman"/>
          <w:spacing w:val="10"/>
          <w:sz w:val="18"/>
          <w:szCs w:val="18"/>
          <w:lang w:eastAsia="zh-CN"/>
        </w:rPr>
        <w:t>*/</w:t>
      </w:r>
    </w:p>
    <w:p w14:paraId="3CDFB304"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w:t>
      </w:r>
    </w:p>
    <w:p w14:paraId="2E70FA61" w14:textId="349D003C" w:rsidR="00B1093F" w:rsidRDefault="007319B1" w:rsidP="00B1093F">
      <w:pPr>
        <w:tabs>
          <w:tab w:val="left" w:pos="1680"/>
        </w:tabs>
        <w:spacing w:after="0" w:line="360" w:lineRule="auto"/>
        <w:ind w:left="106" w:right="48" w:firstLine="415"/>
        <w:jc w:val="both"/>
        <w:rPr>
          <w:ins w:id="795" w:author="simeng zhao" w:date="2018-02-02T16:39:00Z"/>
          <w:rFonts w:ascii="Times New Roman" w:hAnsi="Times New Roman"/>
          <w:position w:val="-1"/>
          <w:sz w:val="18"/>
          <w:szCs w:val="18"/>
          <w:lang w:eastAsia="zh-CN"/>
        </w:rPr>
      </w:pPr>
      <w:r>
        <w:rPr>
          <w:rFonts w:ascii="Times New Roman" w:hAnsi="Times New Roman"/>
          <w:spacing w:val="10"/>
          <w:sz w:val="18"/>
          <w:szCs w:val="18"/>
          <w:lang w:eastAsia="zh-CN"/>
        </w:rPr>
        <w:t>}</w:t>
      </w:r>
      <w:r>
        <w:rPr>
          <w:rFonts w:ascii="Times New Roman" w:hAnsi="Times New Roman"/>
          <w:position w:val="-1"/>
          <w:sz w:val="18"/>
          <w:szCs w:val="18"/>
          <w:lang w:eastAsia="zh-CN"/>
        </w:rPr>
        <w:t>；</w:t>
      </w:r>
      <w:ins w:id="796" w:author="simeng zhao" w:date="2018-02-02T16:38:00Z">
        <w:r w:rsidR="00B1093F">
          <w:rPr>
            <w:rFonts w:ascii="Times New Roman" w:hAnsi="Times New Roman"/>
            <w:position w:val="-1"/>
            <w:sz w:val="18"/>
            <w:szCs w:val="18"/>
            <w:lang w:eastAsia="zh-CN"/>
          </w:rPr>
          <w:tab/>
        </w:r>
      </w:ins>
    </w:p>
    <w:p w14:paraId="061EBC84" w14:textId="3DD19E85" w:rsidR="00B1093F" w:rsidRPr="00B1093F" w:rsidRDefault="00B1093F" w:rsidP="00B1093F">
      <w:pPr>
        <w:tabs>
          <w:tab w:val="left" w:pos="1680"/>
        </w:tabs>
        <w:spacing w:after="0" w:line="360" w:lineRule="auto"/>
        <w:ind w:left="106" w:right="48" w:firstLine="415"/>
        <w:jc w:val="both"/>
        <w:rPr>
          <w:rFonts w:ascii="Times New Roman" w:hAnsi="Times New Roman" w:hint="eastAsia"/>
          <w:position w:val="-1"/>
          <w:sz w:val="18"/>
          <w:szCs w:val="18"/>
          <w:lang w:eastAsia="zh-CN"/>
          <w:rPrChange w:id="797" w:author="simeng zhao" w:date="2018-02-02T16:39:00Z">
            <w:rPr>
              <w:rFonts w:ascii="Times New Roman" w:hAnsi="Times New Roman" w:hint="eastAsia"/>
              <w:spacing w:val="10"/>
              <w:sz w:val="18"/>
              <w:szCs w:val="18"/>
              <w:lang w:eastAsia="zh-CN"/>
            </w:rPr>
          </w:rPrChange>
        </w:rPr>
        <w:pPrChange w:id="798" w:author="simeng zhao" w:date="2018-02-02T16:39:00Z">
          <w:pPr>
            <w:spacing w:after="0" w:line="360" w:lineRule="auto"/>
            <w:ind w:left="106" w:right="48" w:firstLine="415"/>
            <w:jc w:val="both"/>
          </w:pPr>
        </w:pPrChange>
      </w:pPr>
      <w:ins w:id="799" w:author="simeng zhao" w:date="2018-02-02T16:39:00Z">
        <w:r>
          <w:rPr>
            <w:rFonts w:ascii="宋体" w:hAnsi="宋体" w:cs="宋体"/>
            <w:sz w:val="24"/>
            <w:szCs w:val="24"/>
            <w:lang w:eastAsia="zh-CN"/>
          </w:rPr>
          <w:lastRenderedPageBreak/>
          <w:fldChar w:fldCharType="begin"/>
        </w:r>
        <w:r>
          <w:rPr>
            <w:rFonts w:ascii="宋体" w:hAnsi="宋体" w:cs="宋体"/>
            <w:sz w:val="24"/>
            <w:szCs w:val="24"/>
            <w:lang w:eastAsia="zh-CN"/>
          </w:rPr>
          <w:instrText xml:space="preserve"> INCLUDEPICTURE "C:\\Users\\Dell\\Documents\\Tencent Files\\2130975534\\Image\\C2C\\{68B3F36D-7D46-271F-BDAC-95D88AA4C735}.jpg"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"C:\\Users\\Dell\\Documents\\tencent files\\Documents\\Tencent Files\\2130975534\\Image\\C2C\\{68B3F36D-7D46-271F-BDAC-95D88AA4C735}.jpg"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"C:\\Users\\Dell\\Documents\\tencent files\\Documents\\Tencent Files\\2130975534\\Image\\C2C\\{68B3F36D-7D46-271F-BDAC-95D88AA4C735}.jpg" \* MERGEFORMATINET </w:instrText>
        </w:r>
        <w:r>
          <w:rPr>
            <w:rFonts w:ascii="宋体" w:hAnsi="宋体" w:cs="宋体"/>
            <w:sz w:val="24"/>
            <w:szCs w:val="24"/>
            <w:lang w:eastAsia="zh-CN"/>
          </w:rPr>
          <w:fldChar w:fldCharType="separate"/>
        </w:r>
        <w:r>
          <w:rPr>
            <w:rFonts w:ascii="宋体" w:hAnsi="宋体" w:cs="宋体"/>
            <w:sz w:val="24"/>
            <w:szCs w:val="24"/>
            <w:lang w:eastAsia="zh-CN"/>
          </w:rPr>
          <w:pict w14:anchorId="77AC8A65">
            <v:shape id="_x0000_i1041" type="#_x0000_t75" style="width:500.25pt;height:384pt">
              <v:imagedata r:id="rId51" r:href="rId52" croptop="28253f" cropleft="98f"/>
            </v:shape>
          </w:pict>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ins>
    </w:p>
    <w:p w14:paraId="6CAC6E5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slab</w:t>
      </w:r>
      <w:r>
        <w:rPr>
          <w:rFonts w:ascii="Times New Roman" w:hAnsi="Times New Roman"/>
          <w:spacing w:val="10"/>
          <w:sz w:val="21"/>
          <w:szCs w:val="21"/>
          <w:lang w:eastAsia="zh-CN"/>
        </w:rPr>
        <w:t>分配器的结构和对象空间分配过程如下：内核在内存中建立多个</w:t>
      </w:r>
      <w:r>
        <w:rPr>
          <w:rFonts w:ascii="Times New Roman" w:hAnsi="Times New Roman"/>
          <w:spacing w:val="10"/>
          <w:sz w:val="21"/>
          <w:szCs w:val="21"/>
          <w:lang w:eastAsia="zh-CN"/>
        </w:rPr>
        <w:t>cache</w:t>
      </w:r>
      <w:r>
        <w:rPr>
          <w:rFonts w:ascii="Times New Roman" w:hAnsi="Times New Roman"/>
          <w:spacing w:val="10"/>
          <w:sz w:val="21"/>
          <w:szCs w:val="21"/>
          <w:lang w:eastAsia="zh-CN"/>
        </w:rPr>
        <w:t>，每个</w:t>
      </w:r>
      <w:r>
        <w:rPr>
          <w:rFonts w:ascii="Times New Roman" w:hAnsi="Times New Roman"/>
          <w:spacing w:val="10"/>
          <w:sz w:val="21"/>
          <w:szCs w:val="21"/>
          <w:lang w:eastAsia="zh-CN"/>
        </w:rPr>
        <w:t>cache</w:t>
      </w:r>
      <w:r>
        <w:rPr>
          <w:rFonts w:ascii="Times New Roman" w:hAnsi="Times New Roman"/>
          <w:spacing w:val="10"/>
          <w:sz w:val="21"/>
          <w:szCs w:val="21"/>
          <w:lang w:eastAsia="zh-CN"/>
        </w:rPr>
        <w:t>可保存一种类型对象，每个</w:t>
      </w:r>
      <w:r>
        <w:rPr>
          <w:rFonts w:ascii="Times New Roman" w:hAnsi="Times New Roman"/>
          <w:spacing w:val="10"/>
          <w:sz w:val="21"/>
          <w:szCs w:val="21"/>
          <w:lang w:eastAsia="zh-CN"/>
        </w:rPr>
        <w:t>cache</w:t>
      </w:r>
      <w:r>
        <w:rPr>
          <w:rFonts w:ascii="Times New Roman" w:hAnsi="Times New Roman"/>
          <w:spacing w:val="10"/>
          <w:sz w:val="21"/>
          <w:szCs w:val="21"/>
          <w:lang w:eastAsia="zh-CN"/>
        </w:rPr>
        <w:t>有一个或多个</w:t>
      </w:r>
      <w:r>
        <w:rPr>
          <w:rFonts w:ascii="Times New Roman" w:hAnsi="Times New Roman"/>
          <w:spacing w:val="10"/>
          <w:sz w:val="21"/>
          <w:szCs w:val="21"/>
          <w:lang w:eastAsia="zh-CN"/>
        </w:rPr>
        <w:t>slab</w:t>
      </w:r>
      <w:r>
        <w:rPr>
          <w:rFonts w:ascii="Times New Roman" w:hAnsi="Times New Roman"/>
          <w:spacing w:val="10"/>
          <w:sz w:val="21"/>
          <w:szCs w:val="21"/>
          <w:lang w:eastAsia="zh-CN"/>
        </w:rPr>
        <w:t>组成并形成</w:t>
      </w:r>
      <w:r>
        <w:rPr>
          <w:rFonts w:ascii="Times New Roman" w:hAnsi="Times New Roman"/>
          <w:spacing w:val="10"/>
          <w:sz w:val="21"/>
          <w:szCs w:val="21"/>
          <w:lang w:eastAsia="zh-CN"/>
        </w:rPr>
        <w:t>slab</w:t>
      </w:r>
      <w:r>
        <w:rPr>
          <w:rFonts w:ascii="Times New Roman" w:hAnsi="Times New Roman"/>
          <w:spacing w:val="10"/>
          <w:sz w:val="21"/>
          <w:szCs w:val="21"/>
          <w:lang w:eastAsia="zh-CN"/>
        </w:rPr>
        <w:t>链，每个</w:t>
      </w:r>
      <w:r>
        <w:rPr>
          <w:rFonts w:ascii="Times New Roman" w:hAnsi="Times New Roman"/>
          <w:spacing w:val="10"/>
          <w:sz w:val="21"/>
          <w:szCs w:val="21"/>
          <w:lang w:eastAsia="zh-CN"/>
        </w:rPr>
        <w:t>slab</w:t>
      </w:r>
      <w:r>
        <w:rPr>
          <w:rFonts w:ascii="Times New Roman" w:hAnsi="Times New Roman"/>
          <w:spacing w:val="10"/>
          <w:sz w:val="21"/>
          <w:szCs w:val="21"/>
          <w:lang w:eastAsia="zh-CN"/>
        </w:rPr>
        <w:t>由一个或最多</w:t>
      </w:r>
      <w:r>
        <w:rPr>
          <w:rFonts w:ascii="Times New Roman" w:hAnsi="Times New Roman"/>
          <w:spacing w:val="10"/>
          <w:sz w:val="21"/>
          <w:szCs w:val="21"/>
          <w:lang w:eastAsia="zh-CN"/>
        </w:rPr>
        <w:t>32</w:t>
      </w:r>
      <w:r>
        <w:rPr>
          <w:rFonts w:ascii="Times New Roman" w:hAnsi="Times New Roman"/>
          <w:spacing w:val="10"/>
          <w:sz w:val="21"/>
          <w:szCs w:val="21"/>
          <w:lang w:eastAsia="zh-CN"/>
        </w:rPr>
        <w:t>个物理上连续的页框组成，用于存放对象。例如，一个</w:t>
      </w:r>
      <w:r>
        <w:rPr>
          <w:rFonts w:ascii="Times New Roman" w:hAnsi="Times New Roman"/>
          <w:spacing w:val="10"/>
          <w:sz w:val="21"/>
          <w:szCs w:val="21"/>
          <w:lang w:eastAsia="zh-CN"/>
        </w:rPr>
        <w:t xml:space="preserve">slab </w:t>
      </w:r>
      <w:r>
        <w:rPr>
          <w:rFonts w:ascii="Times New Roman" w:hAnsi="Times New Roman"/>
          <w:spacing w:val="10"/>
          <w:sz w:val="21"/>
          <w:szCs w:val="21"/>
          <w:lang w:eastAsia="zh-CN"/>
        </w:rPr>
        <w:t>中存放</w:t>
      </w:r>
      <w:r>
        <w:rPr>
          <w:rFonts w:ascii="Times New Roman" w:hAnsi="Times New Roman"/>
          <w:spacing w:val="10"/>
          <w:sz w:val="21"/>
          <w:szCs w:val="21"/>
          <w:lang w:eastAsia="zh-CN"/>
        </w:rPr>
        <w:t xml:space="preserve">task_struct </w:t>
      </w:r>
      <w:r>
        <w:rPr>
          <w:rFonts w:ascii="Times New Roman" w:hAnsi="Times New Roman"/>
          <w:spacing w:val="10"/>
          <w:sz w:val="21"/>
          <w:szCs w:val="21"/>
          <w:lang w:eastAsia="zh-CN"/>
        </w:rPr>
        <w:t>对象，另一个</w:t>
      </w:r>
      <w:r>
        <w:rPr>
          <w:rFonts w:ascii="Times New Roman" w:hAnsi="Times New Roman"/>
          <w:spacing w:val="10"/>
          <w:sz w:val="21"/>
          <w:szCs w:val="21"/>
          <w:lang w:eastAsia="zh-CN"/>
        </w:rPr>
        <w:t>slab</w:t>
      </w:r>
      <w:r>
        <w:rPr>
          <w:rFonts w:ascii="Times New Roman" w:hAnsi="Times New Roman"/>
          <w:spacing w:val="10"/>
          <w:sz w:val="21"/>
          <w:szCs w:val="21"/>
          <w:lang w:eastAsia="zh-CN"/>
        </w:rPr>
        <w:t>中存放</w:t>
      </w:r>
      <w:r>
        <w:rPr>
          <w:rFonts w:ascii="Times New Roman" w:hAnsi="Times New Roman"/>
          <w:spacing w:val="10"/>
          <w:sz w:val="21"/>
          <w:szCs w:val="21"/>
          <w:lang w:eastAsia="zh-CN"/>
        </w:rPr>
        <w:t>inode</w:t>
      </w:r>
      <w:r>
        <w:rPr>
          <w:rFonts w:ascii="Times New Roman" w:hAnsi="Times New Roman"/>
          <w:spacing w:val="10"/>
          <w:sz w:val="21"/>
          <w:szCs w:val="21"/>
          <w:lang w:eastAsia="zh-CN"/>
        </w:rPr>
        <w:t>对象。每个</w:t>
      </w:r>
      <w:r>
        <w:rPr>
          <w:rFonts w:ascii="Times New Roman" w:hAnsi="Times New Roman"/>
          <w:spacing w:val="10"/>
          <w:sz w:val="21"/>
          <w:szCs w:val="21"/>
          <w:lang w:eastAsia="zh-CN"/>
        </w:rPr>
        <w:t>slab</w:t>
      </w:r>
      <w:r>
        <w:rPr>
          <w:rFonts w:ascii="Times New Roman" w:hAnsi="Times New Roman"/>
          <w:spacing w:val="10"/>
          <w:sz w:val="21"/>
          <w:szCs w:val="21"/>
          <w:lang w:eastAsia="zh-CN"/>
        </w:rPr>
        <w:t>均处于三种状态之一：满（所有对象都已被分配）、半满（尚有空闲对象）和空闲（所有对象均空闲）。当内核分配一个对象时，先从半满的</w:t>
      </w:r>
      <w:r>
        <w:rPr>
          <w:rFonts w:ascii="Times New Roman" w:hAnsi="Times New Roman"/>
          <w:spacing w:val="10"/>
          <w:sz w:val="21"/>
          <w:szCs w:val="21"/>
          <w:lang w:eastAsia="zh-CN"/>
        </w:rPr>
        <w:t>slab</w:t>
      </w:r>
      <w:r>
        <w:rPr>
          <w:rFonts w:ascii="Times New Roman" w:hAnsi="Times New Roman"/>
          <w:spacing w:val="10"/>
          <w:sz w:val="21"/>
          <w:szCs w:val="21"/>
          <w:lang w:eastAsia="zh-CN"/>
        </w:rPr>
        <w:t>中查找，然后，从空闲</w:t>
      </w:r>
      <w:r>
        <w:rPr>
          <w:rFonts w:ascii="Times New Roman" w:hAnsi="Times New Roman"/>
          <w:spacing w:val="10"/>
          <w:sz w:val="21"/>
          <w:szCs w:val="21"/>
          <w:lang w:eastAsia="zh-CN"/>
        </w:rPr>
        <w:t>slab</w:t>
      </w:r>
      <w:r>
        <w:rPr>
          <w:rFonts w:ascii="Times New Roman" w:hAnsi="Times New Roman"/>
          <w:spacing w:val="10"/>
          <w:sz w:val="21"/>
          <w:szCs w:val="21"/>
          <w:lang w:eastAsia="zh-CN"/>
        </w:rPr>
        <w:t>中查找，如果没有空闲对象就应创建一个</w:t>
      </w:r>
      <w:r>
        <w:rPr>
          <w:rFonts w:ascii="Times New Roman" w:hAnsi="Times New Roman"/>
          <w:spacing w:val="10"/>
          <w:sz w:val="21"/>
          <w:szCs w:val="21"/>
          <w:lang w:eastAsia="zh-CN"/>
        </w:rPr>
        <w:t>slab</w:t>
      </w:r>
      <w:r>
        <w:rPr>
          <w:rFonts w:ascii="Times New Roman" w:hAnsi="Times New Roman"/>
          <w:spacing w:val="10"/>
          <w:sz w:val="21"/>
          <w:szCs w:val="21"/>
          <w:lang w:eastAsia="zh-CN"/>
        </w:rPr>
        <w:t>以供分配，这种策略能减少内存碎片。下面来看</w:t>
      </w:r>
      <w:r>
        <w:rPr>
          <w:rFonts w:ascii="Times New Roman" w:hAnsi="Times New Roman"/>
          <w:spacing w:val="10"/>
          <w:sz w:val="21"/>
          <w:szCs w:val="21"/>
          <w:lang w:eastAsia="zh-CN"/>
        </w:rPr>
        <w:t>task_struct</w:t>
      </w:r>
      <w:r>
        <w:rPr>
          <w:rFonts w:ascii="Times New Roman" w:hAnsi="Times New Roman"/>
          <w:spacing w:val="10"/>
          <w:sz w:val="21"/>
          <w:szCs w:val="21"/>
          <w:lang w:eastAsia="zh-CN"/>
        </w:rPr>
        <w:t>的例子，内核用一个全局变量存放指向</w:t>
      </w:r>
      <w:r>
        <w:rPr>
          <w:rFonts w:ascii="Times New Roman" w:hAnsi="Times New Roman"/>
          <w:spacing w:val="10"/>
          <w:sz w:val="21"/>
          <w:szCs w:val="21"/>
          <w:lang w:eastAsia="zh-CN"/>
        </w:rPr>
        <w:t>task_struct</w:t>
      </w:r>
      <w:r>
        <w:rPr>
          <w:rFonts w:ascii="Times New Roman" w:hAnsi="Times New Roman"/>
          <w:spacing w:val="10"/>
          <w:sz w:val="21"/>
          <w:szCs w:val="21"/>
          <w:lang w:eastAsia="zh-CN"/>
        </w:rPr>
        <w:t>的</w:t>
      </w:r>
      <w:r>
        <w:rPr>
          <w:rFonts w:ascii="Times New Roman" w:hAnsi="Times New Roman"/>
          <w:spacing w:val="10"/>
          <w:sz w:val="21"/>
          <w:szCs w:val="21"/>
          <w:lang w:eastAsia="zh-CN"/>
        </w:rPr>
        <w:t>slab</w:t>
      </w:r>
      <w:r>
        <w:rPr>
          <w:rFonts w:ascii="Times New Roman" w:hAnsi="Times New Roman"/>
          <w:spacing w:val="10"/>
          <w:sz w:val="21"/>
          <w:szCs w:val="21"/>
          <w:lang w:eastAsia="zh-CN"/>
        </w:rPr>
        <w:t>的指针：</w:t>
      </w:r>
      <w:r>
        <w:rPr>
          <w:rFonts w:ascii="Times New Roman" w:hAnsi="Times New Roman"/>
          <w:spacing w:val="10"/>
          <w:sz w:val="21"/>
          <w:szCs w:val="21"/>
          <w:lang w:eastAsia="zh-CN"/>
        </w:rPr>
        <w:t>kmem_struct_t*task_struct_cachep</w:t>
      </w:r>
      <w:r>
        <w:rPr>
          <w:rFonts w:ascii="Times New Roman" w:hAnsi="Times New Roman"/>
          <w:spacing w:val="10"/>
          <w:sz w:val="21"/>
          <w:szCs w:val="21"/>
          <w:lang w:eastAsia="zh-CN"/>
        </w:rPr>
        <w:t>；当内核初始化时，在</w:t>
      </w:r>
      <w:r>
        <w:rPr>
          <w:rFonts w:ascii="Times New Roman" w:hAnsi="Times New Roman"/>
          <w:spacing w:val="10"/>
          <w:sz w:val="21"/>
          <w:szCs w:val="21"/>
          <w:lang w:eastAsia="zh-CN"/>
        </w:rPr>
        <w:t xml:space="preserve"> fork_init()</w:t>
      </w:r>
      <w:r>
        <w:rPr>
          <w:rFonts w:ascii="Times New Roman" w:hAnsi="Times New Roman"/>
          <w:spacing w:val="10"/>
          <w:sz w:val="21"/>
          <w:szCs w:val="21"/>
          <w:lang w:eastAsia="zh-CN"/>
        </w:rPr>
        <w:t>中创建高速缓存</w:t>
      </w:r>
      <w:r>
        <w:rPr>
          <w:rFonts w:ascii="Times New Roman" w:hAnsi="Times New Roman"/>
          <w:spacing w:val="10"/>
          <w:sz w:val="21"/>
          <w:szCs w:val="21"/>
          <w:lang w:eastAsia="zh-CN"/>
        </w:rPr>
        <w:t>cache</w:t>
      </w:r>
      <w:r>
        <w:rPr>
          <w:rFonts w:ascii="Times New Roman" w:hAnsi="Times New Roman"/>
          <w:spacing w:val="10"/>
          <w:sz w:val="21"/>
          <w:szCs w:val="21"/>
          <w:lang w:eastAsia="zh-CN"/>
        </w:rPr>
        <w:t>，其中可以存放类型为</w:t>
      </w:r>
      <w:r>
        <w:rPr>
          <w:rFonts w:ascii="Times New Roman" w:hAnsi="Times New Roman"/>
          <w:spacing w:val="10"/>
          <w:sz w:val="21"/>
          <w:szCs w:val="21"/>
          <w:lang w:eastAsia="zh-CN"/>
        </w:rPr>
        <w:t>task_struct</w:t>
      </w:r>
      <w:r>
        <w:rPr>
          <w:rFonts w:ascii="Times New Roman" w:hAnsi="Times New Roman"/>
          <w:spacing w:val="10"/>
          <w:sz w:val="21"/>
          <w:szCs w:val="21"/>
          <w:lang w:eastAsia="zh-CN"/>
        </w:rPr>
        <w:t>的对象。每当进程调用</w:t>
      </w:r>
      <w:r>
        <w:rPr>
          <w:rFonts w:ascii="Times New Roman" w:hAnsi="Times New Roman"/>
          <w:spacing w:val="10"/>
          <w:sz w:val="21"/>
          <w:szCs w:val="21"/>
          <w:lang w:eastAsia="zh-CN"/>
        </w:rPr>
        <w:t>fork()</w:t>
      </w:r>
      <w:r>
        <w:rPr>
          <w:rFonts w:ascii="Times New Roman" w:hAnsi="Times New Roman"/>
          <w:spacing w:val="10"/>
          <w:sz w:val="21"/>
          <w:szCs w:val="21"/>
          <w:lang w:eastAsia="zh-CN"/>
        </w:rPr>
        <w:t>时，调用内核函数</w:t>
      </w:r>
      <w:r>
        <w:rPr>
          <w:rFonts w:ascii="Times New Roman" w:hAnsi="Times New Roman"/>
          <w:spacing w:val="10"/>
          <w:sz w:val="21"/>
          <w:szCs w:val="21"/>
          <w:lang w:eastAsia="zh-CN"/>
        </w:rPr>
        <w:t>do_fork()</w:t>
      </w:r>
      <w:r>
        <w:rPr>
          <w:rFonts w:ascii="Times New Roman" w:hAnsi="Times New Roman"/>
          <w:spacing w:val="10"/>
          <w:sz w:val="21"/>
          <w:szCs w:val="21"/>
          <w:lang w:eastAsia="zh-CN"/>
        </w:rPr>
        <w:t>，由它使用</w:t>
      </w:r>
      <w:r>
        <w:rPr>
          <w:rFonts w:ascii="Times New Roman" w:hAnsi="Times New Roman"/>
          <w:spacing w:val="10"/>
          <w:sz w:val="21"/>
          <w:szCs w:val="21"/>
          <w:lang w:eastAsia="zh-CN"/>
        </w:rPr>
        <w:t xml:space="preserve"> kmem_cache_alloc()</w:t>
      </w:r>
      <w:r>
        <w:rPr>
          <w:rFonts w:ascii="Times New Roman" w:hAnsi="Times New Roman"/>
          <w:spacing w:val="10"/>
          <w:sz w:val="21"/>
          <w:szCs w:val="21"/>
          <w:lang w:eastAsia="zh-CN"/>
        </w:rPr>
        <w:t>函数在对应的</w:t>
      </w:r>
      <w:r>
        <w:rPr>
          <w:rFonts w:ascii="Times New Roman" w:hAnsi="Times New Roman"/>
          <w:spacing w:val="10"/>
          <w:sz w:val="21"/>
          <w:szCs w:val="21"/>
          <w:lang w:eastAsia="zh-CN"/>
        </w:rPr>
        <w:t xml:space="preserve"> slab </w:t>
      </w:r>
      <w:r>
        <w:rPr>
          <w:rFonts w:ascii="Times New Roman" w:hAnsi="Times New Roman"/>
          <w:spacing w:val="10"/>
          <w:sz w:val="21"/>
          <w:szCs w:val="21"/>
          <w:lang w:eastAsia="zh-CN"/>
        </w:rPr>
        <w:t>中建立一个</w:t>
      </w:r>
      <w:r>
        <w:rPr>
          <w:rFonts w:ascii="Times New Roman" w:hAnsi="Times New Roman"/>
          <w:spacing w:val="10"/>
          <w:sz w:val="21"/>
          <w:szCs w:val="21"/>
          <w:lang w:eastAsia="zh-CN"/>
        </w:rPr>
        <w:t>task_struct</w:t>
      </w:r>
      <w:r>
        <w:rPr>
          <w:rFonts w:ascii="Times New Roman" w:hAnsi="Times New Roman"/>
          <w:spacing w:val="10"/>
          <w:sz w:val="21"/>
          <w:szCs w:val="21"/>
          <w:lang w:eastAsia="zh-CN"/>
        </w:rPr>
        <w:t>对象，进程运行结束后，</w:t>
      </w:r>
      <w:r>
        <w:rPr>
          <w:rFonts w:ascii="Times New Roman" w:hAnsi="Times New Roman"/>
          <w:spacing w:val="10"/>
          <w:sz w:val="21"/>
          <w:szCs w:val="21"/>
          <w:lang w:eastAsia="zh-CN"/>
        </w:rPr>
        <w:t>task_struct</w:t>
      </w:r>
      <w:r>
        <w:rPr>
          <w:rFonts w:ascii="Times New Roman" w:hAnsi="Times New Roman"/>
          <w:spacing w:val="10"/>
          <w:sz w:val="21"/>
          <w:szCs w:val="21"/>
          <w:lang w:eastAsia="zh-CN"/>
        </w:rPr>
        <w:t>对象被释放，返还给</w:t>
      </w:r>
      <w:r>
        <w:rPr>
          <w:rFonts w:ascii="Times New Roman" w:hAnsi="Times New Roman"/>
          <w:spacing w:val="10"/>
          <w:sz w:val="21"/>
          <w:szCs w:val="21"/>
          <w:lang w:eastAsia="zh-CN"/>
        </w:rPr>
        <w:t>task_struct_cachep slab</w:t>
      </w:r>
      <w:r>
        <w:rPr>
          <w:rFonts w:ascii="Times New Roman" w:hAnsi="Times New Roman"/>
          <w:spacing w:val="10"/>
          <w:sz w:val="21"/>
          <w:szCs w:val="21"/>
          <w:lang w:eastAsia="zh-CN"/>
        </w:rPr>
        <w:t>。</w:t>
      </w:r>
    </w:p>
    <w:p w14:paraId="2E12EC4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除了这些特定对象的缓冲存储外，</w:t>
      </w:r>
      <w:r>
        <w:rPr>
          <w:rFonts w:ascii="Times New Roman" w:hAnsi="Times New Roman"/>
          <w:spacing w:val="10"/>
          <w:sz w:val="21"/>
          <w:szCs w:val="21"/>
          <w:lang w:eastAsia="zh-CN"/>
        </w:rPr>
        <w:t>Linux</w:t>
      </w:r>
      <w:r>
        <w:rPr>
          <w:rFonts w:ascii="Times New Roman" w:hAnsi="Times New Roman"/>
          <w:spacing w:val="10"/>
          <w:sz w:val="21"/>
          <w:szCs w:val="21"/>
          <w:lang w:eastAsia="zh-CN"/>
        </w:rPr>
        <w:t>系统还提供多种通用缓冲存储，用来满足特定对象之外的普通内存空间需求，单位大小呈级数增长，保证内部碎片率不超过</w:t>
      </w:r>
      <w:r>
        <w:rPr>
          <w:rFonts w:ascii="Times New Roman" w:hAnsi="Times New Roman"/>
          <w:spacing w:val="10"/>
          <w:sz w:val="21"/>
          <w:szCs w:val="21"/>
          <w:lang w:eastAsia="zh-CN"/>
        </w:rPr>
        <w:t>50%</w:t>
      </w:r>
      <w:r>
        <w:rPr>
          <w:rFonts w:ascii="Times New Roman" w:hAnsi="Times New Roman"/>
          <w:spacing w:val="10"/>
          <w:sz w:val="21"/>
          <w:szCs w:val="21"/>
          <w:lang w:eastAsia="zh-CN"/>
        </w:rPr>
        <w:t>。</w:t>
      </w:r>
    </w:p>
    <w:p w14:paraId="26FF61C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slab</w:t>
      </w:r>
      <w:r>
        <w:rPr>
          <w:rFonts w:ascii="Times New Roman" w:hAnsi="Times New Roman"/>
          <w:spacing w:val="10"/>
          <w:sz w:val="21"/>
          <w:szCs w:val="21"/>
          <w:lang w:eastAsia="zh-CN"/>
        </w:rPr>
        <w:t>分配器主要操作如下。（</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kmem_cache_create()</w:t>
      </w:r>
      <w:r>
        <w:rPr>
          <w:rFonts w:ascii="Times New Roman" w:hAnsi="Times New Roman"/>
          <w:spacing w:val="10"/>
          <w:sz w:val="21"/>
          <w:szCs w:val="21"/>
          <w:lang w:eastAsia="zh-CN"/>
        </w:rPr>
        <w:t>函数：创建特定对象的</w:t>
      </w:r>
      <w:r>
        <w:rPr>
          <w:rFonts w:ascii="Times New Roman" w:hAnsi="Times New Roman"/>
          <w:spacing w:val="10"/>
          <w:sz w:val="21"/>
          <w:szCs w:val="21"/>
          <w:lang w:eastAsia="zh-CN"/>
        </w:rPr>
        <w:t>slab</w:t>
      </w:r>
      <w:r>
        <w:rPr>
          <w:rFonts w:ascii="Times New Roman" w:hAnsi="Times New Roman"/>
          <w:spacing w:val="10"/>
          <w:sz w:val="21"/>
          <w:szCs w:val="21"/>
          <w:lang w:eastAsia="zh-CN"/>
        </w:rPr>
        <w:t>结构，并加入</w:t>
      </w:r>
      <w:r>
        <w:rPr>
          <w:rFonts w:ascii="Times New Roman" w:hAnsi="Times New Roman"/>
          <w:spacing w:val="10"/>
          <w:sz w:val="21"/>
          <w:szCs w:val="21"/>
          <w:lang w:eastAsia="zh-CN"/>
        </w:rPr>
        <w:t>cache</w:t>
      </w:r>
      <w:r>
        <w:rPr>
          <w:rFonts w:ascii="Times New Roman" w:hAnsi="Times New Roman"/>
          <w:spacing w:val="10"/>
          <w:sz w:val="21"/>
          <w:szCs w:val="21"/>
          <w:lang w:eastAsia="zh-CN"/>
        </w:rPr>
        <w:t>所管理的队列。（</w:t>
      </w:r>
      <w:r>
        <w:rPr>
          <w:rFonts w:ascii="Times New Roman" w:hAnsi="Times New Roman"/>
          <w:spacing w:val="10"/>
          <w:sz w:val="21"/>
          <w:szCs w:val="21"/>
          <w:lang w:eastAsia="zh-CN"/>
        </w:rPr>
        <w:t>2</w:t>
      </w:r>
      <w:r>
        <w:rPr>
          <w:rFonts w:ascii="Times New Roman" w:hAnsi="Times New Roman"/>
          <w:spacing w:val="10"/>
          <w:sz w:val="21"/>
          <w:szCs w:val="21"/>
          <w:lang w:eastAsia="zh-CN"/>
        </w:rPr>
        <w:t>）</w:t>
      </w:r>
      <w:r>
        <w:rPr>
          <w:rFonts w:ascii="Times New Roman" w:hAnsi="Times New Roman"/>
          <w:spacing w:val="10"/>
          <w:sz w:val="21"/>
          <w:szCs w:val="21"/>
          <w:lang w:eastAsia="zh-CN"/>
        </w:rPr>
        <w:t>kmem_cache_alloc()</w:t>
      </w:r>
      <w:r>
        <w:rPr>
          <w:rFonts w:ascii="Times New Roman" w:hAnsi="Times New Roman"/>
          <w:spacing w:val="10"/>
          <w:sz w:val="21"/>
          <w:szCs w:val="21"/>
          <w:lang w:eastAsia="zh-CN"/>
        </w:rPr>
        <w:t>与</w:t>
      </w:r>
      <w:r>
        <w:rPr>
          <w:rFonts w:ascii="Times New Roman" w:hAnsi="Times New Roman"/>
          <w:spacing w:val="10"/>
          <w:sz w:val="21"/>
          <w:szCs w:val="21"/>
          <w:lang w:eastAsia="zh-CN"/>
        </w:rPr>
        <w:t>kmem_cache_free()</w:t>
      </w:r>
      <w:r>
        <w:rPr>
          <w:rFonts w:ascii="Times New Roman" w:hAnsi="Times New Roman"/>
          <w:spacing w:val="10"/>
          <w:sz w:val="21"/>
          <w:szCs w:val="21"/>
          <w:lang w:eastAsia="zh-CN"/>
        </w:rPr>
        <w:t>函数：分别用于分配和取消一个拥有专用</w:t>
      </w:r>
      <w:r>
        <w:rPr>
          <w:rFonts w:ascii="Times New Roman" w:hAnsi="Times New Roman"/>
          <w:spacing w:val="10"/>
          <w:sz w:val="21"/>
          <w:szCs w:val="21"/>
          <w:lang w:eastAsia="zh-CN"/>
        </w:rPr>
        <w:t xml:space="preserve"> slab</w:t>
      </w:r>
      <w:r>
        <w:rPr>
          <w:rFonts w:ascii="Times New Roman" w:hAnsi="Times New Roman"/>
          <w:spacing w:val="10"/>
          <w:sz w:val="21"/>
          <w:szCs w:val="21"/>
          <w:lang w:eastAsia="zh-CN"/>
        </w:rPr>
        <w:t>队列的对象。（</w:t>
      </w:r>
      <w:r>
        <w:rPr>
          <w:rFonts w:ascii="Times New Roman" w:hAnsi="Times New Roman"/>
          <w:spacing w:val="10"/>
          <w:sz w:val="21"/>
          <w:szCs w:val="21"/>
          <w:lang w:eastAsia="zh-CN"/>
        </w:rPr>
        <w:t>3</w:t>
      </w:r>
      <w:r>
        <w:rPr>
          <w:rFonts w:ascii="Times New Roman" w:hAnsi="Times New Roman"/>
          <w:spacing w:val="10"/>
          <w:sz w:val="21"/>
          <w:szCs w:val="21"/>
          <w:lang w:eastAsia="zh-CN"/>
        </w:rPr>
        <w:t>）</w:t>
      </w:r>
      <w:r>
        <w:rPr>
          <w:rFonts w:ascii="Times New Roman" w:hAnsi="Times New Roman"/>
          <w:spacing w:val="10"/>
          <w:sz w:val="21"/>
          <w:szCs w:val="21"/>
          <w:lang w:eastAsia="zh-CN"/>
        </w:rPr>
        <w:t>kmalloc()</w:t>
      </w:r>
      <w:r>
        <w:rPr>
          <w:rFonts w:ascii="Times New Roman" w:hAnsi="Times New Roman"/>
          <w:spacing w:val="10"/>
          <w:sz w:val="21"/>
          <w:szCs w:val="21"/>
          <w:lang w:eastAsia="zh-CN"/>
        </w:rPr>
        <w:t>与</w:t>
      </w:r>
      <w:r>
        <w:rPr>
          <w:rFonts w:ascii="Times New Roman" w:hAnsi="Times New Roman"/>
          <w:spacing w:val="10"/>
          <w:sz w:val="21"/>
          <w:szCs w:val="21"/>
          <w:lang w:eastAsia="zh-CN"/>
        </w:rPr>
        <w:t>kfree()</w:t>
      </w:r>
      <w:r>
        <w:rPr>
          <w:rFonts w:ascii="Times New Roman" w:hAnsi="Times New Roman"/>
          <w:spacing w:val="10"/>
          <w:sz w:val="21"/>
          <w:szCs w:val="21"/>
          <w:lang w:eastAsia="zh-CN"/>
        </w:rPr>
        <w:t>函数：分别用来从通用缓冲区队列中申</w:t>
      </w:r>
      <w:r>
        <w:rPr>
          <w:rFonts w:ascii="Times New Roman" w:hAnsi="Times New Roman"/>
          <w:spacing w:val="10"/>
          <w:sz w:val="21"/>
          <w:szCs w:val="21"/>
          <w:lang w:eastAsia="zh-CN"/>
        </w:rPr>
        <w:lastRenderedPageBreak/>
        <w:t>请和释放空间。（</w:t>
      </w:r>
      <w:r>
        <w:rPr>
          <w:rFonts w:ascii="Times New Roman" w:hAnsi="Times New Roman"/>
          <w:spacing w:val="10"/>
          <w:sz w:val="21"/>
          <w:szCs w:val="21"/>
          <w:lang w:eastAsia="zh-CN"/>
        </w:rPr>
        <w:t>4</w:t>
      </w:r>
      <w:r>
        <w:rPr>
          <w:rFonts w:ascii="Times New Roman" w:hAnsi="Times New Roman"/>
          <w:spacing w:val="10"/>
          <w:sz w:val="21"/>
          <w:szCs w:val="21"/>
          <w:lang w:eastAsia="zh-CN"/>
        </w:rPr>
        <w:t>）</w:t>
      </w:r>
      <w:r>
        <w:rPr>
          <w:rFonts w:ascii="Times New Roman" w:hAnsi="Times New Roman"/>
          <w:spacing w:val="10"/>
          <w:sz w:val="21"/>
          <w:szCs w:val="21"/>
          <w:lang w:eastAsia="zh-CN"/>
        </w:rPr>
        <w:t>kmem_getpages()</w:t>
      </w:r>
      <w:r>
        <w:rPr>
          <w:rFonts w:ascii="Times New Roman" w:hAnsi="Times New Roman"/>
          <w:spacing w:val="10"/>
          <w:sz w:val="21"/>
          <w:szCs w:val="21"/>
          <w:lang w:eastAsia="zh-CN"/>
        </w:rPr>
        <w:t>与</w:t>
      </w:r>
      <w:r>
        <w:rPr>
          <w:rFonts w:ascii="Times New Roman" w:hAnsi="Times New Roman"/>
          <w:spacing w:val="10"/>
          <w:sz w:val="21"/>
          <w:szCs w:val="21"/>
          <w:lang w:eastAsia="zh-CN"/>
        </w:rPr>
        <w:t>kmem_freepages()</w:t>
      </w:r>
      <w:r>
        <w:rPr>
          <w:rFonts w:ascii="Times New Roman" w:hAnsi="Times New Roman"/>
          <w:spacing w:val="10"/>
          <w:sz w:val="21"/>
          <w:szCs w:val="21"/>
          <w:lang w:eastAsia="zh-CN"/>
        </w:rPr>
        <w:t>函数：</w:t>
      </w:r>
      <w:r>
        <w:rPr>
          <w:rFonts w:ascii="Times New Roman" w:hAnsi="Times New Roman"/>
          <w:spacing w:val="10"/>
          <w:sz w:val="21"/>
          <w:szCs w:val="21"/>
          <w:lang w:eastAsia="zh-CN"/>
        </w:rPr>
        <w:t>slab</w:t>
      </w:r>
      <w:r>
        <w:rPr>
          <w:rFonts w:ascii="Times New Roman" w:hAnsi="Times New Roman"/>
          <w:spacing w:val="10"/>
          <w:sz w:val="21"/>
          <w:szCs w:val="21"/>
          <w:lang w:eastAsia="zh-CN"/>
        </w:rPr>
        <w:t>与页框分配器的接口。</w:t>
      </w:r>
    </w:p>
    <w:p w14:paraId="331FB433" w14:textId="497C0B55" w:rsidR="00D41E81" w:rsidRDefault="007319B1">
      <w:pPr>
        <w:spacing w:before="240" w:line="360" w:lineRule="auto"/>
        <w:ind w:right="-23"/>
        <w:outlineLvl w:val="2"/>
        <w:rPr>
          <w:rFonts w:ascii="Times New Roman" w:hAnsi="Times New Roman" w:hint="eastAsia"/>
          <w:b/>
          <w:spacing w:val="-1"/>
          <w:sz w:val="24"/>
          <w:szCs w:val="24"/>
          <w:lang w:eastAsia="zh-CN"/>
        </w:rPr>
      </w:pPr>
      <w:r>
        <w:rPr>
          <w:rFonts w:ascii="Times New Roman" w:hAnsi="Times New Roman"/>
          <w:b/>
          <w:spacing w:val="-1"/>
          <w:sz w:val="24"/>
          <w:szCs w:val="24"/>
          <w:lang w:eastAsia="zh-CN"/>
        </w:rPr>
        <w:t xml:space="preserve">4.7.2  </w:t>
      </w:r>
      <w:r>
        <w:rPr>
          <w:rFonts w:ascii="Times New Roman" w:hAnsi="Times New Roman"/>
          <w:b/>
          <w:spacing w:val="-1"/>
          <w:sz w:val="24"/>
          <w:szCs w:val="24"/>
          <w:lang w:eastAsia="zh-CN"/>
        </w:rPr>
        <w:t>进程虚拟地址空间管理</w:t>
      </w:r>
    </w:p>
    <w:p w14:paraId="5FE50223" w14:textId="77777777" w:rsidR="00D41E81" w:rsidRDefault="00D41E81" w:rsidP="008C5610">
      <w:pPr>
        <w:spacing w:after="0" w:line="360" w:lineRule="auto"/>
        <w:ind w:rightChars="40" w:right="88" w:firstLine="415"/>
        <w:rPr>
          <w:ins w:id="800" w:author="simeng zhao" w:date="2018-02-02T16:55:00Z"/>
          <w:rFonts w:ascii="Times New Roman" w:hAnsi="Times New Roman"/>
          <w:color w:val="0000FF"/>
          <w:spacing w:val="10"/>
          <w:sz w:val="21"/>
          <w:szCs w:val="21"/>
          <w:lang w:eastAsia="zh-CN"/>
        </w:rPr>
        <w:pPrChange w:id="801" w:author="simeng zhao" w:date="2018-02-02T17:00:00Z">
          <w:pPr>
            <w:spacing w:after="0" w:line="360" w:lineRule="auto"/>
            <w:ind w:leftChars="82" w:left="180" w:rightChars="40" w:right="88" w:firstLine="415"/>
            <w:jc w:val="both"/>
          </w:pPr>
        </w:pPrChange>
      </w:pPr>
      <w:ins w:id="802" w:author="simeng zhao" w:date="2018-02-02T16:55:00Z">
        <w:r>
          <w:rPr>
            <w:rFonts w:ascii="Times New Roman" w:hAnsi="Times New Roman" w:hint="eastAsia"/>
            <w:color w:val="0000FF"/>
            <w:spacing w:val="10"/>
            <w:sz w:val="21"/>
            <w:szCs w:val="21"/>
            <w:lang w:eastAsia="zh-CN"/>
          </w:rPr>
          <w:t>在</w:t>
        </w:r>
        <w:r>
          <w:rPr>
            <w:rFonts w:ascii="Times New Roman" w:hAnsi="Times New Roman" w:hint="eastAsia"/>
            <w:color w:val="0000FF"/>
            <w:spacing w:val="10"/>
            <w:sz w:val="21"/>
            <w:szCs w:val="21"/>
            <w:lang w:eastAsia="zh-CN"/>
          </w:rPr>
          <w:t>linux</w:t>
        </w:r>
        <w:r>
          <w:rPr>
            <w:rFonts w:ascii="Times New Roman" w:hAnsi="Times New Roman" w:hint="eastAsia"/>
            <w:color w:val="0000FF"/>
            <w:spacing w:val="10"/>
            <w:sz w:val="21"/>
            <w:szCs w:val="21"/>
            <w:lang w:eastAsia="zh-CN"/>
          </w:rPr>
          <w:t>中，区分如下几种地址类型，</w:t>
        </w:r>
      </w:ins>
    </w:p>
    <w:p w14:paraId="7B6804F0" w14:textId="7DD29F39" w:rsidR="00D41E81" w:rsidRDefault="00D41E81" w:rsidP="008C5610">
      <w:pPr>
        <w:spacing w:after="0" w:line="360" w:lineRule="auto"/>
        <w:ind w:rightChars="40" w:right="88" w:firstLine="415"/>
        <w:rPr>
          <w:ins w:id="803" w:author="simeng zhao" w:date="2018-02-02T16:55:00Z"/>
          <w:rFonts w:ascii="Times New Roman" w:hAnsi="Times New Roman"/>
          <w:color w:val="0000FF"/>
          <w:spacing w:val="10"/>
          <w:sz w:val="21"/>
          <w:szCs w:val="21"/>
          <w:lang w:eastAsia="zh-CN"/>
        </w:rPr>
        <w:pPrChange w:id="804" w:author="simeng zhao" w:date="2018-02-02T17:00:00Z">
          <w:pPr>
            <w:spacing w:after="0" w:line="360" w:lineRule="auto"/>
            <w:ind w:leftChars="82" w:left="180" w:rightChars="40" w:right="88" w:firstLine="415"/>
            <w:jc w:val="both"/>
          </w:pPr>
        </w:pPrChange>
      </w:pPr>
      <w:ins w:id="805" w:author="simeng zhao" w:date="2018-02-02T16:55:00Z">
        <w:r>
          <w:rPr>
            <w:rFonts w:ascii="Times New Roman" w:hAnsi="Times New Roman" w:hint="eastAsia"/>
            <w:color w:val="0000FF"/>
            <w:spacing w:val="10"/>
            <w:sz w:val="21"/>
            <w:szCs w:val="21"/>
            <w:lang w:eastAsia="zh-CN"/>
          </w:rPr>
          <w:t>用户虚拟地址</w:t>
        </w:r>
      </w:ins>
      <w:ins w:id="806" w:author="simeng zhao" w:date="2018-02-02T17:00:00Z">
        <w:r w:rsidR="008C5610">
          <w:rPr>
            <w:rFonts w:ascii="Times New Roman" w:hAnsi="Times New Roman" w:hint="eastAsia"/>
            <w:color w:val="0000FF"/>
            <w:spacing w:val="10"/>
            <w:sz w:val="21"/>
            <w:szCs w:val="21"/>
            <w:lang w:eastAsia="zh-CN"/>
          </w:rPr>
          <w:t>：</w:t>
        </w:r>
      </w:ins>
      <w:ins w:id="807" w:author="simeng zhao" w:date="2018-02-02T16:55:00Z">
        <w:r>
          <w:rPr>
            <w:rFonts w:ascii="Times New Roman" w:hAnsi="Times New Roman" w:hint="eastAsia"/>
            <w:color w:val="0000FF"/>
            <w:spacing w:val="10"/>
            <w:sz w:val="21"/>
            <w:szCs w:val="21"/>
            <w:lang w:eastAsia="zh-CN"/>
          </w:rPr>
          <w:t>这是一般的程序员所能看到的地址空间，用户的地址长度可以使</w:t>
        </w:r>
        <w:r>
          <w:rPr>
            <w:rFonts w:ascii="Times New Roman" w:hAnsi="Times New Roman" w:hint="eastAsia"/>
            <w:color w:val="0000FF"/>
            <w:spacing w:val="10"/>
            <w:sz w:val="21"/>
            <w:szCs w:val="21"/>
            <w:lang w:eastAsia="zh-CN"/>
          </w:rPr>
          <w:t>3</w:t>
        </w:r>
        <w:r>
          <w:rPr>
            <w:rFonts w:ascii="Times New Roman" w:hAnsi="Times New Roman"/>
            <w:color w:val="0000FF"/>
            <w:spacing w:val="10"/>
            <w:sz w:val="21"/>
            <w:szCs w:val="21"/>
            <w:lang w:eastAsia="zh-CN"/>
          </w:rPr>
          <w:t>2</w:t>
        </w:r>
        <w:r>
          <w:rPr>
            <w:rFonts w:ascii="Times New Roman" w:hAnsi="Times New Roman" w:hint="eastAsia"/>
            <w:color w:val="0000FF"/>
            <w:spacing w:val="10"/>
            <w:sz w:val="21"/>
            <w:szCs w:val="21"/>
            <w:lang w:eastAsia="zh-CN"/>
          </w:rPr>
          <w:t>位或者是</w:t>
        </w:r>
        <w:r>
          <w:rPr>
            <w:rFonts w:ascii="Times New Roman" w:hAnsi="Times New Roman" w:hint="eastAsia"/>
            <w:color w:val="0000FF"/>
            <w:spacing w:val="10"/>
            <w:sz w:val="21"/>
            <w:szCs w:val="21"/>
            <w:lang w:eastAsia="zh-CN"/>
          </w:rPr>
          <w:t>6</w:t>
        </w:r>
        <w:r>
          <w:rPr>
            <w:rFonts w:ascii="Times New Roman" w:hAnsi="Times New Roman"/>
            <w:color w:val="0000FF"/>
            <w:spacing w:val="10"/>
            <w:sz w:val="21"/>
            <w:szCs w:val="21"/>
            <w:lang w:eastAsia="zh-CN"/>
          </w:rPr>
          <w:t>4</w:t>
        </w:r>
        <w:r>
          <w:rPr>
            <w:rFonts w:ascii="Times New Roman" w:hAnsi="Times New Roman" w:hint="eastAsia"/>
            <w:color w:val="0000FF"/>
            <w:spacing w:val="10"/>
            <w:sz w:val="21"/>
            <w:szCs w:val="21"/>
            <w:lang w:eastAsia="zh-CN"/>
          </w:rPr>
          <w:t>位，这取决于底层的硬件架构，每一个进程都会</w:t>
        </w:r>
      </w:ins>
      <w:ins w:id="808" w:author="simeng zhao" w:date="2018-02-02T16:57:00Z">
        <w:r>
          <w:rPr>
            <w:rFonts w:ascii="Times New Roman" w:hAnsi="Times New Roman" w:hint="eastAsia"/>
            <w:color w:val="0000FF"/>
            <w:spacing w:val="10"/>
            <w:sz w:val="21"/>
            <w:szCs w:val="21"/>
            <w:lang w:eastAsia="zh-CN"/>
          </w:rPr>
          <w:t>有各自</w:t>
        </w:r>
      </w:ins>
      <w:ins w:id="809" w:author="simeng zhao" w:date="2018-02-02T16:55:00Z">
        <w:r>
          <w:rPr>
            <w:rFonts w:ascii="Times New Roman" w:hAnsi="Times New Roman" w:hint="eastAsia"/>
            <w:color w:val="0000FF"/>
            <w:spacing w:val="10"/>
            <w:sz w:val="21"/>
            <w:szCs w:val="21"/>
            <w:lang w:eastAsia="zh-CN"/>
          </w:rPr>
          <w:t>的虚拟地址空间</w:t>
        </w:r>
      </w:ins>
    </w:p>
    <w:p w14:paraId="68A815AE" w14:textId="690623E3" w:rsidR="00D41E81" w:rsidRDefault="00D41E81" w:rsidP="008C5610">
      <w:pPr>
        <w:spacing w:after="0" w:line="360" w:lineRule="auto"/>
        <w:ind w:rightChars="40" w:right="88" w:firstLine="415"/>
        <w:rPr>
          <w:ins w:id="810" w:author="simeng zhao" w:date="2018-02-02T16:55:00Z"/>
          <w:rFonts w:ascii="Times New Roman" w:hAnsi="Times New Roman"/>
          <w:color w:val="0000FF"/>
          <w:spacing w:val="10"/>
          <w:sz w:val="21"/>
          <w:szCs w:val="21"/>
          <w:lang w:eastAsia="zh-CN"/>
        </w:rPr>
        <w:pPrChange w:id="811" w:author="simeng zhao" w:date="2018-02-02T17:00:00Z">
          <w:pPr>
            <w:spacing w:after="0" w:line="360" w:lineRule="auto"/>
            <w:ind w:leftChars="82" w:left="180" w:rightChars="40" w:right="88" w:firstLine="415"/>
            <w:jc w:val="both"/>
          </w:pPr>
        </w:pPrChange>
      </w:pPr>
      <w:ins w:id="812" w:author="simeng zhao" w:date="2018-02-02T16:55:00Z">
        <w:r>
          <w:rPr>
            <w:rFonts w:ascii="Times New Roman" w:hAnsi="Times New Roman" w:hint="eastAsia"/>
            <w:color w:val="0000FF"/>
            <w:spacing w:val="10"/>
            <w:sz w:val="21"/>
            <w:szCs w:val="21"/>
            <w:lang w:eastAsia="zh-CN"/>
          </w:rPr>
          <w:t>物理地址</w:t>
        </w:r>
      </w:ins>
      <w:ins w:id="813" w:author="simeng zhao" w:date="2018-02-02T17:00:00Z">
        <w:r w:rsidR="008C5610">
          <w:rPr>
            <w:rFonts w:ascii="Times New Roman" w:hAnsi="Times New Roman" w:hint="eastAsia"/>
            <w:color w:val="0000FF"/>
            <w:spacing w:val="10"/>
            <w:sz w:val="21"/>
            <w:szCs w:val="21"/>
            <w:lang w:eastAsia="zh-CN"/>
          </w:rPr>
          <w:t>：</w:t>
        </w:r>
      </w:ins>
      <w:ins w:id="814" w:author="simeng zhao" w:date="2018-02-02T16:55:00Z">
        <w:r>
          <w:rPr>
            <w:rFonts w:ascii="Times New Roman" w:hAnsi="Times New Roman" w:hint="eastAsia"/>
            <w:color w:val="0000FF"/>
            <w:spacing w:val="10"/>
            <w:sz w:val="21"/>
            <w:szCs w:val="21"/>
            <w:lang w:eastAsia="zh-CN"/>
          </w:rPr>
          <w:t>在处理器和系统内存之间适用的地址，也会区分</w:t>
        </w:r>
        <w:r>
          <w:rPr>
            <w:rFonts w:ascii="Times New Roman" w:hAnsi="Times New Roman" w:hint="eastAsia"/>
            <w:color w:val="0000FF"/>
            <w:spacing w:val="10"/>
            <w:sz w:val="21"/>
            <w:szCs w:val="21"/>
            <w:lang w:eastAsia="zh-CN"/>
          </w:rPr>
          <w:t>3</w:t>
        </w:r>
        <w:r>
          <w:rPr>
            <w:rFonts w:ascii="Times New Roman" w:hAnsi="Times New Roman"/>
            <w:color w:val="0000FF"/>
            <w:spacing w:val="10"/>
            <w:sz w:val="21"/>
            <w:szCs w:val="21"/>
            <w:lang w:eastAsia="zh-CN"/>
          </w:rPr>
          <w:t>2</w:t>
        </w:r>
        <w:r>
          <w:rPr>
            <w:rFonts w:ascii="Times New Roman" w:hAnsi="Times New Roman" w:hint="eastAsia"/>
            <w:color w:val="0000FF"/>
            <w:spacing w:val="10"/>
            <w:sz w:val="21"/>
            <w:szCs w:val="21"/>
            <w:lang w:eastAsia="zh-CN"/>
          </w:rPr>
          <w:t>位和</w:t>
        </w:r>
        <w:r>
          <w:rPr>
            <w:rFonts w:ascii="Times New Roman" w:hAnsi="Times New Roman" w:hint="eastAsia"/>
            <w:color w:val="0000FF"/>
            <w:spacing w:val="10"/>
            <w:sz w:val="21"/>
            <w:szCs w:val="21"/>
            <w:lang w:eastAsia="zh-CN"/>
          </w:rPr>
          <w:t>6</w:t>
        </w:r>
        <w:r>
          <w:rPr>
            <w:rFonts w:ascii="Times New Roman" w:hAnsi="Times New Roman"/>
            <w:color w:val="0000FF"/>
            <w:spacing w:val="10"/>
            <w:sz w:val="21"/>
            <w:szCs w:val="21"/>
            <w:lang w:eastAsia="zh-CN"/>
          </w:rPr>
          <w:t>4</w:t>
        </w:r>
        <w:r>
          <w:rPr>
            <w:rFonts w:ascii="Times New Roman" w:hAnsi="Times New Roman" w:hint="eastAsia"/>
            <w:color w:val="0000FF"/>
            <w:spacing w:val="10"/>
            <w:sz w:val="21"/>
            <w:szCs w:val="21"/>
            <w:lang w:eastAsia="zh-CN"/>
          </w:rPr>
          <w:t>位，但是即使是</w:t>
        </w:r>
        <w:r>
          <w:rPr>
            <w:rFonts w:ascii="Times New Roman" w:hAnsi="Times New Roman" w:hint="eastAsia"/>
            <w:color w:val="0000FF"/>
            <w:spacing w:val="10"/>
            <w:sz w:val="21"/>
            <w:szCs w:val="21"/>
            <w:lang w:eastAsia="zh-CN"/>
          </w:rPr>
          <w:t>3</w:t>
        </w:r>
        <w:r>
          <w:rPr>
            <w:rFonts w:ascii="Times New Roman" w:hAnsi="Times New Roman"/>
            <w:color w:val="0000FF"/>
            <w:spacing w:val="10"/>
            <w:sz w:val="21"/>
            <w:szCs w:val="21"/>
            <w:lang w:eastAsia="zh-CN"/>
          </w:rPr>
          <w:t>2</w:t>
        </w:r>
        <w:r>
          <w:rPr>
            <w:rFonts w:ascii="Times New Roman" w:hAnsi="Times New Roman" w:hint="eastAsia"/>
            <w:color w:val="0000FF"/>
            <w:spacing w:val="10"/>
            <w:sz w:val="21"/>
            <w:szCs w:val="21"/>
            <w:lang w:eastAsia="zh-CN"/>
          </w:rPr>
          <w:t>位的操作系统，在某些情况下也可以使用</w:t>
        </w:r>
        <w:r>
          <w:rPr>
            <w:rFonts w:ascii="Times New Roman" w:hAnsi="Times New Roman" w:hint="eastAsia"/>
            <w:color w:val="0000FF"/>
            <w:spacing w:val="10"/>
            <w:sz w:val="21"/>
            <w:szCs w:val="21"/>
            <w:lang w:eastAsia="zh-CN"/>
          </w:rPr>
          <w:t>6</w:t>
        </w:r>
        <w:r>
          <w:rPr>
            <w:rFonts w:ascii="Times New Roman" w:hAnsi="Times New Roman"/>
            <w:color w:val="0000FF"/>
            <w:spacing w:val="10"/>
            <w:sz w:val="21"/>
            <w:szCs w:val="21"/>
            <w:lang w:eastAsia="zh-CN"/>
          </w:rPr>
          <w:t>4</w:t>
        </w:r>
        <w:r>
          <w:rPr>
            <w:rFonts w:ascii="Times New Roman" w:hAnsi="Times New Roman" w:hint="eastAsia"/>
            <w:color w:val="0000FF"/>
            <w:spacing w:val="10"/>
            <w:sz w:val="21"/>
            <w:szCs w:val="21"/>
            <w:lang w:eastAsia="zh-CN"/>
          </w:rPr>
          <w:t>位的地址</w:t>
        </w:r>
      </w:ins>
    </w:p>
    <w:p w14:paraId="33077EC7" w14:textId="6D6440D7" w:rsidR="00D41E81" w:rsidRDefault="00D41E81" w:rsidP="008C5610">
      <w:pPr>
        <w:spacing w:after="0" w:line="360" w:lineRule="auto"/>
        <w:ind w:rightChars="40" w:right="88" w:firstLine="415"/>
        <w:rPr>
          <w:ins w:id="815" w:author="simeng zhao" w:date="2018-02-02T16:55:00Z"/>
          <w:rFonts w:ascii="Times New Roman" w:hAnsi="Times New Roman"/>
          <w:color w:val="0000FF"/>
          <w:spacing w:val="10"/>
          <w:sz w:val="21"/>
          <w:szCs w:val="21"/>
          <w:lang w:eastAsia="zh-CN"/>
        </w:rPr>
        <w:pPrChange w:id="816" w:author="simeng zhao" w:date="2018-02-02T17:00:00Z">
          <w:pPr>
            <w:spacing w:after="0" w:line="360" w:lineRule="auto"/>
            <w:ind w:leftChars="82" w:left="180" w:rightChars="40" w:right="88" w:firstLine="415"/>
            <w:jc w:val="both"/>
          </w:pPr>
        </w:pPrChange>
      </w:pPr>
      <w:ins w:id="817" w:author="simeng zhao" w:date="2018-02-02T16:55:00Z">
        <w:r>
          <w:rPr>
            <w:rFonts w:ascii="Times New Roman" w:hAnsi="Times New Roman" w:hint="eastAsia"/>
            <w:color w:val="0000FF"/>
            <w:spacing w:val="10"/>
            <w:sz w:val="21"/>
            <w:szCs w:val="21"/>
            <w:lang w:eastAsia="zh-CN"/>
          </w:rPr>
          <w:t>总线地址</w:t>
        </w:r>
      </w:ins>
      <w:ins w:id="818" w:author="simeng zhao" w:date="2018-02-02T17:00:00Z">
        <w:r w:rsidR="008C5610">
          <w:rPr>
            <w:rFonts w:ascii="Times New Roman" w:hAnsi="Times New Roman" w:hint="eastAsia"/>
            <w:color w:val="0000FF"/>
            <w:spacing w:val="10"/>
            <w:sz w:val="21"/>
            <w:szCs w:val="21"/>
            <w:lang w:eastAsia="zh-CN"/>
          </w:rPr>
          <w:t>：</w:t>
        </w:r>
      </w:ins>
      <w:ins w:id="819" w:author="simeng zhao" w:date="2018-02-02T16:55:00Z">
        <w:r>
          <w:rPr>
            <w:rFonts w:ascii="Times New Roman" w:hAnsi="Times New Roman" w:hint="eastAsia"/>
            <w:color w:val="0000FF"/>
            <w:spacing w:val="10"/>
            <w:sz w:val="21"/>
            <w:szCs w:val="21"/>
            <w:lang w:eastAsia="zh-CN"/>
          </w:rPr>
          <w:t>外围总线和存储使用的地址，一般来说处理器不会区分总线地址和物理地址但是也有例外，总线地址与硬件架构密切相关。</w:t>
        </w:r>
      </w:ins>
    </w:p>
    <w:p w14:paraId="66F19754" w14:textId="2A0C258D" w:rsidR="00D41E81" w:rsidRDefault="00D41E81" w:rsidP="008C5610">
      <w:pPr>
        <w:spacing w:after="0" w:line="360" w:lineRule="auto"/>
        <w:ind w:rightChars="40" w:right="88" w:firstLine="415"/>
        <w:rPr>
          <w:ins w:id="820" w:author="simeng zhao" w:date="2018-02-02T16:55:00Z"/>
          <w:rFonts w:ascii="Times New Roman" w:hAnsi="Times New Roman"/>
          <w:color w:val="0000FF"/>
          <w:spacing w:val="10"/>
          <w:sz w:val="21"/>
          <w:szCs w:val="21"/>
          <w:lang w:eastAsia="zh-CN"/>
        </w:rPr>
        <w:pPrChange w:id="821" w:author="simeng zhao" w:date="2018-02-02T17:00:00Z">
          <w:pPr>
            <w:spacing w:after="0" w:line="360" w:lineRule="auto"/>
            <w:ind w:leftChars="82" w:left="180" w:rightChars="40" w:right="88" w:firstLine="415"/>
            <w:jc w:val="both"/>
          </w:pPr>
        </w:pPrChange>
      </w:pPr>
      <w:ins w:id="822" w:author="simeng zhao" w:date="2018-02-02T16:55:00Z">
        <w:r>
          <w:rPr>
            <w:rFonts w:ascii="Times New Roman" w:hAnsi="Times New Roman" w:hint="eastAsia"/>
            <w:color w:val="0000FF"/>
            <w:spacing w:val="10"/>
            <w:sz w:val="21"/>
            <w:szCs w:val="21"/>
            <w:lang w:eastAsia="zh-CN"/>
          </w:rPr>
          <w:t>内核逻辑地址</w:t>
        </w:r>
      </w:ins>
      <w:ins w:id="823" w:author="simeng zhao" w:date="2018-02-02T17:00:00Z">
        <w:r w:rsidR="008C5610">
          <w:rPr>
            <w:rFonts w:ascii="Times New Roman" w:hAnsi="Times New Roman" w:hint="eastAsia"/>
            <w:color w:val="0000FF"/>
            <w:spacing w:val="10"/>
            <w:sz w:val="21"/>
            <w:szCs w:val="21"/>
            <w:lang w:eastAsia="zh-CN"/>
          </w:rPr>
          <w:t>：</w:t>
        </w:r>
      </w:ins>
      <w:ins w:id="824" w:author="simeng zhao" w:date="2018-02-02T16:55:00Z">
        <w:r>
          <w:rPr>
            <w:rFonts w:ascii="Times New Roman" w:hAnsi="Times New Roman" w:hint="eastAsia"/>
            <w:color w:val="0000FF"/>
            <w:spacing w:val="10"/>
            <w:sz w:val="21"/>
            <w:szCs w:val="21"/>
            <w:lang w:eastAsia="zh-CN"/>
          </w:rPr>
          <w:t>这个地址构成了内核的普通地址空间，这个地址映射了大多数或者全部的内存，并且很多时候都被当做物理地址来对待，在很多的架构中，逻辑地址和他们相关联的物理地址唯一的区别就是逻辑地址存在一个偏移值的常量，逻辑地址使用的是硬件本身的指针大小，因此有的时候在重量级的系统中无法取址所有的物理内存，逻辑地址一般存储在</w:t>
        </w:r>
        <w:r>
          <w:rPr>
            <w:rFonts w:ascii="Times New Roman" w:hAnsi="Times New Roman" w:hint="eastAsia"/>
            <w:color w:val="0000FF"/>
            <w:spacing w:val="10"/>
            <w:sz w:val="21"/>
            <w:szCs w:val="21"/>
            <w:lang w:eastAsia="zh-CN"/>
          </w:rPr>
          <w:t>unsigned</w:t>
        </w:r>
        <w:r>
          <w:rPr>
            <w:rFonts w:ascii="Times New Roman" w:hAnsi="Times New Roman"/>
            <w:color w:val="0000FF"/>
            <w:spacing w:val="10"/>
            <w:sz w:val="21"/>
            <w:szCs w:val="21"/>
            <w:lang w:eastAsia="zh-CN"/>
          </w:rPr>
          <w:t xml:space="preserve"> </w:t>
        </w:r>
        <w:r>
          <w:rPr>
            <w:rFonts w:ascii="Times New Roman" w:hAnsi="Times New Roman" w:hint="eastAsia"/>
            <w:color w:val="0000FF"/>
            <w:spacing w:val="10"/>
            <w:sz w:val="21"/>
            <w:szCs w:val="21"/>
            <w:lang w:eastAsia="zh-CN"/>
          </w:rPr>
          <w:t>long</w:t>
        </w:r>
        <w:r>
          <w:rPr>
            <w:rFonts w:ascii="Times New Roman" w:hAnsi="Times New Roman" w:hint="eastAsia"/>
            <w:color w:val="0000FF"/>
            <w:spacing w:val="10"/>
            <w:sz w:val="21"/>
            <w:szCs w:val="21"/>
            <w:lang w:eastAsia="zh-CN"/>
          </w:rPr>
          <w:t>或者</w:t>
        </w:r>
        <w:r>
          <w:rPr>
            <w:rFonts w:ascii="Times New Roman" w:hAnsi="Times New Roman" w:hint="eastAsia"/>
            <w:color w:val="0000FF"/>
            <w:spacing w:val="10"/>
            <w:sz w:val="21"/>
            <w:szCs w:val="21"/>
            <w:lang w:eastAsia="zh-CN"/>
          </w:rPr>
          <w:t>void*</w:t>
        </w:r>
        <w:r>
          <w:rPr>
            <w:rFonts w:ascii="Times New Roman" w:hAnsi="Times New Roman" w:hint="eastAsia"/>
            <w:color w:val="0000FF"/>
            <w:spacing w:val="10"/>
            <w:sz w:val="21"/>
            <w:szCs w:val="21"/>
            <w:lang w:eastAsia="zh-CN"/>
          </w:rPr>
          <w:t>类型的变量中。通过</w:t>
        </w:r>
        <w:r>
          <w:rPr>
            <w:rFonts w:ascii="Times New Roman" w:hAnsi="Times New Roman" w:hint="eastAsia"/>
            <w:color w:val="0000FF"/>
            <w:spacing w:val="10"/>
            <w:sz w:val="21"/>
            <w:szCs w:val="21"/>
            <w:lang w:eastAsia="zh-CN"/>
          </w:rPr>
          <w:t>kmalloc</w:t>
        </w:r>
        <w:r>
          <w:rPr>
            <w:rFonts w:ascii="Times New Roman" w:hAnsi="Times New Roman" w:hint="eastAsia"/>
            <w:color w:val="0000FF"/>
            <w:spacing w:val="10"/>
            <w:sz w:val="21"/>
            <w:szCs w:val="21"/>
            <w:lang w:eastAsia="zh-CN"/>
          </w:rPr>
          <w:t>方法分配的内存会返回一个逻辑地址</w:t>
        </w:r>
      </w:ins>
    </w:p>
    <w:p w14:paraId="14F17EE9" w14:textId="5DEF574E" w:rsidR="00D41E81" w:rsidRDefault="00D41E81" w:rsidP="008C5610">
      <w:pPr>
        <w:spacing w:after="0" w:line="360" w:lineRule="auto"/>
        <w:ind w:rightChars="40" w:right="88" w:firstLine="415"/>
        <w:rPr>
          <w:ins w:id="825" w:author="simeng zhao" w:date="2018-02-02T16:55:00Z"/>
          <w:rFonts w:ascii="Times New Roman" w:hAnsi="Times New Roman"/>
          <w:color w:val="0000FF"/>
          <w:spacing w:val="10"/>
          <w:sz w:val="21"/>
          <w:szCs w:val="21"/>
          <w:lang w:eastAsia="zh-CN"/>
        </w:rPr>
        <w:pPrChange w:id="826" w:author="simeng zhao" w:date="2018-02-02T17:00:00Z">
          <w:pPr>
            <w:spacing w:after="0" w:line="360" w:lineRule="auto"/>
            <w:ind w:leftChars="82" w:left="180" w:rightChars="40" w:right="88" w:firstLine="415"/>
            <w:jc w:val="both"/>
          </w:pPr>
        </w:pPrChange>
      </w:pPr>
      <w:ins w:id="827" w:author="simeng zhao" w:date="2018-02-02T16:55:00Z">
        <w:r>
          <w:rPr>
            <w:rFonts w:ascii="Times New Roman" w:hAnsi="Times New Roman" w:hint="eastAsia"/>
            <w:color w:val="0000FF"/>
            <w:spacing w:val="10"/>
            <w:sz w:val="21"/>
            <w:szCs w:val="21"/>
            <w:lang w:eastAsia="zh-CN"/>
          </w:rPr>
          <w:t>内核虚拟地址</w:t>
        </w:r>
      </w:ins>
      <w:ins w:id="828" w:author="simeng zhao" w:date="2018-02-02T17:00:00Z">
        <w:r w:rsidR="008C5610">
          <w:rPr>
            <w:rFonts w:ascii="Times New Roman" w:hAnsi="Times New Roman" w:hint="eastAsia"/>
            <w:color w:val="0000FF"/>
            <w:spacing w:val="10"/>
            <w:sz w:val="21"/>
            <w:szCs w:val="21"/>
            <w:lang w:eastAsia="zh-CN"/>
          </w:rPr>
          <w:t>：</w:t>
        </w:r>
      </w:ins>
      <w:ins w:id="829" w:author="simeng zhao" w:date="2018-02-02T16:55:00Z">
        <w:r>
          <w:rPr>
            <w:rFonts w:ascii="Times New Roman" w:hAnsi="Times New Roman" w:hint="eastAsia"/>
            <w:color w:val="0000FF"/>
            <w:spacing w:val="10"/>
            <w:sz w:val="21"/>
            <w:szCs w:val="21"/>
            <w:lang w:eastAsia="zh-CN"/>
          </w:rPr>
          <w:t>和逻辑地址的区别体现在虚拟地址并不一定直接映射到物理地址，所有的逻辑地址都是内核虚拟地址。通过</w:t>
        </w:r>
        <w:r>
          <w:rPr>
            <w:rFonts w:ascii="Times New Roman" w:hAnsi="Times New Roman" w:hint="eastAsia"/>
            <w:color w:val="0000FF"/>
            <w:spacing w:val="10"/>
            <w:sz w:val="21"/>
            <w:szCs w:val="21"/>
            <w:lang w:eastAsia="zh-CN"/>
          </w:rPr>
          <w:t>vmalloc</w:t>
        </w:r>
        <w:r>
          <w:rPr>
            <w:rFonts w:ascii="Times New Roman" w:hAnsi="Times New Roman" w:hint="eastAsia"/>
            <w:color w:val="0000FF"/>
            <w:spacing w:val="10"/>
            <w:sz w:val="21"/>
            <w:szCs w:val="21"/>
            <w:lang w:eastAsia="zh-CN"/>
          </w:rPr>
          <w:t>方法分配的内存会有一个虚拟地址，但是不一定直接分配到物理地址，虚拟地址信息一般存储在一个指针类型的变量中</w:t>
        </w:r>
      </w:ins>
    </w:p>
    <w:p w14:paraId="0F9E7EB9" w14:textId="77777777" w:rsidR="00D41E81" w:rsidRDefault="00D41E81" w:rsidP="008C5610">
      <w:pPr>
        <w:spacing w:after="0" w:line="360" w:lineRule="auto"/>
        <w:ind w:rightChars="40" w:right="88" w:firstLine="415"/>
        <w:rPr>
          <w:ins w:id="830" w:author="simeng zhao" w:date="2018-02-02T16:55:00Z"/>
          <w:rFonts w:ascii="Times New Roman" w:hAnsi="Times New Roman"/>
          <w:color w:val="0000FF"/>
          <w:spacing w:val="10"/>
          <w:sz w:val="21"/>
          <w:szCs w:val="21"/>
          <w:lang w:eastAsia="zh-CN"/>
        </w:rPr>
        <w:pPrChange w:id="831" w:author="simeng zhao" w:date="2018-02-02T17:00:00Z">
          <w:pPr>
            <w:spacing w:after="0" w:line="360" w:lineRule="auto"/>
            <w:ind w:leftChars="82" w:left="180" w:rightChars="40" w:right="88" w:firstLine="415"/>
            <w:jc w:val="both"/>
          </w:pPr>
        </w:pPrChange>
      </w:pPr>
      <w:ins w:id="832" w:author="simeng zhao" w:date="2018-02-02T16:55:00Z">
        <w:r>
          <w:rPr>
            <w:rFonts w:ascii="Times New Roman" w:hAnsi="Times New Roman" w:hint="eastAsia"/>
            <w:color w:val="0000FF"/>
            <w:spacing w:val="10"/>
            <w:sz w:val="21"/>
            <w:szCs w:val="21"/>
            <w:lang w:eastAsia="zh-CN"/>
          </w:rPr>
          <w:t>不同的内核方法会需要不同的类型的地址，如果说</w:t>
        </w:r>
        <w:r>
          <w:rPr>
            <w:rFonts w:ascii="Times New Roman" w:hAnsi="Times New Roman" w:hint="eastAsia"/>
            <w:color w:val="0000FF"/>
            <w:spacing w:val="10"/>
            <w:sz w:val="21"/>
            <w:szCs w:val="21"/>
            <w:lang w:eastAsia="zh-CN"/>
          </w:rPr>
          <w:t>C</w:t>
        </w:r>
        <w:r>
          <w:rPr>
            <w:rFonts w:ascii="Times New Roman" w:hAnsi="Times New Roman" w:hint="eastAsia"/>
            <w:color w:val="0000FF"/>
            <w:spacing w:val="10"/>
            <w:sz w:val="21"/>
            <w:szCs w:val="21"/>
            <w:lang w:eastAsia="zh-CN"/>
          </w:rPr>
          <w:t>中定义了不同类型，每一种需要的地址都会被显示的声明，那么很多工作都会变的很方便，但是事实并不是这样</w:t>
        </w:r>
      </w:ins>
    </w:p>
    <w:p w14:paraId="1F3AE3AE" w14:textId="77777777" w:rsidR="00D41E81" w:rsidRPr="008C5610" w:rsidRDefault="00D41E81">
      <w:pPr>
        <w:spacing w:after="0" w:line="360" w:lineRule="auto"/>
        <w:ind w:right="88" w:firstLine="415"/>
        <w:jc w:val="both"/>
        <w:rPr>
          <w:ins w:id="833" w:author="simeng zhao" w:date="2018-02-02T16:55:00Z"/>
          <w:rFonts w:ascii="Times New Roman" w:hAnsi="Times New Roman"/>
          <w:spacing w:val="10"/>
          <w:sz w:val="21"/>
          <w:szCs w:val="21"/>
          <w:lang w:eastAsia="zh-CN"/>
        </w:rPr>
      </w:pPr>
    </w:p>
    <w:p w14:paraId="2E6FE14D" w14:textId="77777777" w:rsidR="00CE46ED" w:rsidRDefault="007319B1">
      <w:pPr>
        <w:spacing w:after="0" w:line="360" w:lineRule="auto"/>
        <w:ind w:right="88" w:firstLine="415"/>
        <w:jc w:val="both"/>
        <w:rPr>
          <w:ins w:id="834" w:author="simeng zhao" w:date="2018-02-02T17:14:00Z"/>
          <w:rFonts w:ascii="Times New Roman" w:hAnsi="Times New Roman"/>
          <w:spacing w:val="10"/>
          <w:sz w:val="21"/>
          <w:szCs w:val="21"/>
          <w:lang w:eastAsia="zh-CN"/>
        </w:rPr>
      </w:pPr>
      <w:r>
        <w:rPr>
          <w:rFonts w:ascii="Times New Roman" w:hAnsi="Times New Roman"/>
          <w:spacing w:val="10"/>
          <w:sz w:val="21"/>
          <w:szCs w:val="21"/>
          <w:lang w:eastAsia="zh-CN"/>
        </w:rPr>
        <w:t>虚存空间管理以进程为基础，</w:t>
      </w:r>
      <w:ins w:id="835" w:author="simeng zhao" w:date="2018-02-02T16:58:00Z">
        <w:r w:rsidR="00D41E81" w:rsidRPr="00D41E81">
          <w:rPr>
            <w:rFonts w:ascii="Times New Roman" w:hAnsi="Times New Roman" w:hint="eastAsia"/>
            <w:color w:val="0000FF"/>
            <w:spacing w:val="10"/>
            <w:sz w:val="21"/>
            <w:szCs w:val="21"/>
            <w:lang w:eastAsia="zh-CN"/>
            <w:rPrChange w:id="836" w:author="simeng zhao" w:date="2018-02-02T16:59:00Z">
              <w:rPr>
                <w:rFonts w:ascii="Times New Roman" w:hAnsi="Times New Roman" w:hint="eastAsia"/>
                <w:spacing w:val="10"/>
                <w:sz w:val="21"/>
                <w:szCs w:val="21"/>
                <w:lang w:eastAsia="zh-CN"/>
              </w:rPr>
            </w:rPrChange>
          </w:rPr>
          <w:t>在</w:t>
        </w:r>
        <w:r w:rsidR="00D41E81" w:rsidRPr="00D41E81">
          <w:rPr>
            <w:rFonts w:ascii="Times New Roman" w:hAnsi="Times New Roman" w:hint="eastAsia"/>
            <w:color w:val="0000FF"/>
            <w:spacing w:val="10"/>
            <w:sz w:val="21"/>
            <w:szCs w:val="21"/>
            <w:lang w:eastAsia="zh-CN"/>
            <w:rPrChange w:id="837" w:author="simeng zhao" w:date="2018-02-02T16:59:00Z">
              <w:rPr>
                <w:rFonts w:ascii="Times New Roman" w:hAnsi="Times New Roman" w:hint="eastAsia"/>
                <w:spacing w:val="10"/>
                <w:sz w:val="21"/>
                <w:szCs w:val="21"/>
                <w:lang w:eastAsia="zh-CN"/>
              </w:rPr>
            </w:rPrChange>
          </w:rPr>
          <w:t>3</w:t>
        </w:r>
        <w:r w:rsidR="00D41E81" w:rsidRPr="00D41E81">
          <w:rPr>
            <w:rFonts w:ascii="Times New Roman" w:hAnsi="Times New Roman"/>
            <w:color w:val="0000FF"/>
            <w:spacing w:val="10"/>
            <w:sz w:val="21"/>
            <w:szCs w:val="21"/>
            <w:lang w:eastAsia="zh-CN"/>
            <w:rPrChange w:id="838" w:author="simeng zhao" w:date="2018-02-02T16:59:00Z">
              <w:rPr>
                <w:rFonts w:ascii="Times New Roman" w:hAnsi="Times New Roman"/>
                <w:spacing w:val="10"/>
                <w:sz w:val="21"/>
                <w:szCs w:val="21"/>
                <w:lang w:eastAsia="zh-CN"/>
              </w:rPr>
            </w:rPrChange>
          </w:rPr>
          <w:t>2</w:t>
        </w:r>
        <w:r w:rsidR="00D41E81" w:rsidRPr="00D41E81">
          <w:rPr>
            <w:rFonts w:ascii="Times New Roman" w:hAnsi="Times New Roman" w:hint="eastAsia"/>
            <w:color w:val="0000FF"/>
            <w:spacing w:val="10"/>
            <w:sz w:val="21"/>
            <w:szCs w:val="21"/>
            <w:lang w:eastAsia="zh-CN"/>
            <w:rPrChange w:id="839" w:author="simeng zhao" w:date="2018-02-02T16:59:00Z">
              <w:rPr>
                <w:rFonts w:ascii="Times New Roman" w:hAnsi="Times New Roman" w:hint="eastAsia"/>
                <w:spacing w:val="10"/>
                <w:sz w:val="21"/>
                <w:szCs w:val="21"/>
                <w:lang w:eastAsia="zh-CN"/>
              </w:rPr>
            </w:rPrChange>
          </w:rPr>
          <w:t>位操作系统中</w:t>
        </w:r>
      </w:ins>
      <w:ins w:id="840" w:author="simeng zhao" w:date="2018-02-02T16:59:00Z">
        <w:r w:rsidR="00D41E81" w:rsidRPr="00D41E81">
          <w:rPr>
            <w:rFonts w:ascii="Times New Roman" w:hAnsi="Times New Roman" w:hint="eastAsia"/>
            <w:color w:val="0000FF"/>
            <w:spacing w:val="10"/>
            <w:sz w:val="21"/>
            <w:szCs w:val="21"/>
            <w:lang w:eastAsia="zh-CN"/>
            <w:rPrChange w:id="841" w:author="simeng zhao" w:date="2018-02-02T16:59:00Z">
              <w:rPr>
                <w:rFonts w:ascii="Times New Roman" w:hAnsi="Times New Roman" w:hint="eastAsia"/>
                <w:spacing w:val="10"/>
                <w:sz w:val="21"/>
                <w:szCs w:val="21"/>
                <w:lang w:eastAsia="zh-CN"/>
              </w:rPr>
            </w:rPrChange>
          </w:rPr>
          <w:t>，</w:t>
        </w:r>
      </w:ins>
      <w:r>
        <w:rPr>
          <w:rFonts w:ascii="Times New Roman" w:hAnsi="Times New Roman"/>
          <w:spacing w:val="10"/>
          <w:sz w:val="21"/>
          <w:szCs w:val="21"/>
          <w:lang w:eastAsia="zh-CN"/>
        </w:rPr>
        <w:t>每个进程最大可拥有</w:t>
      </w:r>
      <w:r>
        <w:rPr>
          <w:rFonts w:ascii="Times New Roman" w:hAnsi="Times New Roman"/>
          <w:spacing w:val="10"/>
          <w:sz w:val="21"/>
          <w:szCs w:val="21"/>
          <w:lang w:eastAsia="zh-CN"/>
        </w:rPr>
        <w:t>3 GB</w:t>
      </w:r>
      <w:r>
        <w:rPr>
          <w:rFonts w:ascii="Times New Roman" w:hAnsi="Times New Roman"/>
          <w:spacing w:val="10"/>
          <w:sz w:val="21"/>
          <w:szCs w:val="21"/>
          <w:lang w:eastAsia="zh-CN"/>
        </w:rPr>
        <w:t>私有虚存空间，</w:t>
      </w:r>
      <w:del w:id="842" w:author="simeng zhao" w:date="2018-02-02T17:09:00Z">
        <w:r w:rsidDel="008C5610">
          <w:rPr>
            <w:rFonts w:ascii="Times New Roman" w:hAnsi="Times New Roman" w:hint="eastAsia"/>
            <w:spacing w:val="10"/>
            <w:sz w:val="21"/>
            <w:szCs w:val="21"/>
            <w:lang w:eastAsia="zh-CN"/>
          </w:rPr>
          <w:delText>进程</w:delText>
        </w:r>
      </w:del>
      <w:ins w:id="843" w:author="simeng zhao" w:date="2018-02-02T17:09:00Z">
        <w:r w:rsidR="008C5610">
          <w:rPr>
            <w:rFonts w:ascii="Times New Roman" w:hAnsi="Times New Roman" w:hint="eastAsia"/>
            <w:spacing w:val="10"/>
            <w:sz w:val="21"/>
            <w:szCs w:val="21"/>
            <w:lang w:eastAsia="zh-CN"/>
          </w:rPr>
          <w:t>系统</w:t>
        </w:r>
      </w:ins>
    </w:p>
    <w:p w14:paraId="6F111C76" w14:textId="4455E646"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的内核空间被所有进程共享，进程虚存空间由</w:t>
      </w:r>
      <w:r>
        <w:rPr>
          <w:rFonts w:ascii="Times New Roman" w:hAnsi="Times New Roman"/>
          <w:spacing w:val="10"/>
          <w:sz w:val="21"/>
          <w:szCs w:val="21"/>
          <w:lang w:eastAsia="zh-CN"/>
        </w:rPr>
        <w:t>mm_struct</w:t>
      </w:r>
      <w:r>
        <w:rPr>
          <w:rFonts w:ascii="Times New Roman" w:hAnsi="Times New Roman"/>
          <w:spacing w:val="10"/>
          <w:sz w:val="21"/>
          <w:szCs w:val="21"/>
          <w:lang w:eastAsia="zh-CN"/>
        </w:rPr>
        <w:t>结构和</w:t>
      </w:r>
      <w:r>
        <w:rPr>
          <w:rFonts w:ascii="Times New Roman" w:hAnsi="Times New Roman"/>
          <w:spacing w:val="10"/>
          <w:sz w:val="21"/>
          <w:szCs w:val="21"/>
          <w:lang w:eastAsia="zh-CN"/>
        </w:rPr>
        <w:t>vm_area_struct</w:t>
      </w:r>
      <w:r>
        <w:rPr>
          <w:rFonts w:ascii="Times New Roman" w:hAnsi="Times New Roman"/>
          <w:spacing w:val="10"/>
          <w:sz w:val="21"/>
          <w:szCs w:val="21"/>
          <w:lang w:eastAsia="zh-CN"/>
        </w:rPr>
        <w:t>结构描述。</w:t>
      </w:r>
    </w:p>
    <w:p w14:paraId="7E7DD87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）虚存区描述符</w:t>
      </w:r>
      <w:r>
        <w:rPr>
          <w:rFonts w:ascii="Times New Roman" w:hAnsi="Times New Roman"/>
          <w:spacing w:val="10"/>
          <w:sz w:val="21"/>
          <w:szCs w:val="21"/>
          <w:lang w:eastAsia="zh-CN"/>
        </w:rPr>
        <w:t>vm_area_struct</w:t>
      </w:r>
    </w:p>
    <w:p w14:paraId="3CE577B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用户进程地址空间很大，有必要显式地表示真正被进程用到的那部分虚存区，进程所用虚存中的各区域未必连续但绝不重叠，由于采用面向对象方法管理，使得虚存区结构体可以代表多种类型的内存区，如代码段、数据段、堆栈段、共享段和内存映射文件等，形成若干离散的虚存区，因此，对虚存区的抽象是一个重要问题。内核将进程的每个虚存区作为一个单独的对象管理，每个虚存区都拥有相同属性，比如访问权限等。</w:t>
      </w:r>
      <w:r>
        <w:rPr>
          <w:rFonts w:ascii="Times New Roman" w:hAnsi="Times New Roman"/>
          <w:spacing w:val="10"/>
          <w:sz w:val="21"/>
          <w:szCs w:val="21"/>
          <w:lang w:eastAsia="zh-CN"/>
        </w:rPr>
        <w:t>vm_area_struct</w:t>
      </w:r>
      <w:r>
        <w:rPr>
          <w:rFonts w:ascii="Times New Roman" w:hAnsi="Times New Roman"/>
          <w:spacing w:val="10"/>
          <w:sz w:val="21"/>
          <w:szCs w:val="21"/>
          <w:lang w:eastAsia="zh-CN"/>
        </w:rPr>
        <w:t>结构用来描述进程用户空间的一个虚存区</w:t>
      </w:r>
      <w:r>
        <w:rPr>
          <w:rFonts w:ascii="Times New Roman" w:hAnsi="Times New Roman"/>
          <w:spacing w:val="10"/>
          <w:sz w:val="21"/>
          <w:szCs w:val="21"/>
          <w:lang w:eastAsia="zh-CN"/>
        </w:rPr>
        <w:t xml:space="preserve"> vma</w:t>
      </w:r>
      <w:r>
        <w:rPr>
          <w:rFonts w:ascii="Times New Roman" w:hAnsi="Times New Roman"/>
          <w:spacing w:val="10"/>
          <w:sz w:val="21"/>
          <w:szCs w:val="21"/>
          <w:lang w:eastAsia="zh-CN"/>
        </w:rPr>
        <w:t>（</w:t>
      </w:r>
      <w:r>
        <w:rPr>
          <w:rFonts w:ascii="Times New Roman" w:hAnsi="Times New Roman"/>
          <w:spacing w:val="10"/>
          <w:sz w:val="21"/>
          <w:szCs w:val="21"/>
          <w:lang w:eastAsia="zh-CN"/>
        </w:rPr>
        <w:t>virtual memory area</w:t>
      </w:r>
      <w:r>
        <w:rPr>
          <w:rFonts w:ascii="Times New Roman" w:hAnsi="Times New Roman"/>
          <w:spacing w:val="10"/>
          <w:sz w:val="21"/>
          <w:szCs w:val="21"/>
          <w:lang w:eastAsia="zh-CN"/>
        </w:rPr>
        <w:t>），而所有</w:t>
      </w:r>
      <w:r>
        <w:rPr>
          <w:rFonts w:ascii="Times New Roman" w:hAnsi="Times New Roman"/>
          <w:spacing w:val="10"/>
          <w:sz w:val="21"/>
          <w:szCs w:val="21"/>
          <w:lang w:eastAsia="zh-CN"/>
        </w:rPr>
        <w:t>vma</w:t>
      </w:r>
      <w:r>
        <w:rPr>
          <w:rFonts w:ascii="Times New Roman" w:hAnsi="Times New Roman"/>
          <w:spacing w:val="10"/>
          <w:sz w:val="21"/>
          <w:szCs w:val="21"/>
          <w:lang w:eastAsia="zh-CN"/>
        </w:rPr>
        <w:t>用来表示此进程实际用到的虚地址空间。</w:t>
      </w:r>
      <w:r>
        <w:rPr>
          <w:rFonts w:ascii="Times New Roman" w:hAnsi="Times New Roman"/>
          <w:spacing w:val="10"/>
          <w:sz w:val="21"/>
          <w:szCs w:val="21"/>
          <w:lang w:eastAsia="zh-CN"/>
        </w:rPr>
        <w:t>vm_area_struct</w:t>
      </w:r>
      <w:r>
        <w:rPr>
          <w:rFonts w:ascii="Times New Roman" w:hAnsi="Times New Roman"/>
          <w:spacing w:val="10"/>
          <w:sz w:val="21"/>
          <w:szCs w:val="21"/>
          <w:lang w:eastAsia="zh-CN"/>
        </w:rPr>
        <w:t>结构如下：</w:t>
      </w:r>
    </w:p>
    <w:p w14:paraId="4A2F5DE8" w14:textId="77777777" w:rsidR="007319B1" w:rsidRDefault="007319B1">
      <w:pPr>
        <w:spacing w:after="0" w:line="360" w:lineRule="auto"/>
        <w:ind w:right="48" w:firstLineChars="200" w:firstLine="380"/>
        <w:jc w:val="both"/>
        <w:rPr>
          <w:rFonts w:ascii="Times New Roman" w:hAnsi="Times New Roman"/>
          <w:spacing w:val="10"/>
          <w:sz w:val="18"/>
          <w:szCs w:val="18"/>
          <w:lang w:eastAsia="zh-CN"/>
        </w:rPr>
      </w:pPr>
      <w:r>
        <w:rPr>
          <w:rFonts w:ascii="Times New Roman" w:hAnsi="Times New Roman"/>
          <w:spacing w:val="10"/>
          <w:sz w:val="18"/>
          <w:szCs w:val="18"/>
          <w:lang w:eastAsia="zh-CN"/>
        </w:rPr>
        <w:t>struct  vm_area_struct {                             /*</w:t>
      </w:r>
      <w:r>
        <w:rPr>
          <w:rFonts w:ascii="Times New Roman" w:hAnsi="Times New Roman"/>
          <w:spacing w:val="10"/>
          <w:sz w:val="18"/>
          <w:szCs w:val="18"/>
          <w:lang w:eastAsia="zh-CN"/>
        </w:rPr>
        <w:t>虚存区结构</w:t>
      </w:r>
      <w:r>
        <w:rPr>
          <w:rFonts w:ascii="Times New Roman" w:hAnsi="Times New Roman"/>
          <w:spacing w:val="10"/>
          <w:sz w:val="18"/>
          <w:szCs w:val="18"/>
          <w:lang w:eastAsia="zh-CN"/>
        </w:rPr>
        <w:t>*/</w:t>
      </w:r>
    </w:p>
    <w:p w14:paraId="16327BBA" w14:textId="77777777" w:rsidR="007319B1" w:rsidRDefault="007319B1">
      <w:pPr>
        <w:spacing w:after="0" w:line="360" w:lineRule="auto"/>
        <w:ind w:right="48" w:firstLine="270"/>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struct  mm_struct  *vm_mm;                   /*</w:t>
      </w:r>
      <w:r>
        <w:rPr>
          <w:rFonts w:ascii="Times New Roman" w:hAnsi="Times New Roman"/>
          <w:spacing w:val="10"/>
          <w:sz w:val="18"/>
          <w:szCs w:val="18"/>
          <w:lang w:eastAsia="zh-CN"/>
        </w:rPr>
        <w:t>虚存区所在</w:t>
      </w:r>
      <w:r>
        <w:rPr>
          <w:rFonts w:ascii="Times New Roman" w:hAnsi="Times New Roman"/>
          <w:spacing w:val="10"/>
          <w:sz w:val="18"/>
          <w:szCs w:val="18"/>
          <w:lang w:eastAsia="zh-CN"/>
        </w:rPr>
        <w:t>mm_struct</w:t>
      </w:r>
      <w:r>
        <w:rPr>
          <w:rFonts w:ascii="Times New Roman" w:hAnsi="Times New Roman"/>
          <w:spacing w:val="10"/>
          <w:sz w:val="18"/>
          <w:szCs w:val="18"/>
          <w:lang w:eastAsia="zh-CN"/>
        </w:rPr>
        <w:t>指针</w:t>
      </w:r>
      <w:r>
        <w:rPr>
          <w:rFonts w:ascii="Times New Roman" w:hAnsi="Times New Roman"/>
          <w:spacing w:val="10"/>
          <w:sz w:val="18"/>
          <w:szCs w:val="18"/>
          <w:lang w:eastAsia="zh-CN"/>
        </w:rPr>
        <w:t>*/</w:t>
      </w:r>
    </w:p>
    <w:p w14:paraId="29C15E5F" w14:textId="77777777" w:rsidR="007319B1" w:rsidRDefault="007319B1">
      <w:pPr>
        <w:spacing w:after="0" w:line="360" w:lineRule="auto"/>
        <w:ind w:right="48"/>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unsigned long  vm_start;                        /*</w:t>
      </w:r>
      <w:r>
        <w:rPr>
          <w:rFonts w:ascii="Times New Roman" w:hAnsi="Times New Roman"/>
          <w:spacing w:val="10"/>
          <w:sz w:val="18"/>
          <w:szCs w:val="18"/>
          <w:lang w:eastAsia="zh-CN"/>
        </w:rPr>
        <w:t>虚存区起址</w:t>
      </w:r>
      <w:r>
        <w:rPr>
          <w:rFonts w:ascii="Times New Roman" w:hAnsi="Times New Roman"/>
          <w:spacing w:val="10"/>
          <w:sz w:val="18"/>
          <w:szCs w:val="18"/>
          <w:lang w:eastAsia="zh-CN"/>
        </w:rPr>
        <w:t>*/</w:t>
      </w:r>
    </w:p>
    <w:p w14:paraId="7A4E2725" w14:textId="77777777" w:rsidR="007319B1" w:rsidRDefault="007319B1">
      <w:pPr>
        <w:spacing w:after="0" w:line="360" w:lineRule="auto"/>
        <w:ind w:right="48" w:firstLineChars="250" w:firstLine="475"/>
        <w:jc w:val="both"/>
        <w:rPr>
          <w:rFonts w:ascii="Times New Roman" w:hAnsi="Times New Roman"/>
          <w:spacing w:val="10"/>
          <w:sz w:val="18"/>
          <w:szCs w:val="18"/>
          <w:lang w:eastAsia="zh-CN"/>
        </w:rPr>
      </w:pPr>
      <w:r>
        <w:rPr>
          <w:rFonts w:ascii="Times New Roman" w:hAnsi="Times New Roman"/>
          <w:spacing w:val="10"/>
          <w:sz w:val="18"/>
          <w:szCs w:val="18"/>
          <w:lang w:eastAsia="zh-CN"/>
        </w:rPr>
        <w:t>unsigned long  vm_end;                          /*</w:t>
      </w:r>
      <w:r>
        <w:rPr>
          <w:rFonts w:ascii="Times New Roman" w:hAnsi="Times New Roman"/>
          <w:spacing w:val="10"/>
          <w:sz w:val="18"/>
          <w:szCs w:val="18"/>
          <w:lang w:eastAsia="zh-CN"/>
        </w:rPr>
        <w:t>虚存区末址</w:t>
      </w:r>
      <w:r>
        <w:rPr>
          <w:rFonts w:ascii="Times New Roman" w:hAnsi="Times New Roman"/>
          <w:spacing w:val="10"/>
          <w:sz w:val="18"/>
          <w:szCs w:val="18"/>
          <w:lang w:eastAsia="zh-CN"/>
        </w:rPr>
        <w:t>*/</w:t>
      </w:r>
    </w:p>
    <w:p w14:paraId="23409EF8" w14:textId="77777777" w:rsidR="007319B1" w:rsidRDefault="007319B1">
      <w:pPr>
        <w:spacing w:after="0" w:line="360" w:lineRule="auto"/>
        <w:ind w:right="48" w:firstLineChars="250" w:firstLine="475"/>
        <w:jc w:val="both"/>
        <w:rPr>
          <w:rFonts w:ascii="Times New Roman" w:hAnsi="Times New Roman"/>
          <w:spacing w:val="10"/>
          <w:sz w:val="18"/>
          <w:szCs w:val="18"/>
          <w:lang w:eastAsia="zh-CN"/>
        </w:rPr>
      </w:pPr>
      <w:r>
        <w:rPr>
          <w:rFonts w:ascii="Times New Roman" w:hAnsi="Times New Roman"/>
          <w:spacing w:val="10"/>
          <w:sz w:val="18"/>
          <w:szCs w:val="18"/>
          <w:lang w:eastAsia="zh-CN"/>
        </w:rPr>
        <w:lastRenderedPageBreak/>
        <w:t xml:space="preserve">unsigned long  vm_flags;                        /* </w:t>
      </w:r>
      <w:r>
        <w:rPr>
          <w:rFonts w:ascii="Times New Roman" w:hAnsi="Times New Roman"/>
          <w:spacing w:val="10"/>
          <w:sz w:val="18"/>
          <w:szCs w:val="18"/>
          <w:lang w:eastAsia="zh-CN"/>
        </w:rPr>
        <w:t>虚存区标志</w:t>
      </w:r>
      <w:r>
        <w:rPr>
          <w:rFonts w:ascii="Times New Roman" w:hAnsi="Times New Roman"/>
          <w:spacing w:val="10"/>
          <w:sz w:val="18"/>
          <w:szCs w:val="18"/>
          <w:lang w:eastAsia="zh-CN"/>
        </w:rPr>
        <w:t>*/</w:t>
      </w:r>
    </w:p>
    <w:p w14:paraId="011F528F" w14:textId="77777777" w:rsidR="007319B1" w:rsidRDefault="007319B1">
      <w:pPr>
        <w:spacing w:after="0" w:line="360" w:lineRule="auto"/>
        <w:ind w:right="48" w:firstLineChars="250" w:firstLine="475"/>
        <w:jc w:val="both"/>
        <w:rPr>
          <w:rFonts w:ascii="Times New Roman" w:hAnsi="Times New Roman"/>
          <w:spacing w:val="10"/>
          <w:sz w:val="18"/>
          <w:szCs w:val="18"/>
          <w:lang w:eastAsia="zh-CN"/>
        </w:rPr>
      </w:pPr>
      <w:r>
        <w:rPr>
          <w:rFonts w:ascii="Times New Roman" w:hAnsi="Times New Roman"/>
          <w:spacing w:val="10"/>
          <w:sz w:val="18"/>
          <w:szCs w:val="18"/>
          <w:lang w:eastAsia="zh-CN"/>
        </w:rPr>
        <w:t>struct vm_area_struct  *vm_next;            /*</w:t>
      </w:r>
      <w:r>
        <w:rPr>
          <w:rFonts w:ascii="Times New Roman" w:hAnsi="Times New Roman"/>
          <w:spacing w:val="10"/>
          <w:sz w:val="18"/>
          <w:szCs w:val="18"/>
          <w:lang w:eastAsia="zh-CN"/>
        </w:rPr>
        <w:t>下一个虚存区链接指针</w:t>
      </w:r>
      <w:r>
        <w:rPr>
          <w:rFonts w:ascii="Times New Roman" w:hAnsi="Times New Roman"/>
          <w:spacing w:val="10"/>
          <w:sz w:val="18"/>
          <w:szCs w:val="18"/>
          <w:lang w:eastAsia="zh-CN"/>
        </w:rPr>
        <w:t>*/</w:t>
      </w:r>
    </w:p>
    <w:p w14:paraId="29AEEFD9" w14:textId="77777777" w:rsidR="007319B1" w:rsidRDefault="007319B1">
      <w:pPr>
        <w:spacing w:after="0" w:line="360" w:lineRule="auto"/>
        <w:ind w:right="48"/>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w:t>
      </w:r>
    </w:p>
    <w:p w14:paraId="37341EA4" w14:textId="77777777" w:rsidR="007319B1" w:rsidRDefault="007319B1">
      <w:pPr>
        <w:spacing w:after="0" w:line="360" w:lineRule="auto"/>
        <w:ind w:right="48"/>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struct vm_operations_struct *vm_ops;    /* </w:t>
      </w:r>
      <w:r>
        <w:rPr>
          <w:rFonts w:ascii="Times New Roman" w:hAnsi="Times New Roman"/>
          <w:spacing w:val="10"/>
          <w:sz w:val="18"/>
          <w:szCs w:val="18"/>
          <w:lang w:eastAsia="zh-CN"/>
        </w:rPr>
        <w:t>虚存区操作函数</w:t>
      </w:r>
      <w:r>
        <w:rPr>
          <w:rFonts w:ascii="Times New Roman" w:hAnsi="Times New Roman"/>
          <w:spacing w:val="10"/>
          <w:sz w:val="18"/>
          <w:szCs w:val="18"/>
          <w:lang w:eastAsia="zh-CN"/>
        </w:rPr>
        <w:t>*/</w:t>
      </w:r>
    </w:p>
    <w:p w14:paraId="65885181" w14:textId="77777777" w:rsidR="007319B1" w:rsidRDefault="007319B1">
      <w:pPr>
        <w:spacing w:after="0" w:line="360" w:lineRule="auto"/>
        <w:ind w:right="48"/>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struct file *vm_file;                                 /*</w:t>
      </w:r>
      <w:r>
        <w:rPr>
          <w:rFonts w:ascii="Times New Roman" w:hAnsi="Times New Roman"/>
          <w:spacing w:val="10"/>
          <w:sz w:val="18"/>
          <w:szCs w:val="18"/>
          <w:lang w:eastAsia="zh-CN"/>
        </w:rPr>
        <w:t>虚存区映射的文件</w:t>
      </w:r>
      <w:r>
        <w:rPr>
          <w:rFonts w:ascii="Times New Roman" w:hAnsi="Times New Roman"/>
          <w:spacing w:val="10"/>
          <w:sz w:val="18"/>
          <w:szCs w:val="18"/>
          <w:lang w:eastAsia="zh-CN"/>
        </w:rPr>
        <w:t>*/</w:t>
      </w:r>
    </w:p>
    <w:p w14:paraId="39ABB4CE" w14:textId="77777777" w:rsidR="007319B1" w:rsidRDefault="007319B1">
      <w:pPr>
        <w:spacing w:after="0" w:line="360" w:lineRule="auto"/>
        <w:ind w:right="48"/>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unsigned long vm_pgoff;                        /*</w:t>
      </w:r>
      <w:r>
        <w:rPr>
          <w:rFonts w:ascii="Times New Roman" w:hAnsi="Times New Roman"/>
          <w:spacing w:val="10"/>
          <w:sz w:val="18"/>
          <w:szCs w:val="18"/>
          <w:lang w:eastAsia="zh-CN"/>
        </w:rPr>
        <w:t>虚存区中文件的偏移量</w:t>
      </w:r>
      <w:r>
        <w:rPr>
          <w:rFonts w:ascii="Times New Roman" w:hAnsi="Times New Roman"/>
          <w:spacing w:val="10"/>
          <w:sz w:val="18"/>
          <w:szCs w:val="18"/>
          <w:lang w:eastAsia="zh-CN"/>
        </w:rPr>
        <w:t>*/</w:t>
      </w:r>
    </w:p>
    <w:p w14:paraId="0B440EBE" w14:textId="77777777" w:rsidR="007319B1" w:rsidRDefault="007319B1">
      <w:pPr>
        <w:spacing w:after="0" w:line="360" w:lineRule="auto"/>
        <w:ind w:right="48"/>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w:t>
      </w:r>
    </w:p>
    <w:p w14:paraId="4CF64293" w14:textId="77777777" w:rsidR="007319B1" w:rsidRDefault="007319B1">
      <w:pPr>
        <w:spacing w:after="0" w:line="360" w:lineRule="auto"/>
        <w:ind w:right="48" w:firstLine="210"/>
        <w:jc w:val="both"/>
        <w:rPr>
          <w:rFonts w:ascii="Times New Roman" w:hAnsi="Times New Roman"/>
          <w:spacing w:val="10"/>
          <w:sz w:val="18"/>
          <w:szCs w:val="18"/>
          <w:lang w:eastAsia="zh-CN"/>
        </w:rPr>
      </w:pPr>
      <w:r>
        <w:rPr>
          <w:rFonts w:ascii="Times New Roman" w:hAnsi="Times New Roman"/>
          <w:spacing w:val="10"/>
          <w:sz w:val="18"/>
          <w:szCs w:val="18"/>
          <w:lang w:eastAsia="zh-CN"/>
        </w:rPr>
        <w:t>}vma;</w:t>
      </w:r>
    </w:p>
    <w:p w14:paraId="1E64DA0B" w14:textId="77777777" w:rsidR="007319B1" w:rsidRDefault="007319B1">
      <w:pPr>
        <w:spacing w:after="0" w:line="360" w:lineRule="auto"/>
        <w:ind w:right="48" w:firstLine="210"/>
        <w:jc w:val="both"/>
        <w:rPr>
          <w:rFonts w:ascii="Times New Roman" w:hAnsi="Times New Roman"/>
          <w:spacing w:val="10"/>
          <w:sz w:val="18"/>
          <w:szCs w:val="18"/>
          <w:lang w:eastAsia="zh-CN"/>
        </w:rPr>
      </w:pPr>
    </w:p>
    <w:p w14:paraId="1E0DAD4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除上面说明的成员外，还有以下内容：</w:t>
      </w:r>
      <w:r>
        <w:rPr>
          <w:rFonts w:ascii="Times New Roman" w:hAnsi="Times New Roman"/>
          <w:spacing w:val="10"/>
          <w:sz w:val="21"/>
          <w:szCs w:val="21"/>
          <w:lang w:eastAsia="zh-CN"/>
        </w:rPr>
        <w:t xml:space="preserve"> vma </w:t>
      </w:r>
      <w:r>
        <w:rPr>
          <w:rFonts w:ascii="Times New Roman" w:hAnsi="Times New Roman"/>
          <w:spacing w:val="10"/>
          <w:sz w:val="21"/>
          <w:szCs w:val="21"/>
          <w:lang w:eastAsia="zh-CN"/>
        </w:rPr>
        <w:t>存取权限、按地址降序排列链接下一个</w:t>
      </w:r>
      <w:r>
        <w:rPr>
          <w:rFonts w:ascii="Times New Roman" w:hAnsi="Times New Roman"/>
          <w:spacing w:val="10"/>
          <w:sz w:val="21"/>
          <w:szCs w:val="21"/>
          <w:lang w:eastAsia="zh-CN"/>
        </w:rPr>
        <w:t>vma</w:t>
      </w:r>
      <w:r>
        <w:rPr>
          <w:rFonts w:ascii="Times New Roman" w:hAnsi="Times New Roman"/>
          <w:spacing w:val="10"/>
          <w:sz w:val="21"/>
          <w:szCs w:val="21"/>
          <w:lang w:eastAsia="zh-CN"/>
        </w:rPr>
        <w:t>的指针、</w:t>
      </w:r>
      <w:r>
        <w:rPr>
          <w:rFonts w:ascii="Times New Roman" w:hAnsi="Times New Roman"/>
          <w:spacing w:val="10"/>
          <w:sz w:val="21"/>
          <w:szCs w:val="21"/>
          <w:lang w:eastAsia="zh-CN"/>
        </w:rPr>
        <w:t>vma</w:t>
      </w:r>
      <w:r>
        <w:rPr>
          <w:rFonts w:ascii="Times New Roman" w:hAnsi="Times New Roman"/>
          <w:spacing w:val="10"/>
          <w:sz w:val="21"/>
          <w:szCs w:val="21"/>
          <w:lang w:eastAsia="zh-CN"/>
        </w:rPr>
        <w:t>红黑树结构、存放预读信息区等。</w:t>
      </w:r>
      <w:r>
        <w:rPr>
          <w:rFonts w:ascii="Times New Roman" w:hAnsi="Times New Roman"/>
          <w:spacing w:val="10"/>
          <w:sz w:val="21"/>
          <w:szCs w:val="21"/>
          <w:lang w:eastAsia="zh-CN"/>
        </w:rPr>
        <w:t>vm_flags</w:t>
      </w:r>
      <w:r>
        <w:rPr>
          <w:rFonts w:ascii="Times New Roman" w:hAnsi="Times New Roman"/>
          <w:spacing w:val="10"/>
          <w:sz w:val="21"/>
          <w:szCs w:val="21"/>
          <w:lang w:eastAsia="zh-CN"/>
        </w:rPr>
        <w:t>给出此</w:t>
      </w:r>
      <w:r>
        <w:rPr>
          <w:rFonts w:ascii="Times New Roman" w:hAnsi="Times New Roman"/>
          <w:spacing w:val="10"/>
          <w:sz w:val="21"/>
          <w:szCs w:val="21"/>
          <w:lang w:eastAsia="zh-CN"/>
        </w:rPr>
        <w:t>vma</w:t>
      </w:r>
      <w:r>
        <w:rPr>
          <w:rFonts w:ascii="Times New Roman" w:hAnsi="Times New Roman"/>
          <w:spacing w:val="10"/>
          <w:sz w:val="21"/>
          <w:szCs w:val="21"/>
          <w:lang w:eastAsia="zh-CN"/>
        </w:rPr>
        <w:t>页面的访问权限和相关信息：如</w:t>
      </w:r>
      <w:r>
        <w:rPr>
          <w:rFonts w:ascii="Times New Roman" w:hAnsi="Times New Roman"/>
          <w:spacing w:val="10"/>
          <w:sz w:val="21"/>
          <w:szCs w:val="21"/>
          <w:lang w:eastAsia="zh-CN"/>
        </w:rPr>
        <w:t>“</w:t>
      </w:r>
      <w:r>
        <w:rPr>
          <w:rFonts w:ascii="Times New Roman" w:hAnsi="Times New Roman"/>
          <w:spacing w:val="10"/>
          <w:sz w:val="21"/>
          <w:szCs w:val="21"/>
          <w:lang w:eastAsia="zh-CN"/>
        </w:rPr>
        <w:t>只读</w:t>
      </w:r>
      <w:r>
        <w:rPr>
          <w:rFonts w:ascii="Times New Roman" w:hAnsi="Times New Roman"/>
          <w:spacing w:val="10"/>
          <w:sz w:val="21"/>
          <w:szCs w:val="21"/>
          <w:lang w:eastAsia="zh-CN"/>
        </w:rPr>
        <w:t>”</w:t>
      </w:r>
      <w:r>
        <w:rPr>
          <w:rFonts w:ascii="Times New Roman" w:hAnsi="Times New Roman"/>
          <w:spacing w:val="10"/>
          <w:sz w:val="21"/>
          <w:szCs w:val="21"/>
          <w:lang w:eastAsia="zh-CN"/>
        </w:rPr>
        <w:t>页、</w:t>
      </w:r>
      <w:r>
        <w:rPr>
          <w:rFonts w:ascii="Times New Roman" w:hAnsi="Times New Roman"/>
          <w:spacing w:val="10"/>
          <w:sz w:val="21"/>
          <w:szCs w:val="21"/>
          <w:lang w:eastAsia="zh-CN"/>
        </w:rPr>
        <w:t>“</w:t>
      </w:r>
      <w:r>
        <w:rPr>
          <w:rFonts w:ascii="Times New Roman" w:hAnsi="Times New Roman"/>
          <w:spacing w:val="10"/>
          <w:sz w:val="21"/>
          <w:szCs w:val="21"/>
          <w:lang w:eastAsia="zh-CN"/>
        </w:rPr>
        <w:t>可写</w:t>
      </w:r>
      <w:r>
        <w:rPr>
          <w:rFonts w:ascii="Times New Roman" w:hAnsi="Times New Roman"/>
          <w:spacing w:val="10"/>
          <w:sz w:val="21"/>
          <w:szCs w:val="21"/>
          <w:lang w:eastAsia="zh-CN"/>
        </w:rPr>
        <w:t>”</w:t>
      </w:r>
      <w:r>
        <w:rPr>
          <w:rFonts w:ascii="Times New Roman" w:hAnsi="Times New Roman"/>
          <w:spacing w:val="10"/>
          <w:sz w:val="21"/>
          <w:szCs w:val="21"/>
          <w:lang w:eastAsia="zh-CN"/>
        </w:rPr>
        <w:t>页</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可执行</w:t>
      </w:r>
      <w:r>
        <w:rPr>
          <w:rFonts w:ascii="Times New Roman" w:hAnsi="Times New Roman"/>
          <w:spacing w:val="10"/>
          <w:sz w:val="21"/>
          <w:szCs w:val="21"/>
          <w:lang w:eastAsia="zh-CN"/>
        </w:rPr>
        <w:t>”</w:t>
      </w:r>
      <w:r>
        <w:rPr>
          <w:rFonts w:ascii="Times New Roman" w:hAnsi="Times New Roman"/>
          <w:spacing w:val="10"/>
          <w:sz w:val="21"/>
          <w:szCs w:val="21"/>
          <w:lang w:eastAsia="zh-CN"/>
        </w:rPr>
        <w:t>页、</w:t>
      </w:r>
      <w:r>
        <w:rPr>
          <w:rFonts w:ascii="Times New Roman" w:hAnsi="Times New Roman"/>
          <w:spacing w:val="10"/>
          <w:sz w:val="21"/>
          <w:szCs w:val="21"/>
          <w:lang w:eastAsia="zh-CN"/>
        </w:rPr>
        <w:t>“</w:t>
      </w:r>
      <w:r>
        <w:rPr>
          <w:rFonts w:ascii="Times New Roman" w:hAnsi="Times New Roman"/>
          <w:spacing w:val="10"/>
          <w:sz w:val="21"/>
          <w:szCs w:val="21"/>
          <w:lang w:eastAsia="zh-CN"/>
        </w:rPr>
        <w:t>可共享</w:t>
      </w:r>
      <w:r>
        <w:rPr>
          <w:rFonts w:ascii="Times New Roman" w:hAnsi="Times New Roman"/>
          <w:spacing w:val="10"/>
          <w:sz w:val="21"/>
          <w:szCs w:val="21"/>
          <w:lang w:eastAsia="zh-CN"/>
        </w:rPr>
        <w:t>”</w:t>
      </w:r>
      <w:r>
        <w:rPr>
          <w:rFonts w:ascii="Times New Roman" w:hAnsi="Times New Roman"/>
          <w:spacing w:val="10"/>
          <w:sz w:val="21"/>
          <w:szCs w:val="21"/>
          <w:lang w:eastAsia="zh-CN"/>
        </w:rPr>
        <w:t>页、</w:t>
      </w:r>
      <w:r>
        <w:rPr>
          <w:rFonts w:ascii="Times New Roman" w:hAnsi="Times New Roman"/>
          <w:spacing w:val="10"/>
          <w:sz w:val="21"/>
          <w:szCs w:val="21"/>
          <w:lang w:eastAsia="zh-CN"/>
        </w:rPr>
        <w:t>vma</w:t>
      </w:r>
      <w:r>
        <w:rPr>
          <w:rFonts w:ascii="Times New Roman" w:hAnsi="Times New Roman"/>
          <w:spacing w:val="10"/>
          <w:sz w:val="21"/>
          <w:szCs w:val="21"/>
          <w:lang w:eastAsia="zh-CN"/>
        </w:rPr>
        <w:t>页面被锁住、</w:t>
      </w:r>
      <w:r>
        <w:rPr>
          <w:rFonts w:ascii="Times New Roman" w:hAnsi="Times New Roman"/>
          <w:spacing w:val="10"/>
          <w:sz w:val="21"/>
          <w:szCs w:val="21"/>
          <w:lang w:eastAsia="zh-CN"/>
        </w:rPr>
        <w:t>vma</w:t>
      </w:r>
      <w:r>
        <w:rPr>
          <w:rFonts w:ascii="Times New Roman" w:hAnsi="Times New Roman"/>
          <w:spacing w:val="10"/>
          <w:sz w:val="21"/>
          <w:szCs w:val="21"/>
          <w:lang w:eastAsia="zh-CN"/>
        </w:rPr>
        <w:t>可作为共享内存、</w:t>
      </w:r>
      <w:r>
        <w:rPr>
          <w:rFonts w:ascii="Times New Roman" w:hAnsi="Times New Roman"/>
          <w:spacing w:val="10"/>
          <w:sz w:val="21"/>
          <w:szCs w:val="21"/>
          <w:lang w:eastAsia="zh-CN"/>
        </w:rPr>
        <w:t>vma</w:t>
      </w:r>
      <w:r>
        <w:rPr>
          <w:rFonts w:ascii="Times New Roman" w:hAnsi="Times New Roman"/>
          <w:spacing w:val="10"/>
          <w:sz w:val="21"/>
          <w:szCs w:val="21"/>
          <w:lang w:eastAsia="zh-CN"/>
        </w:rPr>
        <w:t>可向下增长、</w:t>
      </w:r>
      <w:r>
        <w:rPr>
          <w:rFonts w:ascii="Times New Roman" w:hAnsi="Times New Roman"/>
          <w:spacing w:val="10"/>
          <w:sz w:val="21"/>
          <w:szCs w:val="21"/>
          <w:lang w:eastAsia="zh-CN"/>
        </w:rPr>
        <w:t>vma</w:t>
      </w:r>
      <w:r>
        <w:rPr>
          <w:rFonts w:ascii="Times New Roman" w:hAnsi="Times New Roman"/>
          <w:spacing w:val="10"/>
          <w:sz w:val="21"/>
          <w:szCs w:val="21"/>
          <w:lang w:eastAsia="zh-CN"/>
        </w:rPr>
        <w:t>可向上增长、</w:t>
      </w:r>
      <w:r>
        <w:rPr>
          <w:rFonts w:ascii="Times New Roman" w:hAnsi="Times New Roman"/>
          <w:spacing w:val="10"/>
          <w:sz w:val="21"/>
          <w:szCs w:val="21"/>
          <w:lang w:eastAsia="zh-CN"/>
        </w:rPr>
        <w:t>vma</w:t>
      </w:r>
      <w:r>
        <w:rPr>
          <w:rFonts w:ascii="Times New Roman" w:hAnsi="Times New Roman"/>
          <w:spacing w:val="10"/>
          <w:sz w:val="21"/>
          <w:szCs w:val="21"/>
          <w:lang w:eastAsia="zh-CN"/>
        </w:rPr>
        <w:t>映射不可写文件、</w:t>
      </w:r>
      <w:r>
        <w:rPr>
          <w:rFonts w:ascii="Times New Roman" w:hAnsi="Times New Roman"/>
          <w:spacing w:val="10"/>
          <w:sz w:val="21"/>
          <w:szCs w:val="21"/>
          <w:lang w:eastAsia="zh-CN"/>
        </w:rPr>
        <w:t>vma</w:t>
      </w:r>
      <w:r>
        <w:rPr>
          <w:rFonts w:ascii="Times New Roman" w:hAnsi="Times New Roman"/>
          <w:spacing w:val="10"/>
          <w:sz w:val="21"/>
          <w:szCs w:val="21"/>
          <w:lang w:eastAsia="zh-CN"/>
        </w:rPr>
        <w:t>映射可执行文件、</w:t>
      </w:r>
      <w:r>
        <w:rPr>
          <w:rFonts w:ascii="Times New Roman" w:hAnsi="Times New Roman"/>
          <w:spacing w:val="10"/>
          <w:sz w:val="21"/>
          <w:szCs w:val="21"/>
          <w:lang w:eastAsia="zh-CN"/>
        </w:rPr>
        <w:t>vma</w:t>
      </w:r>
      <w:r>
        <w:rPr>
          <w:rFonts w:ascii="Times New Roman" w:hAnsi="Times New Roman"/>
          <w:spacing w:val="10"/>
          <w:sz w:val="21"/>
          <w:szCs w:val="21"/>
          <w:lang w:eastAsia="zh-CN"/>
        </w:rPr>
        <w:t>不能换出、</w:t>
      </w:r>
      <w:r>
        <w:rPr>
          <w:rFonts w:ascii="Times New Roman" w:hAnsi="Times New Roman"/>
          <w:spacing w:val="10"/>
          <w:sz w:val="21"/>
          <w:szCs w:val="21"/>
          <w:lang w:eastAsia="zh-CN"/>
        </w:rPr>
        <w:t>vma</w:t>
      </w:r>
      <w:r>
        <w:rPr>
          <w:rFonts w:ascii="Times New Roman" w:hAnsi="Times New Roman"/>
          <w:spacing w:val="10"/>
          <w:sz w:val="21"/>
          <w:szCs w:val="21"/>
          <w:lang w:eastAsia="zh-CN"/>
        </w:rPr>
        <w:t>是</w:t>
      </w:r>
      <w:r>
        <w:rPr>
          <w:rFonts w:ascii="Times New Roman" w:hAnsi="Times New Roman"/>
          <w:spacing w:val="10"/>
          <w:sz w:val="21"/>
          <w:szCs w:val="21"/>
          <w:lang w:eastAsia="zh-CN"/>
        </w:rPr>
        <w:t>I/O</w:t>
      </w:r>
      <w:r>
        <w:rPr>
          <w:rFonts w:ascii="Times New Roman" w:hAnsi="Times New Roman"/>
          <w:spacing w:val="10"/>
          <w:sz w:val="21"/>
          <w:szCs w:val="21"/>
          <w:lang w:eastAsia="zh-CN"/>
        </w:rPr>
        <w:t>设备的地址空间、页被连续访问、页被随机访问等。</w:t>
      </w:r>
      <w:r>
        <w:rPr>
          <w:rFonts w:ascii="Times New Roman" w:hAnsi="Times New Roman"/>
          <w:spacing w:val="10"/>
          <w:sz w:val="21"/>
          <w:szCs w:val="21"/>
          <w:lang w:eastAsia="zh-CN"/>
        </w:rPr>
        <w:t xml:space="preserve"> </w:t>
      </w:r>
    </w:p>
    <w:p w14:paraId="0DBCD84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vma</w:t>
      </w:r>
      <w:r>
        <w:rPr>
          <w:rFonts w:ascii="Times New Roman" w:hAnsi="Times New Roman"/>
          <w:spacing w:val="10"/>
          <w:sz w:val="21"/>
          <w:szCs w:val="21"/>
          <w:lang w:eastAsia="zh-CN"/>
        </w:rPr>
        <w:t>中设置了与磁盘文件相关的域，这是因为在虚存区中的页会与磁盘发生关系。一种是磁盘交换区，当内存不够分配时，一些久未使用的页面可以被交换到磁盘交换区，腾出物理页框供进程使用。另一种是提供系统调用可以将一个打开的文件映射到进程的虚存空间，此后就可以像访问内存中的字符数组那样来访问文件。</w:t>
      </w:r>
    </w:p>
    <w:p w14:paraId="20C2F09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为什么要把进程的用户空间要划分为许多</w:t>
      </w:r>
      <w:r>
        <w:rPr>
          <w:rFonts w:ascii="Times New Roman" w:hAnsi="Times New Roman"/>
          <w:spacing w:val="10"/>
          <w:sz w:val="21"/>
          <w:szCs w:val="21"/>
          <w:lang w:eastAsia="zh-CN"/>
        </w:rPr>
        <w:t>vma</w:t>
      </w:r>
      <w:r>
        <w:rPr>
          <w:rFonts w:ascii="Times New Roman" w:hAnsi="Times New Roman"/>
          <w:spacing w:val="10"/>
          <w:sz w:val="21"/>
          <w:szCs w:val="21"/>
          <w:lang w:eastAsia="zh-CN"/>
        </w:rPr>
        <w:t>？这是因为每个虚存区可能来源不同，有可能来自可执行映像，有可能来自共享库，而有的则可能是动态分配的内存区，对不同的</w:t>
      </w:r>
      <w:r>
        <w:rPr>
          <w:rFonts w:ascii="Times New Roman" w:hAnsi="Times New Roman"/>
          <w:spacing w:val="10"/>
          <w:sz w:val="21"/>
          <w:szCs w:val="21"/>
          <w:lang w:eastAsia="zh-CN"/>
        </w:rPr>
        <w:t>vma</w:t>
      </w:r>
      <w:r>
        <w:rPr>
          <w:rFonts w:ascii="Times New Roman" w:hAnsi="Times New Roman"/>
          <w:spacing w:val="10"/>
          <w:sz w:val="21"/>
          <w:szCs w:val="21"/>
          <w:lang w:eastAsia="zh-CN"/>
        </w:rPr>
        <w:t>区具有不同访问权限和不同操作。因此，把进程的用户空间分割管理，把一个</w:t>
      </w:r>
      <w:r>
        <w:rPr>
          <w:rFonts w:ascii="Times New Roman" w:hAnsi="Times New Roman"/>
          <w:spacing w:val="10"/>
          <w:sz w:val="21"/>
          <w:szCs w:val="21"/>
          <w:lang w:eastAsia="zh-CN"/>
        </w:rPr>
        <w:t>vma</w:t>
      </w:r>
      <w:r>
        <w:rPr>
          <w:rFonts w:ascii="Times New Roman" w:hAnsi="Times New Roman"/>
          <w:spacing w:val="10"/>
          <w:sz w:val="21"/>
          <w:szCs w:val="21"/>
          <w:lang w:eastAsia="zh-CN"/>
        </w:rPr>
        <w:t>看成一个对象，用</w:t>
      </w:r>
      <w:r>
        <w:rPr>
          <w:rFonts w:ascii="Times New Roman" w:hAnsi="Times New Roman"/>
          <w:spacing w:val="10"/>
          <w:sz w:val="21"/>
          <w:szCs w:val="21"/>
          <w:lang w:eastAsia="zh-CN"/>
        </w:rPr>
        <w:t>vma_area_struct</w:t>
      </w:r>
      <w:r>
        <w:rPr>
          <w:rFonts w:ascii="Times New Roman" w:hAnsi="Times New Roman"/>
          <w:spacing w:val="10"/>
          <w:sz w:val="21"/>
          <w:szCs w:val="21"/>
          <w:lang w:eastAsia="zh-CN"/>
        </w:rPr>
        <w:t>描述这个对象的属性，其中的</w:t>
      </w:r>
      <w:r>
        <w:rPr>
          <w:rFonts w:ascii="Times New Roman" w:hAnsi="Times New Roman"/>
          <w:spacing w:val="10"/>
          <w:sz w:val="21"/>
          <w:szCs w:val="21"/>
          <w:lang w:eastAsia="zh-CN"/>
        </w:rPr>
        <w:t>vm_operation</w:t>
      </w:r>
      <w:r>
        <w:rPr>
          <w:rFonts w:ascii="Times New Roman" w:hAnsi="Times New Roman"/>
          <w:spacing w:val="10"/>
          <w:sz w:val="21"/>
          <w:szCs w:val="21"/>
          <w:lang w:eastAsia="zh-CN"/>
        </w:rPr>
        <w:t>结构描述在这个对象上的操作，</w:t>
      </w:r>
      <w:r>
        <w:rPr>
          <w:rFonts w:ascii="Times New Roman" w:hAnsi="Times New Roman"/>
          <w:spacing w:val="10"/>
          <w:sz w:val="21"/>
          <w:szCs w:val="21"/>
          <w:lang w:eastAsia="zh-CN"/>
        </w:rPr>
        <w:t>open()</w:t>
      </w:r>
      <w:r>
        <w:rPr>
          <w:rFonts w:ascii="Times New Roman" w:hAnsi="Times New Roman"/>
          <w:spacing w:val="10"/>
          <w:sz w:val="21"/>
          <w:szCs w:val="21"/>
          <w:lang w:eastAsia="zh-CN"/>
        </w:rPr>
        <w:t>、</w:t>
      </w:r>
      <w:r>
        <w:rPr>
          <w:rFonts w:ascii="Times New Roman" w:hAnsi="Times New Roman"/>
          <w:spacing w:val="10"/>
          <w:sz w:val="21"/>
          <w:szCs w:val="21"/>
          <w:lang w:eastAsia="zh-CN"/>
        </w:rPr>
        <w:t>close()</w:t>
      </w:r>
      <w:r>
        <w:rPr>
          <w:rFonts w:ascii="Times New Roman" w:hAnsi="Times New Roman"/>
          <w:spacing w:val="10"/>
          <w:sz w:val="21"/>
          <w:szCs w:val="21"/>
          <w:lang w:eastAsia="zh-CN"/>
        </w:rPr>
        <w:t>分别用于虚存区的打开、关闭，而</w:t>
      </w:r>
      <w:r>
        <w:rPr>
          <w:rFonts w:ascii="Times New Roman" w:hAnsi="Times New Roman"/>
          <w:spacing w:val="10"/>
          <w:sz w:val="21"/>
          <w:szCs w:val="21"/>
          <w:lang w:eastAsia="zh-CN"/>
        </w:rPr>
        <w:t>nopage()</w:t>
      </w:r>
      <w:r>
        <w:rPr>
          <w:rFonts w:ascii="Times New Roman" w:hAnsi="Times New Roman"/>
          <w:spacing w:val="10"/>
          <w:sz w:val="21"/>
          <w:szCs w:val="21"/>
          <w:lang w:eastAsia="zh-CN"/>
        </w:rPr>
        <w:t>是当虚存页面不在物理内存而引起的</w:t>
      </w:r>
      <w:r>
        <w:rPr>
          <w:rFonts w:ascii="Times New Roman" w:hAnsi="Times New Roman"/>
          <w:spacing w:val="10"/>
          <w:sz w:val="21"/>
          <w:szCs w:val="21"/>
          <w:lang w:eastAsia="zh-CN"/>
        </w:rPr>
        <w:t>“</w:t>
      </w:r>
      <w:r>
        <w:rPr>
          <w:rFonts w:ascii="Times New Roman" w:hAnsi="Times New Roman"/>
          <w:spacing w:val="10"/>
          <w:sz w:val="21"/>
          <w:szCs w:val="21"/>
          <w:lang w:eastAsia="zh-CN"/>
        </w:rPr>
        <w:t>缺页异常</w:t>
      </w:r>
      <w:r>
        <w:rPr>
          <w:rFonts w:ascii="Times New Roman" w:hAnsi="Times New Roman"/>
          <w:spacing w:val="10"/>
          <w:sz w:val="21"/>
          <w:szCs w:val="21"/>
          <w:lang w:eastAsia="zh-CN"/>
        </w:rPr>
        <w:t>”</w:t>
      </w:r>
      <w:r>
        <w:rPr>
          <w:rFonts w:ascii="Times New Roman" w:hAnsi="Times New Roman"/>
          <w:spacing w:val="10"/>
          <w:sz w:val="21"/>
          <w:szCs w:val="21"/>
          <w:lang w:eastAsia="zh-CN"/>
        </w:rPr>
        <w:t>时调用的函数。</w:t>
      </w:r>
    </w:p>
    <w:p w14:paraId="7193C86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）内存描述符</w:t>
      </w:r>
      <w:r>
        <w:rPr>
          <w:rFonts w:ascii="Times New Roman" w:hAnsi="Times New Roman"/>
          <w:spacing w:val="10"/>
          <w:sz w:val="21"/>
          <w:szCs w:val="21"/>
          <w:lang w:eastAsia="zh-CN"/>
        </w:rPr>
        <w:t>mm_struct</w:t>
      </w:r>
    </w:p>
    <w:p w14:paraId="4D7C46E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每个进程有一个内存描述符</w:t>
      </w:r>
      <w:r>
        <w:rPr>
          <w:rFonts w:ascii="Times New Roman" w:hAnsi="Times New Roman"/>
          <w:spacing w:val="10"/>
          <w:sz w:val="21"/>
          <w:szCs w:val="21"/>
          <w:lang w:eastAsia="zh-CN"/>
        </w:rPr>
        <w:t>mm_struct</w:t>
      </w:r>
      <w:r>
        <w:rPr>
          <w:rFonts w:ascii="Times New Roman" w:hAnsi="Times New Roman"/>
          <w:spacing w:val="10"/>
          <w:sz w:val="21"/>
          <w:szCs w:val="21"/>
          <w:lang w:eastAsia="zh-CN"/>
        </w:rPr>
        <w:t>结构，在进程的</w:t>
      </w:r>
      <w:r>
        <w:rPr>
          <w:rFonts w:ascii="Times New Roman" w:hAnsi="Times New Roman"/>
          <w:spacing w:val="10"/>
          <w:sz w:val="21"/>
          <w:szCs w:val="21"/>
          <w:lang w:eastAsia="zh-CN"/>
        </w:rPr>
        <w:t>task_struct</w:t>
      </w:r>
      <w:r>
        <w:rPr>
          <w:rFonts w:ascii="Times New Roman" w:hAnsi="Times New Roman"/>
          <w:spacing w:val="10"/>
          <w:sz w:val="21"/>
          <w:szCs w:val="21"/>
          <w:lang w:eastAsia="zh-CN"/>
        </w:rPr>
        <w:t>结构中，有一个指向该结构的指针，</w:t>
      </w:r>
      <w:r>
        <w:rPr>
          <w:rFonts w:ascii="Times New Roman" w:hAnsi="Times New Roman"/>
          <w:spacing w:val="10"/>
          <w:sz w:val="21"/>
          <w:szCs w:val="21"/>
          <w:lang w:eastAsia="zh-CN"/>
        </w:rPr>
        <w:t>mm_struct</w:t>
      </w:r>
      <w:r>
        <w:rPr>
          <w:rFonts w:ascii="Times New Roman" w:hAnsi="Times New Roman"/>
          <w:spacing w:val="10"/>
          <w:sz w:val="21"/>
          <w:szCs w:val="21"/>
          <w:lang w:eastAsia="zh-CN"/>
        </w:rPr>
        <w:t>结构是对整个用户虚存空间的描述，其定义如下。</w:t>
      </w:r>
    </w:p>
    <w:p w14:paraId="33B8CEFB"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struct mm_struct {</w:t>
      </w:r>
    </w:p>
    <w:p w14:paraId="53E93C76"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struct vm_area_struct *mmap;            /*</w:t>
      </w:r>
      <w:r>
        <w:rPr>
          <w:rFonts w:ascii="Times New Roman" w:hAnsi="Times New Roman"/>
          <w:spacing w:val="10"/>
          <w:sz w:val="18"/>
          <w:szCs w:val="18"/>
          <w:lang w:eastAsia="zh-CN"/>
        </w:rPr>
        <w:t>指向</w:t>
      </w:r>
      <w:r>
        <w:rPr>
          <w:rFonts w:ascii="Times New Roman" w:hAnsi="Times New Roman"/>
          <w:spacing w:val="10"/>
          <w:sz w:val="18"/>
          <w:szCs w:val="18"/>
          <w:lang w:eastAsia="zh-CN"/>
        </w:rPr>
        <w:t>vma</w:t>
      </w:r>
      <w:r>
        <w:rPr>
          <w:rFonts w:ascii="Times New Roman" w:hAnsi="Times New Roman"/>
          <w:spacing w:val="10"/>
          <w:sz w:val="18"/>
          <w:szCs w:val="18"/>
          <w:lang w:eastAsia="zh-CN"/>
        </w:rPr>
        <w:t>的链表头</w:t>
      </w:r>
      <w:r>
        <w:rPr>
          <w:rFonts w:ascii="Times New Roman" w:hAnsi="Times New Roman"/>
          <w:spacing w:val="10"/>
          <w:sz w:val="18"/>
          <w:szCs w:val="18"/>
          <w:lang w:eastAsia="zh-CN"/>
        </w:rPr>
        <w:t>*/</w:t>
      </w:r>
    </w:p>
    <w:p w14:paraId="35C16D6F" w14:textId="77777777" w:rsidR="007319B1" w:rsidRDefault="007319B1">
      <w:pPr>
        <w:spacing w:after="0" w:line="360" w:lineRule="auto"/>
        <w:ind w:right="48" w:firstLineChars="350" w:firstLine="665"/>
        <w:jc w:val="both"/>
        <w:rPr>
          <w:rFonts w:ascii="Times New Roman" w:hAnsi="Times New Roman"/>
          <w:spacing w:val="10"/>
          <w:sz w:val="18"/>
          <w:szCs w:val="18"/>
          <w:lang w:eastAsia="zh-CN"/>
        </w:rPr>
      </w:pPr>
      <w:r>
        <w:rPr>
          <w:rFonts w:ascii="Times New Roman" w:hAnsi="Times New Roman"/>
          <w:spacing w:val="10"/>
          <w:sz w:val="18"/>
          <w:szCs w:val="18"/>
          <w:lang w:eastAsia="zh-CN"/>
        </w:rPr>
        <w:t>struct vm_area_struct *mmap_cache;   /*</w:t>
      </w:r>
      <w:r>
        <w:rPr>
          <w:rFonts w:ascii="Times New Roman" w:hAnsi="Times New Roman"/>
          <w:spacing w:val="10"/>
          <w:sz w:val="18"/>
          <w:szCs w:val="18"/>
          <w:lang w:eastAsia="zh-CN"/>
        </w:rPr>
        <w:t>最近用到的</w:t>
      </w:r>
      <w:r>
        <w:rPr>
          <w:rFonts w:ascii="Times New Roman" w:hAnsi="Times New Roman"/>
          <w:spacing w:val="10"/>
          <w:sz w:val="18"/>
          <w:szCs w:val="18"/>
          <w:lang w:eastAsia="zh-CN"/>
        </w:rPr>
        <w:t>vma</w:t>
      </w:r>
      <w:r>
        <w:rPr>
          <w:rFonts w:ascii="Times New Roman" w:hAnsi="Times New Roman"/>
          <w:spacing w:val="10"/>
          <w:sz w:val="18"/>
          <w:szCs w:val="18"/>
          <w:lang w:eastAsia="zh-CN"/>
        </w:rPr>
        <w:t>在高速缓存中的指针</w:t>
      </w:r>
      <w:r>
        <w:rPr>
          <w:rFonts w:ascii="Times New Roman" w:hAnsi="Times New Roman"/>
          <w:spacing w:val="10"/>
          <w:sz w:val="18"/>
          <w:szCs w:val="18"/>
          <w:lang w:eastAsia="zh-CN"/>
        </w:rPr>
        <w:t>*/</w:t>
      </w:r>
    </w:p>
    <w:p w14:paraId="58900ABF" w14:textId="77777777" w:rsidR="007319B1" w:rsidRDefault="007319B1">
      <w:pPr>
        <w:spacing w:after="0" w:line="360" w:lineRule="auto"/>
        <w:ind w:left="106" w:right="48" w:firstLineChars="300" w:firstLine="570"/>
        <w:jc w:val="both"/>
        <w:rPr>
          <w:rFonts w:ascii="Times New Roman" w:hAnsi="Times New Roman"/>
          <w:spacing w:val="10"/>
          <w:sz w:val="18"/>
          <w:szCs w:val="18"/>
          <w:lang w:eastAsia="zh-CN"/>
        </w:rPr>
      </w:pPr>
      <w:r>
        <w:rPr>
          <w:rFonts w:ascii="Times New Roman" w:hAnsi="Times New Roman"/>
          <w:spacing w:val="10"/>
          <w:sz w:val="18"/>
          <w:szCs w:val="18"/>
          <w:lang w:eastAsia="zh-CN"/>
        </w:rPr>
        <w:t>pgd_t pgd;                                           /*</w:t>
      </w:r>
      <w:r>
        <w:rPr>
          <w:rFonts w:ascii="Times New Roman" w:hAnsi="Times New Roman"/>
          <w:spacing w:val="10"/>
          <w:sz w:val="18"/>
          <w:szCs w:val="18"/>
          <w:lang w:eastAsia="zh-CN"/>
        </w:rPr>
        <w:t>进程页目录基址，运行时写入</w:t>
      </w:r>
      <w:r>
        <w:rPr>
          <w:rFonts w:ascii="Times New Roman" w:hAnsi="Times New Roman"/>
          <w:spacing w:val="10"/>
          <w:sz w:val="18"/>
          <w:szCs w:val="18"/>
          <w:lang w:eastAsia="zh-CN"/>
        </w:rPr>
        <w:t>CR3*/</w:t>
      </w:r>
    </w:p>
    <w:p w14:paraId="28F92FE8" w14:textId="77777777" w:rsidR="007319B1" w:rsidRDefault="007319B1">
      <w:pPr>
        <w:spacing w:after="0" w:line="360" w:lineRule="auto"/>
        <w:ind w:left="106" w:right="48" w:firstLineChars="300" w:firstLine="570"/>
        <w:jc w:val="both"/>
        <w:rPr>
          <w:rFonts w:ascii="Times New Roman" w:hAnsi="Times New Roman"/>
          <w:spacing w:val="10"/>
          <w:sz w:val="18"/>
          <w:szCs w:val="18"/>
          <w:lang w:eastAsia="zh-CN"/>
        </w:rPr>
      </w:pPr>
      <w:r>
        <w:rPr>
          <w:rFonts w:ascii="Times New Roman" w:hAnsi="Times New Roman"/>
          <w:spacing w:val="10"/>
          <w:sz w:val="18"/>
          <w:szCs w:val="18"/>
          <w:lang w:eastAsia="zh-CN"/>
        </w:rPr>
        <w:t>atomic_t mm_users;                             /*</w:t>
      </w:r>
      <w:r>
        <w:rPr>
          <w:rFonts w:ascii="Times New Roman" w:hAnsi="Times New Roman"/>
          <w:spacing w:val="10"/>
          <w:sz w:val="18"/>
          <w:szCs w:val="18"/>
          <w:lang w:eastAsia="zh-CN"/>
        </w:rPr>
        <w:t>共享地址空间的进程数</w:t>
      </w:r>
      <w:r>
        <w:rPr>
          <w:rFonts w:ascii="Times New Roman" w:hAnsi="Times New Roman"/>
          <w:spacing w:val="10"/>
          <w:sz w:val="18"/>
          <w:szCs w:val="18"/>
          <w:lang w:eastAsia="zh-CN"/>
        </w:rPr>
        <w:t>*/</w:t>
      </w:r>
    </w:p>
    <w:p w14:paraId="7AAFAE0C"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atomic_t mm_count;                           /*mm_struct</w:t>
      </w:r>
      <w:r>
        <w:rPr>
          <w:rFonts w:ascii="Times New Roman" w:hAnsi="Times New Roman"/>
          <w:spacing w:val="10"/>
          <w:sz w:val="18"/>
          <w:szCs w:val="18"/>
          <w:lang w:eastAsia="zh-CN"/>
        </w:rPr>
        <w:t>的引用计数，实现线程使用</w:t>
      </w:r>
      <w:r>
        <w:rPr>
          <w:rFonts w:ascii="Times New Roman" w:hAnsi="Times New Roman"/>
          <w:spacing w:val="10"/>
          <w:sz w:val="18"/>
          <w:szCs w:val="18"/>
          <w:lang w:eastAsia="zh-CN"/>
        </w:rPr>
        <w:t xml:space="preserve">*/  </w:t>
      </w:r>
    </w:p>
    <w:p w14:paraId="40B4E93C"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int map_count;                                   /*</w:t>
      </w:r>
      <w:r>
        <w:rPr>
          <w:rFonts w:ascii="Times New Roman" w:hAnsi="Times New Roman"/>
          <w:spacing w:val="10"/>
          <w:sz w:val="18"/>
          <w:szCs w:val="18"/>
          <w:lang w:eastAsia="zh-CN"/>
        </w:rPr>
        <w:t>进程</w:t>
      </w:r>
      <w:r>
        <w:rPr>
          <w:rFonts w:ascii="Times New Roman" w:hAnsi="Times New Roman"/>
          <w:spacing w:val="10"/>
          <w:sz w:val="18"/>
          <w:szCs w:val="18"/>
          <w:lang w:eastAsia="zh-CN"/>
        </w:rPr>
        <w:t>vma</w:t>
      </w:r>
      <w:r>
        <w:rPr>
          <w:rFonts w:ascii="Times New Roman" w:hAnsi="Times New Roman"/>
          <w:spacing w:val="10"/>
          <w:sz w:val="18"/>
          <w:szCs w:val="18"/>
          <w:lang w:eastAsia="zh-CN"/>
        </w:rPr>
        <w:t>个数</w:t>
      </w:r>
      <w:r>
        <w:rPr>
          <w:rFonts w:ascii="Times New Roman" w:hAnsi="Times New Roman"/>
          <w:spacing w:val="10"/>
          <w:sz w:val="18"/>
          <w:szCs w:val="18"/>
          <w:lang w:eastAsia="zh-CN"/>
        </w:rPr>
        <w:t>*/</w:t>
      </w:r>
    </w:p>
    <w:p w14:paraId="77648BC5"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struct list_head mmlist;                      /*</w:t>
      </w:r>
      <w:r>
        <w:rPr>
          <w:rFonts w:ascii="Times New Roman" w:hAnsi="Times New Roman"/>
          <w:spacing w:val="10"/>
          <w:sz w:val="18"/>
          <w:szCs w:val="18"/>
          <w:lang w:eastAsia="zh-CN"/>
        </w:rPr>
        <w:t>内存</w:t>
      </w:r>
      <w:r>
        <w:rPr>
          <w:rFonts w:ascii="Times New Roman" w:hAnsi="Times New Roman"/>
          <w:spacing w:val="10"/>
          <w:sz w:val="18"/>
          <w:szCs w:val="18"/>
          <w:lang w:eastAsia="zh-CN"/>
        </w:rPr>
        <w:t>mm_list</w:t>
      </w:r>
      <w:r>
        <w:rPr>
          <w:rFonts w:ascii="Times New Roman" w:hAnsi="Times New Roman"/>
          <w:spacing w:val="10"/>
          <w:sz w:val="18"/>
          <w:szCs w:val="18"/>
          <w:lang w:eastAsia="zh-CN"/>
        </w:rPr>
        <w:t>链表</w:t>
      </w:r>
      <w:r>
        <w:rPr>
          <w:rFonts w:ascii="Times New Roman" w:hAnsi="Times New Roman"/>
          <w:spacing w:val="10"/>
          <w:sz w:val="18"/>
          <w:szCs w:val="18"/>
          <w:lang w:eastAsia="zh-CN"/>
        </w:rPr>
        <w:t>*/</w:t>
      </w:r>
    </w:p>
    <w:p w14:paraId="6752F0C3"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unsigned long start_code,end_code,start_data,end_data;</w:t>
      </w:r>
    </w:p>
    <w:p w14:paraId="73EB4DC4"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w:t>
      </w:r>
      <w:r>
        <w:rPr>
          <w:rFonts w:ascii="Times New Roman" w:hAnsi="Times New Roman"/>
          <w:spacing w:val="10"/>
          <w:sz w:val="18"/>
          <w:szCs w:val="18"/>
          <w:lang w:eastAsia="zh-CN"/>
        </w:rPr>
        <w:t>进程代码段、数据段起址和末地</w:t>
      </w:r>
      <w:r>
        <w:rPr>
          <w:rFonts w:ascii="Times New Roman" w:hAnsi="Times New Roman"/>
          <w:spacing w:val="10"/>
          <w:sz w:val="18"/>
          <w:szCs w:val="18"/>
          <w:lang w:eastAsia="zh-CN"/>
        </w:rPr>
        <w:t xml:space="preserve">*/  </w:t>
      </w:r>
    </w:p>
    <w:p w14:paraId="25134BBF"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unsigned long start_brk,brk,start_stack;/*</w:t>
      </w:r>
      <w:r>
        <w:rPr>
          <w:rFonts w:ascii="Times New Roman" w:hAnsi="Times New Roman"/>
          <w:spacing w:val="10"/>
          <w:sz w:val="18"/>
          <w:szCs w:val="18"/>
          <w:lang w:eastAsia="zh-CN"/>
        </w:rPr>
        <w:t>堆首尾地址及用户栈起址</w:t>
      </w:r>
      <w:r>
        <w:rPr>
          <w:rFonts w:ascii="Times New Roman" w:hAnsi="Times New Roman"/>
          <w:spacing w:val="10"/>
          <w:sz w:val="18"/>
          <w:szCs w:val="18"/>
          <w:lang w:eastAsia="zh-CN"/>
        </w:rPr>
        <w:t>*/</w:t>
      </w:r>
    </w:p>
    <w:p w14:paraId="704D9575"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unsigned long rss,total_vm,locked_vm;</w:t>
      </w:r>
    </w:p>
    <w:p w14:paraId="6B6B96BF" w14:textId="77777777" w:rsidR="007319B1" w:rsidRDefault="007319B1">
      <w:pPr>
        <w:spacing w:after="0" w:line="360" w:lineRule="auto"/>
        <w:ind w:left="106" w:right="48" w:firstLineChars="1600" w:firstLine="3040"/>
        <w:jc w:val="both"/>
        <w:rPr>
          <w:rFonts w:ascii="Times New Roman" w:hAnsi="Times New Roman"/>
          <w:spacing w:val="10"/>
          <w:sz w:val="18"/>
          <w:szCs w:val="18"/>
          <w:lang w:eastAsia="zh-CN"/>
        </w:rPr>
      </w:pPr>
      <w:r>
        <w:rPr>
          <w:rFonts w:ascii="Times New Roman" w:hAnsi="Times New Roman"/>
          <w:spacing w:val="10"/>
          <w:sz w:val="18"/>
          <w:szCs w:val="18"/>
          <w:lang w:eastAsia="zh-CN"/>
        </w:rPr>
        <w:lastRenderedPageBreak/>
        <w:t>/*</w:t>
      </w:r>
      <w:r>
        <w:rPr>
          <w:rFonts w:ascii="Times New Roman" w:hAnsi="Times New Roman"/>
          <w:spacing w:val="10"/>
          <w:sz w:val="18"/>
          <w:szCs w:val="18"/>
          <w:lang w:eastAsia="zh-CN"/>
        </w:rPr>
        <w:t>进程在内存中的页面数，所需总页面数，被锁住的页面数</w:t>
      </w:r>
      <w:r>
        <w:rPr>
          <w:rFonts w:ascii="Times New Roman" w:hAnsi="Times New Roman"/>
          <w:spacing w:val="10"/>
          <w:sz w:val="18"/>
          <w:szCs w:val="18"/>
          <w:lang w:eastAsia="zh-CN"/>
        </w:rPr>
        <w:t>*/</w:t>
      </w:r>
    </w:p>
    <w:p w14:paraId="1983174C" w14:textId="77777777" w:rsidR="007319B1" w:rsidRDefault="007319B1">
      <w:pPr>
        <w:spacing w:after="0" w:line="360" w:lineRule="auto"/>
        <w:ind w:left="106" w:right="48" w:firstLineChars="350" w:firstLine="665"/>
        <w:jc w:val="both"/>
        <w:rPr>
          <w:rFonts w:ascii="Times New Roman" w:hAnsi="Times New Roman"/>
          <w:spacing w:val="10"/>
          <w:sz w:val="18"/>
          <w:szCs w:val="18"/>
          <w:lang w:eastAsia="zh-CN"/>
        </w:rPr>
      </w:pPr>
      <w:r>
        <w:rPr>
          <w:rFonts w:ascii="Times New Roman" w:hAnsi="Times New Roman"/>
          <w:spacing w:val="10"/>
          <w:sz w:val="18"/>
          <w:szCs w:val="18"/>
          <w:lang w:eastAsia="zh-CN"/>
        </w:rPr>
        <w:t>…..</w:t>
      </w:r>
    </w:p>
    <w:p w14:paraId="55218677"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w:t>
      </w:r>
    </w:p>
    <w:p w14:paraId="0230647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除已说明的外，还包含的成员有：指向</w:t>
      </w:r>
      <w:r>
        <w:rPr>
          <w:rFonts w:ascii="Times New Roman" w:hAnsi="Times New Roman"/>
          <w:spacing w:val="10"/>
          <w:sz w:val="21"/>
          <w:szCs w:val="21"/>
          <w:lang w:eastAsia="zh-CN"/>
        </w:rPr>
        <w:t>vma</w:t>
      </w:r>
      <w:r>
        <w:rPr>
          <w:rFonts w:ascii="Times New Roman" w:hAnsi="Times New Roman"/>
          <w:spacing w:val="10"/>
          <w:sz w:val="21"/>
          <w:szCs w:val="21"/>
          <w:lang w:eastAsia="zh-CN"/>
        </w:rPr>
        <w:t>的红黑树的根、读写信号量、自旋锁、访问标志等。</w:t>
      </w:r>
    </w:p>
    <w:p w14:paraId="158BE06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下面讨论内存描述符的分配和撤销，进程描述符的</w:t>
      </w:r>
      <w:r>
        <w:rPr>
          <w:rFonts w:ascii="Times New Roman" w:hAnsi="Times New Roman"/>
          <w:spacing w:val="10"/>
          <w:sz w:val="21"/>
          <w:szCs w:val="21"/>
          <w:lang w:eastAsia="zh-CN"/>
        </w:rPr>
        <w:t>mm</w:t>
      </w:r>
      <w:r>
        <w:rPr>
          <w:rFonts w:ascii="Times New Roman" w:hAnsi="Times New Roman"/>
          <w:spacing w:val="10"/>
          <w:sz w:val="21"/>
          <w:szCs w:val="21"/>
          <w:lang w:eastAsia="zh-CN"/>
        </w:rPr>
        <w:t>域存放进程所使用的内存描述符，故</w:t>
      </w:r>
      <w:r>
        <w:rPr>
          <w:rFonts w:ascii="Times New Roman" w:hAnsi="Times New Roman"/>
          <w:spacing w:val="10"/>
          <w:sz w:val="21"/>
          <w:szCs w:val="21"/>
          <w:lang w:eastAsia="zh-CN"/>
        </w:rPr>
        <w:t>current-</w:t>
      </w:r>
      <w:r>
        <w:rPr>
          <w:rFonts w:ascii="Times New Roman" w:hAnsi="Times New Roman"/>
          <w:spacing w:val="10"/>
          <w:sz w:val="21"/>
          <w:szCs w:val="21"/>
          <w:lang w:eastAsia="zh-CN"/>
        </w:rPr>
        <w:t>＞</w:t>
      </w:r>
      <w:r>
        <w:rPr>
          <w:rFonts w:ascii="Times New Roman" w:hAnsi="Times New Roman"/>
          <w:spacing w:val="10"/>
          <w:sz w:val="21"/>
          <w:szCs w:val="21"/>
          <w:lang w:eastAsia="zh-CN"/>
        </w:rPr>
        <w:t>mm</w:t>
      </w:r>
      <w:r>
        <w:rPr>
          <w:rFonts w:ascii="Times New Roman" w:hAnsi="Times New Roman"/>
          <w:spacing w:val="10"/>
          <w:sz w:val="21"/>
          <w:szCs w:val="21"/>
          <w:lang w:eastAsia="zh-CN"/>
        </w:rPr>
        <w:t>便指向当前进程的内存描述符。</w:t>
      </w:r>
      <w:r>
        <w:rPr>
          <w:rFonts w:ascii="Times New Roman" w:hAnsi="Times New Roman"/>
          <w:spacing w:val="10"/>
          <w:sz w:val="21"/>
          <w:szCs w:val="21"/>
          <w:lang w:eastAsia="zh-CN"/>
        </w:rPr>
        <w:t>fork()</w:t>
      </w:r>
      <w:r>
        <w:rPr>
          <w:rFonts w:ascii="Times New Roman" w:hAnsi="Times New Roman"/>
          <w:spacing w:val="10"/>
          <w:sz w:val="21"/>
          <w:szCs w:val="21"/>
          <w:lang w:eastAsia="zh-CN"/>
        </w:rPr>
        <w:t>函数利用</w:t>
      </w:r>
      <w:r>
        <w:rPr>
          <w:rFonts w:ascii="Times New Roman" w:hAnsi="Times New Roman"/>
          <w:spacing w:val="10"/>
          <w:sz w:val="21"/>
          <w:szCs w:val="21"/>
          <w:lang w:eastAsia="zh-CN"/>
        </w:rPr>
        <w:t>copy_mm()</w:t>
      </w:r>
      <w:r>
        <w:rPr>
          <w:rFonts w:ascii="Times New Roman" w:hAnsi="Times New Roman"/>
          <w:spacing w:val="10"/>
          <w:sz w:val="21"/>
          <w:szCs w:val="21"/>
          <w:lang w:eastAsia="zh-CN"/>
        </w:rPr>
        <w:t>函数复制父进程的内存描述符，即把</w:t>
      </w:r>
      <w:r>
        <w:rPr>
          <w:rFonts w:ascii="Times New Roman" w:hAnsi="Times New Roman"/>
          <w:spacing w:val="10"/>
          <w:sz w:val="21"/>
          <w:szCs w:val="21"/>
          <w:lang w:eastAsia="zh-CN"/>
        </w:rPr>
        <w:t>current-</w:t>
      </w:r>
      <w:r>
        <w:rPr>
          <w:rFonts w:ascii="Times New Roman" w:hAnsi="Times New Roman"/>
          <w:spacing w:val="10"/>
          <w:sz w:val="21"/>
          <w:szCs w:val="21"/>
          <w:lang w:eastAsia="zh-CN"/>
        </w:rPr>
        <w:t>＞</w:t>
      </w:r>
      <w:r>
        <w:rPr>
          <w:rFonts w:ascii="Times New Roman" w:hAnsi="Times New Roman"/>
          <w:spacing w:val="10"/>
          <w:sz w:val="21"/>
          <w:szCs w:val="21"/>
          <w:lang w:eastAsia="zh-CN"/>
        </w:rPr>
        <w:t>mm</w:t>
      </w:r>
      <w:r>
        <w:rPr>
          <w:rFonts w:ascii="Times New Roman" w:hAnsi="Times New Roman"/>
          <w:spacing w:val="10"/>
          <w:sz w:val="21"/>
          <w:szCs w:val="21"/>
          <w:lang w:eastAsia="zh-CN"/>
        </w:rPr>
        <w:t>域交给其子进程，而子进程中的</w:t>
      </w:r>
      <w:r>
        <w:rPr>
          <w:rFonts w:ascii="Times New Roman" w:hAnsi="Times New Roman"/>
          <w:spacing w:val="10"/>
          <w:sz w:val="21"/>
          <w:szCs w:val="21"/>
          <w:lang w:eastAsia="zh-CN"/>
        </w:rPr>
        <w:t xml:space="preserve"> mm_struct</w:t>
      </w:r>
      <w:r>
        <w:rPr>
          <w:rFonts w:ascii="Times New Roman" w:hAnsi="Times New Roman"/>
          <w:spacing w:val="10"/>
          <w:sz w:val="21"/>
          <w:szCs w:val="21"/>
          <w:lang w:eastAsia="zh-CN"/>
        </w:rPr>
        <w:t>结构则是通过内核的</w:t>
      </w:r>
      <w:r>
        <w:rPr>
          <w:rFonts w:ascii="Times New Roman" w:hAnsi="Times New Roman"/>
          <w:spacing w:val="10"/>
          <w:sz w:val="21"/>
          <w:szCs w:val="21"/>
          <w:lang w:eastAsia="zh-CN"/>
        </w:rPr>
        <w:t>allocate_mm()</w:t>
      </w:r>
      <w:r>
        <w:rPr>
          <w:rFonts w:ascii="Times New Roman" w:hAnsi="Times New Roman"/>
          <w:spacing w:val="10"/>
          <w:sz w:val="21"/>
          <w:szCs w:val="21"/>
          <w:lang w:eastAsia="zh-CN"/>
        </w:rPr>
        <w:t>来建立，每个进程都有唯一的</w:t>
      </w:r>
      <w:r>
        <w:rPr>
          <w:rFonts w:ascii="Times New Roman" w:hAnsi="Times New Roman"/>
          <w:spacing w:val="10"/>
          <w:sz w:val="21"/>
          <w:szCs w:val="21"/>
          <w:lang w:eastAsia="zh-CN"/>
        </w:rPr>
        <w:t xml:space="preserve"> mm_struct</w:t>
      </w:r>
      <w:r>
        <w:rPr>
          <w:rFonts w:ascii="Times New Roman" w:hAnsi="Times New Roman"/>
          <w:spacing w:val="10"/>
          <w:sz w:val="21"/>
          <w:szCs w:val="21"/>
          <w:lang w:eastAsia="zh-CN"/>
        </w:rPr>
        <w:t>结构，即唯一的进程虚存空间，子进程的虚存空间也就创建好了。如果父进程希望和子进程共享地址空间，可在调用</w:t>
      </w:r>
      <w:r>
        <w:rPr>
          <w:rFonts w:ascii="Times New Roman" w:hAnsi="Times New Roman"/>
          <w:spacing w:val="10"/>
          <w:sz w:val="21"/>
          <w:szCs w:val="21"/>
          <w:lang w:eastAsia="zh-CN"/>
        </w:rPr>
        <w:t>clone()</w:t>
      </w:r>
      <w:r>
        <w:rPr>
          <w:rFonts w:ascii="Times New Roman" w:hAnsi="Times New Roman"/>
          <w:spacing w:val="10"/>
          <w:sz w:val="21"/>
          <w:szCs w:val="21"/>
          <w:lang w:eastAsia="zh-CN"/>
        </w:rPr>
        <w:t>时设置</w:t>
      </w:r>
      <w:r>
        <w:rPr>
          <w:rFonts w:ascii="Times New Roman" w:hAnsi="Times New Roman"/>
          <w:spacing w:val="10"/>
          <w:sz w:val="21"/>
          <w:szCs w:val="21"/>
          <w:lang w:eastAsia="zh-CN"/>
        </w:rPr>
        <w:t>CLONE_VM</w:t>
      </w:r>
      <w:r>
        <w:rPr>
          <w:rFonts w:ascii="Times New Roman" w:hAnsi="Times New Roman"/>
          <w:spacing w:val="10"/>
          <w:sz w:val="21"/>
          <w:szCs w:val="21"/>
          <w:lang w:eastAsia="zh-CN"/>
        </w:rPr>
        <w:t>标志，这样的子进程称作线程。当</w:t>
      </w:r>
      <w:r>
        <w:rPr>
          <w:rFonts w:ascii="Times New Roman" w:hAnsi="Times New Roman"/>
          <w:spacing w:val="10"/>
          <w:sz w:val="21"/>
          <w:szCs w:val="21"/>
          <w:lang w:eastAsia="zh-CN"/>
        </w:rPr>
        <w:t xml:space="preserve">CLONE_VM </w:t>
      </w:r>
      <w:r>
        <w:rPr>
          <w:rFonts w:ascii="Times New Roman" w:hAnsi="Times New Roman"/>
          <w:spacing w:val="10"/>
          <w:sz w:val="21"/>
          <w:szCs w:val="21"/>
          <w:lang w:eastAsia="zh-CN"/>
        </w:rPr>
        <w:t>被指定后，内核就无须调用</w:t>
      </w:r>
      <w:r>
        <w:rPr>
          <w:rFonts w:ascii="Times New Roman" w:hAnsi="Times New Roman"/>
          <w:spacing w:val="10"/>
          <w:sz w:val="21"/>
          <w:szCs w:val="21"/>
          <w:lang w:eastAsia="zh-CN"/>
        </w:rPr>
        <w:t>allocate_mm()</w:t>
      </w:r>
      <w:r>
        <w:rPr>
          <w:rFonts w:ascii="Times New Roman" w:hAnsi="Times New Roman"/>
          <w:spacing w:val="10"/>
          <w:sz w:val="21"/>
          <w:szCs w:val="21"/>
          <w:lang w:eastAsia="zh-CN"/>
        </w:rPr>
        <w:t>函数，而仅需要在调用</w:t>
      </w:r>
      <w:r>
        <w:rPr>
          <w:rFonts w:ascii="Times New Roman" w:hAnsi="Times New Roman"/>
          <w:spacing w:val="10"/>
          <w:sz w:val="21"/>
          <w:szCs w:val="21"/>
          <w:lang w:eastAsia="zh-CN"/>
        </w:rPr>
        <w:t>copy_mm()</w:t>
      </w:r>
      <w:r>
        <w:rPr>
          <w:rFonts w:ascii="Times New Roman" w:hAnsi="Times New Roman"/>
          <w:spacing w:val="10"/>
          <w:sz w:val="21"/>
          <w:szCs w:val="21"/>
          <w:lang w:eastAsia="zh-CN"/>
        </w:rPr>
        <w:t>函数时将</w:t>
      </w:r>
      <w:r>
        <w:rPr>
          <w:rFonts w:ascii="Times New Roman" w:hAnsi="Times New Roman"/>
          <w:spacing w:val="10"/>
          <w:sz w:val="21"/>
          <w:szCs w:val="21"/>
          <w:lang w:eastAsia="zh-CN"/>
        </w:rPr>
        <w:t xml:space="preserve"> mm </w:t>
      </w:r>
      <w:r>
        <w:rPr>
          <w:rFonts w:ascii="Times New Roman" w:hAnsi="Times New Roman"/>
          <w:spacing w:val="10"/>
          <w:sz w:val="21"/>
          <w:szCs w:val="21"/>
          <w:lang w:eastAsia="zh-CN"/>
        </w:rPr>
        <w:t>域指向其父进程的内存描述符。进程退出时，内核会调用</w:t>
      </w:r>
      <w:r>
        <w:rPr>
          <w:rFonts w:ascii="Times New Roman" w:hAnsi="Times New Roman"/>
          <w:spacing w:val="10"/>
          <w:sz w:val="21"/>
          <w:szCs w:val="21"/>
          <w:lang w:eastAsia="zh-CN"/>
        </w:rPr>
        <w:t xml:space="preserve"> exit_mm()</w:t>
      </w:r>
      <w:r>
        <w:rPr>
          <w:rFonts w:ascii="Times New Roman" w:hAnsi="Times New Roman"/>
          <w:spacing w:val="10"/>
          <w:sz w:val="21"/>
          <w:szCs w:val="21"/>
          <w:lang w:eastAsia="zh-CN"/>
        </w:rPr>
        <w:t>函数执行常规的撤销工作，同时更新统计量，如</w:t>
      </w:r>
      <w:r>
        <w:rPr>
          <w:rFonts w:ascii="Times New Roman" w:hAnsi="Times New Roman"/>
          <w:spacing w:val="10"/>
          <w:sz w:val="21"/>
          <w:szCs w:val="21"/>
          <w:lang w:eastAsia="zh-CN"/>
        </w:rPr>
        <w:t>exit_mm()</w:t>
      </w:r>
      <w:r>
        <w:rPr>
          <w:rFonts w:ascii="Times New Roman" w:hAnsi="Times New Roman"/>
          <w:spacing w:val="10"/>
          <w:sz w:val="21"/>
          <w:szCs w:val="21"/>
          <w:lang w:eastAsia="zh-CN"/>
        </w:rPr>
        <w:t>函数会调用</w:t>
      </w:r>
      <w:r>
        <w:rPr>
          <w:rFonts w:ascii="Times New Roman" w:hAnsi="Times New Roman"/>
          <w:spacing w:val="10"/>
          <w:sz w:val="21"/>
          <w:szCs w:val="21"/>
          <w:lang w:eastAsia="zh-CN"/>
        </w:rPr>
        <w:t xml:space="preserve"> mm_put()</w:t>
      </w:r>
      <w:r>
        <w:rPr>
          <w:rFonts w:ascii="Times New Roman" w:hAnsi="Times New Roman"/>
          <w:spacing w:val="10"/>
          <w:sz w:val="21"/>
          <w:szCs w:val="21"/>
          <w:lang w:eastAsia="zh-CN"/>
        </w:rPr>
        <w:t>函数减少内存描述符中的</w:t>
      </w:r>
      <w:r>
        <w:rPr>
          <w:rFonts w:ascii="Times New Roman" w:hAnsi="Times New Roman"/>
          <w:spacing w:val="10"/>
          <w:sz w:val="21"/>
          <w:szCs w:val="21"/>
          <w:lang w:eastAsia="zh-CN"/>
        </w:rPr>
        <w:t>mm_users</w:t>
      </w:r>
      <w:r>
        <w:rPr>
          <w:rFonts w:ascii="Times New Roman" w:hAnsi="Times New Roman"/>
          <w:spacing w:val="10"/>
          <w:sz w:val="21"/>
          <w:szCs w:val="21"/>
          <w:lang w:eastAsia="zh-CN"/>
        </w:rPr>
        <w:t>用户计数，如果用户计数降至</w:t>
      </w:r>
      <w:r>
        <w:rPr>
          <w:rFonts w:ascii="Times New Roman" w:hAnsi="Times New Roman"/>
          <w:spacing w:val="10"/>
          <w:sz w:val="21"/>
          <w:szCs w:val="21"/>
          <w:lang w:eastAsia="zh-CN"/>
        </w:rPr>
        <w:t>0</w:t>
      </w:r>
      <w:r>
        <w:rPr>
          <w:rFonts w:ascii="Times New Roman" w:hAnsi="Times New Roman"/>
          <w:spacing w:val="10"/>
          <w:sz w:val="21"/>
          <w:szCs w:val="21"/>
          <w:lang w:eastAsia="zh-CN"/>
        </w:rPr>
        <w:t>，继续调用</w:t>
      </w:r>
      <w:r>
        <w:rPr>
          <w:rFonts w:ascii="Times New Roman" w:hAnsi="Times New Roman"/>
          <w:spacing w:val="10"/>
          <w:sz w:val="21"/>
          <w:szCs w:val="21"/>
          <w:lang w:eastAsia="zh-CN"/>
        </w:rPr>
        <w:t xml:space="preserve"> mm_drop()</w:t>
      </w:r>
      <w:r>
        <w:rPr>
          <w:rFonts w:ascii="Times New Roman" w:hAnsi="Times New Roman"/>
          <w:spacing w:val="10"/>
          <w:sz w:val="21"/>
          <w:szCs w:val="21"/>
          <w:lang w:eastAsia="zh-CN"/>
        </w:rPr>
        <w:t>函数，减少</w:t>
      </w:r>
      <w:r>
        <w:rPr>
          <w:rFonts w:ascii="Times New Roman" w:hAnsi="Times New Roman"/>
          <w:spacing w:val="10"/>
          <w:sz w:val="21"/>
          <w:szCs w:val="21"/>
          <w:lang w:eastAsia="zh-CN"/>
        </w:rPr>
        <w:t>mm_count</w:t>
      </w:r>
      <w:r>
        <w:rPr>
          <w:rFonts w:ascii="Times New Roman" w:hAnsi="Times New Roman"/>
          <w:spacing w:val="10"/>
          <w:sz w:val="21"/>
          <w:szCs w:val="21"/>
          <w:lang w:eastAsia="zh-CN"/>
        </w:rPr>
        <w:t>计数；如果</w:t>
      </w:r>
      <w:r>
        <w:rPr>
          <w:rFonts w:ascii="Times New Roman" w:hAnsi="Times New Roman"/>
          <w:spacing w:val="10"/>
          <w:sz w:val="21"/>
          <w:szCs w:val="21"/>
          <w:lang w:eastAsia="zh-CN"/>
        </w:rPr>
        <w:t xml:space="preserve"> mm_count</w:t>
      </w:r>
      <w:r>
        <w:rPr>
          <w:rFonts w:ascii="Times New Roman" w:hAnsi="Times New Roman"/>
          <w:spacing w:val="10"/>
          <w:sz w:val="21"/>
          <w:szCs w:val="21"/>
          <w:lang w:eastAsia="zh-CN"/>
        </w:rPr>
        <w:t>计数也等于</w:t>
      </w:r>
      <w:r>
        <w:rPr>
          <w:rFonts w:ascii="Times New Roman" w:hAnsi="Times New Roman"/>
          <w:spacing w:val="10"/>
          <w:sz w:val="21"/>
          <w:szCs w:val="21"/>
          <w:lang w:eastAsia="zh-CN"/>
        </w:rPr>
        <w:t>0</w:t>
      </w:r>
      <w:r>
        <w:rPr>
          <w:rFonts w:ascii="Times New Roman" w:hAnsi="Times New Roman"/>
          <w:spacing w:val="10"/>
          <w:sz w:val="21"/>
          <w:szCs w:val="21"/>
          <w:lang w:eastAsia="zh-CN"/>
        </w:rPr>
        <w:t>，说明此内存描述符不再有使用者，调用</w:t>
      </w:r>
      <w:r>
        <w:rPr>
          <w:rFonts w:ascii="Times New Roman" w:hAnsi="Times New Roman"/>
          <w:spacing w:val="10"/>
          <w:sz w:val="21"/>
          <w:szCs w:val="21"/>
          <w:lang w:eastAsia="zh-CN"/>
        </w:rPr>
        <w:t>free_mm()</w:t>
      </w:r>
      <w:r>
        <w:rPr>
          <w:rFonts w:ascii="Times New Roman" w:hAnsi="Times New Roman"/>
          <w:spacing w:val="10"/>
          <w:sz w:val="21"/>
          <w:szCs w:val="21"/>
          <w:lang w:eastAsia="zh-CN"/>
        </w:rPr>
        <w:t>宏通过</w:t>
      </w:r>
      <w:r>
        <w:rPr>
          <w:rFonts w:ascii="Times New Roman" w:hAnsi="Times New Roman"/>
          <w:spacing w:val="10"/>
          <w:sz w:val="21"/>
          <w:szCs w:val="21"/>
          <w:lang w:eastAsia="zh-CN"/>
        </w:rPr>
        <w:t xml:space="preserve"> kmem_cache_free()</w:t>
      </w:r>
      <w:r>
        <w:rPr>
          <w:rFonts w:ascii="Times New Roman" w:hAnsi="Times New Roman"/>
          <w:spacing w:val="10"/>
          <w:sz w:val="21"/>
          <w:szCs w:val="21"/>
          <w:lang w:eastAsia="zh-CN"/>
        </w:rPr>
        <w:t>函数回收</w:t>
      </w:r>
      <w:r>
        <w:rPr>
          <w:rFonts w:ascii="Times New Roman" w:hAnsi="Times New Roman"/>
          <w:spacing w:val="10"/>
          <w:sz w:val="21"/>
          <w:szCs w:val="21"/>
          <w:lang w:eastAsia="zh-CN"/>
        </w:rPr>
        <w:t>mm_struct</w:t>
      </w:r>
      <w:r>
        <w:rPr>
          <w:rFonts w:ascii="Times New Roman" w:hAnsi="Times New Roman"/>
          <w:spacing w:val="10"/>
          <w:sz w:val="21"/>
          <w:szCs w:val="21"/>
          <w:lang w:eastAsia="zh-CN"/>
        </w:rPr>
        <w:t>结构。如图</w:t>
      </w:r>
      <w:r>
        <w:rPr>
          <w:rFonts w:ascii="Times New Roman" w:hAnsi="Times New Roman"/>
          <w:spacing w:val="10"/>
          <w:sz w:val="21"/>
          <w:szCs w:val="21"/>
          <w:lang w:eastAsia="zh-CN"/>
        </w:rPr>
        <w:t>4-22</w:t>
      </w:r>
      <w:r>
        <w:rPr>
          <w:rFonts w:ascii="Times New Roman" w:hAnsi="Times New Roman"/>
          <w:spacing w:val="10"/>
          <w:sz w:val="21"/>
          <w:szCs w:val="21"/>
          <w:lang w:eastAsia="zh-CN"/>
        </w:rPr>
        <w:t>所示是进程虚存管理数据结构。进程描述符是内核中的核心数据结构，</w:t>
      </w:r>
      <w:r>
        <w:rPr>
          <w:rFonts w:ascii="Times New Roman" w:hAnsi="Times New Roman"/>
          <w:spacing w:val="10"/>
          <w:sz w:val="21"/>
          <w:szCs w:val="21"/>
          <w:lang w:eastAsia="zh-CN"/>
        </w:rPr>
        <w:t>task_struct</w:t>
      </w:r>
      <w:r>
        <w:rPr>
          <w:rFonts w:ascii="Times New Roman" w:hAnsi="Times New Roman"/>
          <w:spacing w:val="10"/>
          <w:sz w:val="21"/>
          <w:szCs w:val="21"/>
          <w:lang w:eastAsia="zh-CN"/>
        </w:rPr>
        <w:t>中含有指向</w:t>
      </w:r>
      <w:r>
        <w:rPr>
          <w:rFonts w:ascii="Times New Roman" w:hAnsi="Times New Roman"/>
          <w:spacing w:val="10"/>
          <w:sz w:val="21"/>
          <w:szCs w:val="21"/>
          <w:lang w:eastAsia="zh-CN"/>
        </w:rPr>
        <w:t>mm_struct</w:t>
      </w:r>
      <w:r>
        <w:rPr>
          <w:rFonts w:ascii="Times New Roman" w:hAnsi="Times New Roman"/>
          <w:spacing w:val="10"/>
          <w:sz w:val="21"/>
          <w:szCs w:val="21"/>
          <w:lang w:eastAsia="zh-CN"/>
        </w:rPr>
        <w:t>的指针，而该内存管理结构中包含了进程的可执行信息，还包含指向</w:t>
      </w:r>
      <w:r>
        <w:rPr>
          <w:rFonts w:ascii="Times New Roman" w:hAnsi="Times New Roman"/>
          <w:spacing w:val="10"/>
          <w:sz w:val="21"/>
          <w:szCs w:val="21"/>
          <w:lang w:eastAsia="zh-CN"/>
        </w:rPr>
        <w:t>vma</w:t>
      </w:r>
      <w:r>
        <w:rPr>
          <w:rFonts w:ascii="Times New Roman" w:hAnsi="Times New Roman"/>
          <w:spacing w:val="10"/>
          <w:sz w:val="21"/>
          <w:szCs w:val="21"/>
          <w:lang w:eastAsia="zh-CN"/>
        </w:rPr>
        <w:t>的链接指针</w:t>
      </w:r>
      <w:r>
        <w:rPr>
          <w:rFonts w:ascii="Times New Roman" w:hAnsi="Times New Roman"/>
          <w:spacing w:val="10"/>
          <w:sz w:val="21"/>
          <w:szCs w:val="21"/>
          <w:lang w:eastAsia="zh-CN"/>
        </w:rPr>
        <w:t>mmap</w:t>
      </w:r>
      <w:r>
        <w:rPr>
          <w:rFonts w:ascii="Times New Roman" w:hAnsi="Times New Roman"/>
          <w:spacing w:val="10"/>
          <w:sz w:val="21"/>
          <w:szCs w:val="21"/>
          <w:lang w:eastAsia="zh-CN"/>
        </w:rPr>
        <w:t>，并且可找到按照降序用</w:t>
      </w:r>
      <w:r>
        <w:rPr>
          <w:rFonts w:ascii="Times New Roman" w:hAnsi="Times New Roman"/>
          <w:spacing w:val="10"/>
          <w:sz w:val="21"/>
          <w:szCs w:val="21"/>
          <w:lang w:eastAsia="zh-CN"/>
        </w:rPr>
        <w:t xml:space="preserve"> vm_next </w:t>
      </w:r>
      <w:r>
        <w:rPr>
          <w:rFonts w:ascii="Times New Roman" w:hAnsi="Times New Roman"/>
          <w:spacing w:val="10"/>
          <w:sz w:val="21"/>
          <w:szCs w:val="21"/>
          <w:lang w:eastAsia="zh-CN"/>
        </w:rPr>
        <w:t>链接起来的进程的所有</w:t>
      </w:r>
      <w:r>
        <w:rPr>
          <w:rFonts w:ascii="Times New Roman" w:hAnsi="Times New Roman"/>
          <w:spacing w:val="10"/>
          <w:sz w:val="21"/>
          <w:szCs w:val="21"/>
          <w:lang w:eastAsia="zh-CN"/>
        </w:rPr>
        <w:t>vma</w:t>
      </w:r>
      <w:r>
        <w:rPr>
          <w:rFonts w:ascii="Times New Roman" w:hAnsi="Times New Roman"/>
          <w:spacing w:val="10"/>
          <w:sz w:val="21"/>
          <w:szCs w:val="21"/>
          <w:lang w:eastAsia="zh-CN"/>
        </w:rPr>
        <w:t>。此外，每个进程有一个页目录</w:t>
      </w:r>
      <w:r>
        <w:rPr>
          <w:rFonts w:ascii="Times New Roman" w:hAnsi="Times New Roman"/>
          <w:spacing w:val="10"/>
          <w:sz w:val="21"/>
          <w:szCs w:val="21"/>
          <w:lang w:eastAsia="zh-CN"/>
        </w:rPr>
        <w:t>pgd</w:t>
      </w:r>
      <w:r>
        <w:rPr>
          <w:rFonts w:ascii="Times New Roman" w:hAnsi="Times New Roman"/>
          <w:spacing w:val="10"/>
          <w:sz w:val="21"/>
          <w:szCs w:val="21"/>
          <w:lang w:eastAsia="zh-CN"/>
        </w:rPr>
        <w:t>，存储此进程所使用的页面情况，根据缺页调度原则，只分配所用到的内存页面，从而，避免页表占用过多物理内存空间。</w:t>
      </w:r>
    </w:p>
    <w:p w14:paraId="322CDD30" w14:textId="77777777" w:rsidR="007200B1" w:rsidRDefault="007200B1">
      <w:pPr>
        <w:spacing w:after="0" w:line="360" w:lineRule="auto"/>
        <w:ind w:right="88" w:firstLine="415"/>
        <w:jc w:val="both"/>
        <w:rPr>
          <w:rFonts w:ascii="Times New Roman" w:hAnsi="Times New Roman"/>
          <w:spacing w:val="10"/>
          <w:sz w:val="21"/>
          <w:szCs w:val="21"/>
          <w:lang w:eastAsia="zh-CN"/>
        </w:rPr>
      </w:pPr>
      <w:r>
        <w:rPr>
          <w:rFonts w:ascii="Times New Roman" w:hAnsi="Times New Roman"/>
          <w:noProof/>
          <w:spacing w:val="10"/>
          <w:sz w:val="20"/>
          <w:szCs w:val="20"/>
          <w:lang w:eastAsia="zh-CN"/>
        </w:rPr>
        <w:lastRenderedPageBreak/>
        <mc:AlternateContent>
          <mc:Choice Requires="wpg">
            <w:drawing>
              <wp:inline distT="0" distB="0" distL="0" distR="0" wp14:anchorId="7F419B87" wp14:editId="3D7AC2AF">
                <wp:extent cx="5013325" cy="7249160"/>
                <wp:effectExtent l="0" t="0" r="15875" b="27940"/>
                <wp:docPr id="25" name="组合 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3325" cy="7249160"/>
                          <a:chOff x="2473" y="2532"/>
                          <a:chExt cx="7380" cy="10452"/>
                        </a:xfrm>
                      </wpg:grpSpPr>
                      <wpg:grpSp>
                        <wpg:cNvPr id="26" name="组合 824"/>
                        <wpg:cNvGrpSpPr>
                          <a:grpSpLocks/>
                        </wpg:cNvGrpSpPr>
                        <wpg:grpSpPr bwMode="auto">
                          <a:xfrm>
                            <a:off x="2606" y="2532"/>
                            <a:ext cx="1620" cy="1404"/>
                            <a:chOff x="1753" y="4716"/>
                            <a:chExt cx="1620" cy="1404"/>
                          </a:xfrm>
                        </wpg:grpSpPr>
                        <wps:wsp>
                          <wps:cNvPr id="27" name="文本框 825"/>
                          <wps:cNvSpPr txBox="1">
                            <a:spLocks noChangeArrowheads="1"/>
                          </wps:cNvSpPr>
                          <wps:spPr bwMode="auto">
                            <a:xfrm>
                              <a:off x="1753" y="4716"/>
                              <a:ext cx="1620" cy="802"/>
                            </a:xfrm>
                            <a:prstGeom prst="rect">
                              <a:avLst/>
                            </a:prstGeom>
                            <a:solidFill>
                              <a:srgbClr val="FFFFFF"/>
                            </a:solidFill>
                            <a:ln w="9525" cmpd="sng">
                              <a:solidFill>
                                <a:srgbClr val="FFFFFF"/>
                              </a:solidFill>
                              <a:miter lim="800000"/>
                              <a:headEnd/>
                              <a:tailEnd/>
                            </a:ln>
                          </wps:spPr>
                          <wps:txbx>
                            <w:txbxContent>
                              <w:p w14:paraId="1A875D7A" w14:textId="77777777" w:rsidR="006B51B8" w:rsidRDefault="006B51B8" w:rsidP="007200B1">
                                <w:pPr>
                                  <w:spacing w:after="0"/>
                                </w:pPr>
                                <w:r>
                                  <w:rPr>
                                    <w:rFonts w:hint="eastAsia"/>
                                  </w:rPr>
                                  <w:t>进程任务结构</w:t>
                                </w:r>
                              </w:p>
                              <w:p w14:paraId="5619D74D" w14:textId="77777777" w:rsidR="006B51B8" w:rsidRDefault="006B51B8" w:rsidP="007200B1">
                                <w:pPr>
                                  <w:spacing w:after="0"/>
                                  <w:jc w:val="center"/>
                                </w:pPr>
                                <w:r>
                                  <w:rPr>
                                    <w:rFonts w:hint="eastAsia"/>
                                  </w:rPr>
                                  <w:t>t</w:t>
                                </w:r>
                                <w:r>
                                  <w:t>ask_struct</w:t>
                                </w:r>
                              </w:p>
                              <w:p w14:paraId="386597D7" w14:textId="77777777" w:rsidR="006B51B8" w:rsidRDefault="006B51B8" w:rsidP="007200B1"/>
                            </w:txbxContent>
                          </wps:txbx>
                          <wps:bodyPr rot="0" vert="horz" wrap="square" lIns="91440" tIns="45720" rIns="91440" bIns="45720" anchor="t" anchorCtr="0" upright="1">
                            <a:noAutofit/>
                          </wps:bodyPr>
                        </wps:wsp>
                        <wps:wsp>
                          <wps:cNvPr id="28" name="文本框 826"/>
                          <wps:cNvSpPr txBox="1">
                            <a:spLocks noChangeArrowheads="1"/>
                          </wps:cNvSpPr>
                          <wps:spPr bwMode="auto">
                            <a:xfrm>
                              <a:off x="1980" y="5496"/>
                              <a:ext cx="1260" cy="624"/>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755BE61D" w14:textId="77777777" w:rsidR="006B51B8" w:rsidRDefault="006B51B8" w:rsidP="007200B1">
                                <w:pPr>
                                  <w:jc w:val="center"/>
                                </w:pPr>
                                <w:r>
                                  <w:rPr>
                                    <w:rFonts w:hint="eastAsia"/>
                                  </w:rPr>
                                  <w:t>*</w:t>
                                </w:r>
                                <w:r>
                                  <w:t>mm</w:t>
                                </w:r>
                              </w:p>
                            </w:txbxContent>
                          </wps:txbx>
                          <wps:bodyPr rot="0" vert="horz" wrap="square" lIns="91440" tIns="45720" rIns="91440" bIns="45720" anchor="t" anchorCtr="0" upright="1">
                            <a:noAutofit/>
                          </wps:bodyPr>
                        </wps:wsp>
                      </wpg:grpSp>
                      <wpg:grpSp>
                        <wpg:cNvPr id="29" name="组合 827"/>
                        <wpg:cNvGrpSpPr>
                          <a:grpSpLocks/>
                        </wpg:cNvGrpSpPr>
                        <wpg:grpSpPr bwMode="auto">
                          <a:xfrm>
                            <a:off x="4993" y="2688"/>
                            <a:ext cx="1620" cy="3120"/>
                            <a:chOff x="4140" y="2064"/>
                            <a:chExt cx="1620" cy="3120"/>
                          </a:xfrm>
                        </wpg:grpSpPr>
                        <wps:wsp>
                          <wps:cNvPr id="30" name="文本框 828"/>
                          <wps:cNvSpPr txBox="1">
                            <a:spLocks noChangeArrowheads="1"/>
                          </wps:cNvSpPr>
                          <wps:spPr bwMode="auto">
                            <a:xfrm>
                              <a:off x="4140" y="2064"/>
                              <a:ext cx="1620" cy="780"/>
                            </a:xfrm>
                            <a:prstGeom prst="rect">
                              <a:avLst/>
                            </a:prstGeom>
                            <a:solidFill>
                              <a:srgbClr val="FFFFFF"/>
                            </a:solidFill>
                            <a:ln w="9525" cmpd="sng">
                              <a:solidFill>
                                <a:srgbClr val="FFFFFF"/>
                              </a:solidFill>
                              <a:miter lim="800000"/>
                              <a:headEnd/>
                              <a:tailEnd/>
                            </a:ln>
                          </wps:spPr>
                          <wps:txbx>
                            <w:txbxContent>
                              <w:p w14:paraId="193ED6CC" w14:textId="77777777" w:rsidR="006B51B8" w:rsidRDefault="006B51B8" w:rsidP="007200B1">
                                <w:pPr>
                                  <w:spacing w:after="0"/>
                                </w:pPr>
                                <w:r>
                                  <w:rPr>
                                    <w:rFonts w:hint="eastAsia"/>
                                  </w:rPr>
                                  <w:t>虚存区结构</w:t>
                                </w:r>
                              </w:p>
                              <w:p w14:paraId="1AC304A3" w14:textId="77777777" w:rsidR="006B51B8" w:rsidRDefault="006B51B8" w:rsidP="007200B1">
                                <w:pPr>
                                  <w:spacing w:after="0"/>
                                </w:pPr>
                                <w:r>
                                  <w:t>vm_area_struct</w:t>
                                </w:r>
                              </w:p>
                            </w:txbxContent>
                          </wps:txbx>
                          <wps:bodyPr rot="0" vert="horz" wrap="square" lIns="91440" tIns="45720" rIns="91440" bIns="45720" anchor="t" anchorCtr="0" upright="1">
                            <a:noAutofit/>
                          </wps:bodyPr>
                        </wps:wsp>
                        <wps:wsp>
                          <wps:cNvPr id="31" name="文本框 829"/>
                          <wps:cNvSpPr txBox="1">
                            <a:spLocks noChangeArrowheads="1"/>
                          </wps:cNvSpPr>
                          <wps:spPr bwMode="auto">
                            <a:xfrm>
                              <a:off x="4320" y="2844"/>
                              <a:ext cx="1260" cy="446"/>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21F7F721" w14:textId="77777777" w:rsidR="006B51B8" w:rsidRDefault="006B51B8" w:rsidP="007200B1">
                                <w:r>
                                  <w:rPr>
                                    <w:rFonts w:hint="eastAsia"/>
                                  </w:rPr>
                                  <w:t>*vm_mm</w:t>
                                </w:r>
                              </w:p>
                            </w:txbxContent>
                          </wps:txbx>
                          <wps:bodyPr rot="0" vert="horz" wrap="square" lIns="91440" tIns="45720" rIns="91440" bIns="45720" anchor="t" anchorCtr="0" upright="1">
                            <a:noAutofit/>
                          </wps:bodyPr>
                        </wps:wsp>
                        <wps:wsp>
                          <wps:cNvPr id="32" name="文本框 830"/>
                          <wps:cNvSpPr txBox="1">
                            <a:spLocks noChangeArrowheads="1"/>
                          </wps:cNvSpPr>
                          <wps:spPr bwMode="auto">
                            <a:xfrm>
                              <a:off x="4320" y="3290"/>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49BCE130" w14:textId="77777777" w:rsidR="006B51B8" w:rsidRDefault="006B51B8" w:rsidP="007200B1">
                                <w:pPr>
                                  <w:rPr>
                                    <w:sz w:val="18"/>
                                  </w:rPr>
                                </w:pPr>
                                <w:r>
                                  <w:rPr>
                                    <w:sz w:val="18"/>
                                  </w:rPr>
                                  <w:t>vm_</w:t>
                                </w:r>
                                <w:r>
                                  <w:rPr>
                                    <w:rFonts w:hint="eastAsia"/>
                                    <w:sz w:val="18"/>
                                  </w:rPr>
                                  <w:t>_</w:t>
                                </w:r>
                                <w:r>
                                  <w:rPr>
                                    <w:sz w:val="18"/>
                                  </w:rPr>
                                  <w:t>start</w:t>
                                </w:r>
                              </w:p>
                            </w:txbxContent>
                          </wps:txbx>
                          <wps:bodyPr rot="0" vert="horz" wrap="square" lIns="91440" tIns="45720" rIns="91440" bIns="45720" anchor="t" anchorCtr="0" upright="1">
                            <a:noAutofit/>
                          </wps:bodyPr>
                        </wps:wsp>
                        <wps:wsp>
                          <wps:cNvPr id="33" name="文本框 831"/>
                          <wps:cNvSpPr txBox="1">
                            <a:spLocks noChangeArrowheads="1"/>
                          </wps:cNvSpPr>
                          <wps:spPr bwMode="auto">
                            <a:xfrm>
                              <a:off x="4320" y="3780"/>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25FE5408" w14:textId="77777777" w:rsidR="006B51B8" w:rsidRDefault="006B51B8" w:rsidP="007200B1">
                                <w:r>
                                  <w:rPr>
                                    <w:rFonts w:hint="eastAsia"/>
                                  </w:rPr>
                                  <w:t>vm_end</w:t>
                                </w:r>
                              </w:p>
                            </w:txbxContent>
                          </wps:txbx>
                          <wps:bodyPr rot="0" vert="horz" wrap="square" lIns="91440" tIns="45720" rIns="91440" bIns="45720" anchor="t" anchorCtr="0" upright="1">
                            <a:noAutofit/>
                          </wps:bodyPr>
                        </wps:wsp>
                        <wps:wsp>
                          <wps:cNvPr id="34" name="文本框 832"/>
                          <wps:cNvSpPr txBox="1">
                            <a:spLocks noChangeArrowheads="1"/>
                          </wps:cNvSpPr>
                          <wps:spPr bwMode="auto">
                            <a:xfrm>
                              <a:off x="4320" y="4248"/>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654B1B08" w14:textId="77777777" w:rsidR="006B51B8" w:rsidRDefault="006B51B8" w:rsidP="007200B1">
                                <w:pPr>
                                  <w:jc w:val="center"/>
                                </w:pPr>
                                <w:r>
                                  <w:rPr>
                                    <w:rFonts w:hint="eastAsia"/>
                                  </w:rPr>
                                  <w:t>*</w:t>
                                </w:r>
                                <w:r>
                                  <w:t>vm_op</w:t>
                                </w:r>
                                <w:r>
                                  <w:rPr>
                                    <w:rFonts w:hint="eastAsia"/>
                                  </w:rPr>
                                  <w:t>s</w:t>
                                </w:r>
                              </w:p>
                            </w:txbxContent>
                          </wps:txbx>
                          <wps:bodyPr rot="0" vert="horz" wrap="square" lIns="91440" tIns="45720" rIns="91440" bIns="45720" anchor="t" anchorCtr="0" upright="1">
                            <a:noAutofit/>
                          </wps:bodyPr>
                        </wps:wsp>
                        <wps:wsp>
                          <wps:cNvPr id="35" name="文本框 833"/>
                          <wps:cNvSpPr txBox="1">
                            <a:spLocks noChangeArrowheads="1"/>
                          </wps:cNvSpPr>
                          <wps:spPr bwMode="auto">
                            <a:xfrm>
                              <a:off x="4320" y="4716"/>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033476A9" w14:textId="77777777" w:rsidR="006B51B8" w:rsidRDefault="006B51B8" w:rsidP="007200B1">
                                <w:r>
                                  <w:rPr>
                                    <w:rFonts w:hint="eastAsia"/>
                                  </w:rPr>
                                  <w:t>*</w:t>
                                </w:r>
                                <w:r>
                                  <w:t>vm_next</w:t>
                                </w:r>
                              </w:p>
                            </w:txbxContent>
                          </wps:txbx>
                          <wps:bodyPr rot="0" vert="horz" wrap="square" lIns="91440" tIns="45720" rIns="91440" bIns="45720" anchor="t" anchorCtr="0" upright="1">
                            <a:noAutofit/>
                          </wps:bodyPr>
                        </wps:wsp>
                      </wpg:grpSp>
                      <wpg:grpSp>
                        <wpg:cNvPr id="36" name="组合 834"/>
                        <wpg:cNvGrpSpPr>
                          <a:grpSpLocks/>
                        </wpg:cNvGrpSpPr>
                        <wpg:grpSpPr bwMode="auto">
                          <a:xfrm>
                            <a:off x="2473" y="3468"/>
                            <a:ext cx="7380" cy="9516"/>
                            <a:chOff x="2473" y="2688"/>
                            <a:chExt cx="7380" cy="9516"/>
                          </a:xfrm>
                        </wpg:grpSpPr>
                        <wps:wsp>
                          <wps:cNvPr id="37" name="文本框 835"/>
                          <wps:cNvSpPr txBox="1">
                            <a:spLocks noChangeArrowheads="1"/>
                          </wps:cNvSpPr>
                          <wps:spPr bwMode="auto">
                            <a:xfrm>
                              <a:off x="2833" y="5496"/>
                              <a:ext cx="1260" cy="780"/>
                            </a:xfrm>
                            <a:prstGeom prst="rect">
                              <a:avLst/>
                            </a:prstGeom>
                            <a:solidFill>
                              <a:srgbClr val="FFFFFF"/>
                            </a:solidFill>
                            <a:ln w="9525" cmpd="sng">
                              <a:solidFill>
                                <a:srgbClr val="FFFFFF"/>
                              </a:solidFill>
                              <a:miter lim="800000"/>
                              <a:headEnd/>
                              <a:tailEnd/>
                            </a:ln>
                          </wps:spPr>
                          <wps:txbx>
                            <w:txbxContent>
                              <w:p w14:paraId="3F04E1B9" w14:textId="77777777" w:rsidR="006B51B8" w:rsidRDefault="006B51B8" w:rsidP="007200B1">
                                <w:pPr>
                                  <w:spacing w:after="0" w:line="0" w:lineRule="atLeast"/>
                                </w:pPr>
                                <w:r>
                                  <w:rPr>
                                    <w:rFonts w:hint="eastAsia"/>
                                  </w:rPr>
                                  <w:t>页目录表</w:t>
                                </w:r>
                              </w:p>
                              <w:p w14:paraId="3954512C" w14:textId="77777777" w:rsidR="006B51B8" w:rsidRDefault="006B51B8" w:rsidP="007200B1">
                                <w:pPr>
                                  <w:spacing w:line="0" w:lineRule="atLeast"/>
                                  <w:ind w:firstLineChars="100" w:firstLine="220"/>
                                </w:pPr>
                                <w:r>
                                  <w:rPr>
                                    <w:rFonts w:hint="eastAsia"/>
                                  </w:rPr>
                                  <w:t>p</w:t>
                                </w:r>
                                <w:r>
                                  <w:t>gd</w:t>
                                </w:r>
                              </w:p>
                            </w:txbxContent>
                          </wps:txbx>
                          <wps:bodyPr rot="0" vert="horz" wrap="square" lIns="91440" tIns="45720" rIns="91440" bIns="45720" anchor="t" anchorCtr="0" upright="1">
                            <a:noAutofit/>
                          </wps:bodyPr>
                        </wps:wsp>
                        <wps:wsp>
                          <wps:cNvPr id="38" name="文本框 836"/>
                          <wps:cNvSpPr txBox="1">
                            <a:spLocks noChangeArrowheads="1"/>
                          </wps:cNvSpPr>
                          <wps:spPr bwMode="auto">
                            <a:xfrm>
                              <a:off x="3373" y="11736"/>
                              <a:ext cx="3960" cy="468"/>
                            </a:xfrm>
                            <a:prstGeom prst="rect">
                              <a:avLst/>
                            </a:prstGeom>
                            <a:solidFill>
                              <a:srgbClr val="FFFFFF"/>
                            </a:solidFill>
                            <a:ln w="9525" cmpd="sng">
                              <a:solidFill>
                                <a:srgbClr val="FFFFFF"/>
                              </a:solidFill>
                              <a:miter lim="800000"/>
                              <a:headEnd/>
                              <a:tailEnd/>
                            </a:ln>
                          </wps:spPr>
                          <wps:txbx>
                            <w:txbxContent>
                              <w:p w14:paraId="45361715" w14:textId="77777777" w:rsidR="006B51B8" w:rsidRDefault="006B51B8" w:rsidP="007200B1">
                                <w:pPr>
                                  <w:spacing w:before="11" w:after="0" w:line="360" w:lineRule="auto"/>
                                  <w:ind w:right="48" w:firstLineChars="8" w:firstLine="15"/>
                                  <w:jc w:val="center"/>
                                  <w:rPr>
                                    <w:lang w:eastAsia="zh-CN"/>
                                  </w:rPr>
                                </w:pPr>
                                <w:r>
                                  <w:rPr>
                                    <w:rFonts w:ascii="宋体" w:hAnsi="宋体" w:cs="宋体" w:hint="eastAsia"/>
                                    <w:spacing w:val="10"/>
                                    <w:sz w:val="18"/>
                                    <w:szCs w:val="18"/>
                                    <w:lang w:eastAsia="zh-CN"/>
                                  </w:rPr>
                                  <w:t>图</w:t>
                                </w:r>
                                <w:r>
                                  <w:rPr>
                                    <w:rFonts w:hint="eastAsia"/>
                                    <w:lang w:eastAsia="zh-CN"/>
                                  </w:rPr>
                                  <w:t xml:space="preserve">4-22  </w:t>
                                </w:r>
                                <w:r>
                                  <w:rPr>
                                    <w:rFonts w:ascii="宋体" w:hAnsi="宋体" w:cs="宋体" w:hint="eastAsia"/>
                                    <w:spacing w:val="10"/>
                                    <w:sz w:val="18"/>
                                    <w:szCs w:val="18"/>
                                    <w:lang w:eastAsia="zh-CN"/>
                                  </w:rPr>
                                  <w:t>进程虚存管理数据结构</w:t>
                                </w:r>
                              </w:p>
                            </w:txbxContent>
                          </wps:txbx>
                          <wps:bodyPr rot="0" vert="horz" wrap="square" lIns="91440" tIns="45720" rIns="91440" bIns="45720" anchor="t" anchorCtr="0" upright="1">
                            <a:noAutofit/>
                          </wps:bodyPr>
                        </wps:wsp>
                        <wps:wsp>
                          <wps:cNvPr id="39" name="文本框 837"/>
                          <wps:cNvSpPr txBox="1">
                            <a:spLocks noChangeArrowheads="1"/>
                          </wps:cNvSpPr>
                          <wps:spPr bwMode="auto">
                            <a:xfrm>
                              <a:off x="2653" y="3312"/>
                              <a:ext cx="1620" cy="780"/>
                            </a:xfrm>
                            <a:prstGeom prst="rect">
                              <a:avLst/>
                            </a:prstGeom>
                            <a:solidFill>
                              <a:srgbClr val="FFFFFF"/>
                            </a:solidFill>
                            <a:ln w="9525" cmpd="sng">
                              <a:solidFill>
                                <a:srgbClr val="FFFFFF"/>
                              </a:solidFill>
                              <a:miter lim="800000"/>
                              <a:headEnd/>
                              <a:tailEnd/>
                            </a:ln>
                          </wps:spPr>
                          <wps:txbx>
                            <w:txbxContent>
                              <w:p w14:paraId="59642BBB" w14:textId="77777777" w:rsidR="006B51B8" w:rsidRDefault="006B51B8" w:rsidP="007200B1">
                                <w:pPr>
                                  <w:spacing w:after="0"/>
                                </w:pPr>
                                <w:r>
                                  <w:rPr>
                                    <w:rFonts w:hint="eastAsia"/>
                                  </w:rPr>
                                  <w:t>内存管理结构</w:t>
                                </w:r>
                              </w:p>
                              <w:p w14:paraId="72EE7F25" w14:textId="77777777" w:rsidR="006B51B8" w:rsidRDefault="006B51B8" w:rsidP="007200B1">
                                <w:pPr>
                                  <w:jc w:val="center"/>
                                </w:pPr>
                                <w:r>
                                  <w:t>mm_struct</w:t>
                                </w:r>
                              </w:p>
                              <w:p w14:paraId="4290A2F4" w14:textId="77777777" w:rsidR="006B51B8" w:rsidRDefault="006B51B8" w:rsidP="007200B1"/>
                              <w:p w14:paraId="41C855DD" w14:textId="77777777" w:rsidR="006B51B8" w:rsidRDefault="006B51B8" w:rsidP="007200B1"/>
                            </w:txbxContent>
                          </wps:txbx>
                          <wps:bodyPr rot="0" vert="horz" wrap="square" lIns="91440" tIns="45720" rIns="91440" bIns="45720" anchor="t" anchorCtr="0" upright="1">
                            <a:noAutofit/>
                          </wps:bodyPr>
                        </wps:wsp>
                        <wps:wsp>
                          <wps:cNvPr id="40" name="文本框 838"/>
                          <wps:cNvSpPr txBox="1">
                            <a:spLocks noChangeArrowheads="1"/>
                          </wps:cNvSpPr>
                          <wps:spPr bwMode="auto">
                            <a:xfrm>
                              <a:off x="2833" y="4114"/>
                              <a:ext cx="1260" cy="407"/>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32CA6369" w14:textId="77777777" w:rsidR="006B51B8" w:rsidRDefault="006B51B8" w:rsidP="007200B1">
                                <w:r>
                                  <w:rPr>
                                    <w:rFonts w:hint="eastAsia"/>
                                  </w:rPr>
                                  <w:t>*mmap</w:t>
                                </w:r>
                              </w:p>
                            </w:txbxContent>
                          </wps:txbx>
                          <wps:bodyPr rot="0" vert="horz" wrap="square" lIns="91440" tIns="45720" rIns="91440" bIns="45720" anchor="t" anchorCtr="0" upright="1">
                            <a:noAutofit/>
                          </wps:bodyPr>
                        </wps:wsp>
                        <wps:wsp>
                          <wps:cNvPr id="41" name="文本框 839"/>
                          <wps:cNvSpPr txBox="1">
                            <a:spLocks noChangeArrowheads="1"/>
                          </wps:cNvSpPr>
                          <wps:spPr bwMode="auto">
                            <a:xfrm>
                              <a:off x="2833" y="4521"/>
                              <a:ext cx="1260" cy="399"/>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177111AA" w14:textId="77777777" w:rsidR="006B51B8" w:rsidRDefault="006B51B8" w:rsidP="007200B1">
                                <w:pPr>
                                  <w:ind w:firstLineChars="100" w:firstLine="220"/>
                                </w:pPr>
                                <w:r>
                                  <w:rPr>
                                    <w:rFonts w:hint="eastAsia"/>
                                  </w:rPr>
                                  <w:t>……</w:t>
                                </w:r>
                              </w:p>
                            </w:txbxContent>
                          </wps:txbx>
                          <wps:bodyPr rot="0" vert="horz" wrap="square" lIns="91440" tIns="45720" rIns="91440" bIns="45720" anchor="t" anchorCtr="0" upright="1">
                            <a:noAutofit/>
                          </wps:bodyPr>
                        </wps:wsp>
                        <wps:wsp>
                          <wps:cNvPr id="42" name="文本框 840"/>
                          <wps:cNvSpPr txBox="1">
                            <a:spLocks noChangeArrowheads="1"/>
                          </wps:cNvSpPr>
                          <wps:spPr bwMode="auto">
                            <a:xfrm>
                              <a:off x="2833" y="4872"/>
                              <a:ext cx="1260" cy="557"/>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5F3F6BA9" w14:textId="77777777" w:rsidR="006B51B8" w:rsidRDefault="006B51B8" w:rsidP="007200B1">
                                <w:r>
                                  <w:rPr>
                                    <w:rFonts w:hint="eastAsia"/>
                                  </w:rPr>
                                  <w:t>*</w:t>
                                </w:r>
                                <w:r>
                                  <w:t>pgd</w:t>
                                </w:r>
                              </w:p>
                            </w:txbxContent>
                          </wps:txbx>
                          <wps:bodyPr rot="0" vert="horz" wrap="square" lIns="91440" tIns="45720" rIns="91440" bIns="45720" anchor="t" anchorCtr="0" upright="1">
                            <a:noAutofit/>
                          </wps:bodyPr>
                        </wps:wsp>
                        <wps:wsp>
                          <wps:cNvPr id="43" name="文本框 841"/>
                          <wps:cNvSpPr txBox="1">
                            <a:spLocks noChangeArrowheads="1"/>
                          </wps:cNvSpPr>
                          <wps:spPr bwMode="auto">
                            <a:xfrm>
                              <a:off x="7693" y="8460"/>
                              <a:ext cx="2160" cy="780"/>
                            </a:xfrm>
                            <a:prstGeom prst="rect">
                              <a:avLst/>
                            </a:prstGeom>
                            <a:solidFill>
                              <a:srgbClr val="FFFFFF"/>
                            </a:solidFill>
                            <a:ln w="9525" cmpd="sng">
                              <a:solidFill>
                                <a:srgbClr val="FFFFFF"/>
                              </a:solidFill>
                              <a:miter lim="800000"/>
                              <a:headEnd/>
                              <a:tailEnd/>
                            </a:ln>
                          </wps:spPr>
                          <wps:txbx>
                            <w:txbxContent>
                              <w:p w14:paraId="3269410B" w14:textId="77777777" w:rsidR="006B51B8" w:rsidRDefault="006B51B8" w:rsidP="007200B1">
                                <w:r>
                                  <w:rPr>
                                    <w:rFonts w:hint="eastAsia"/>
                                  </w:rPr>
                                  <w:t>封装的操作集</w:t>
                                </w:r>
                                <w:r>
                                  <w:t>vm_oper</w:t>
                                </w:r>
                                <w:r>
                                  <w:rPr>
                                    <w:rFonts w:hint="eastAsia"/>
                                  </w:rPr>
                                  <w:t>a</w:t>
                                </w:r>
                                <w:r>
                                  <w:t>tions_struct</w:t>
                                </w:r>
                              </w:p>
                            </w:txbxContent>
                          </wps:txbx>
                          <wps:bodyPr rot="0" vert="horz" wrap="square" lIns="91440" tIns="45720" rIns="91440" bIns="45720" anchor="t" anchorCtr="0" upright="1">
                            <a:noAutofit/>
                          </wps:bodyPr>
                        </wps:wsp>
                        <wps:wsp>
                          <wps:cNvPr id="44" name="文本框 842"/>
                          <wps:cNvSpPr txBox="1">
                            <a:spLocks noChangeArrowheads="1"/>
                          </wps:cNvSpPr>
                          <wps:spPr bwMode="auto">
                            <a:xfrm>
                              <a:off x="7873" y="9396"/>
                              <a:ext cx="144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194C794F" w14:textId="77777777" w:rsidR="006B51B8" w:rsidRDefault="006B51B8" w:rsidP="007200B1">
                                <w:r>
                                  <w:rPr>
                                    <w:rFonts w:hint="eastAsia"/>
                                  </w:rPr>
                                  <w:t>o</w:t>
                                </w:r>
                                <w:r>
                                  <w:t>pen</w:t>
                                </w:r>
                                <w:r>
                                  <w:rPr>
                                    <w:rFonts w:hint="eastAsia"/>
                                  </w:rPr>
                                  <w:t>( )</w:t>
                                </w:r>
                              </w:p>
                            </w:txbxContent>
                          </wps:txbx>
                          <wps:bodyPr rot="0" vert="horz" wrap="square" lIns="91440" tIns="45720" rIns="91440" bIns="45720" anchor="t" anchorCtr="0" upright="1">
                            <a:noAutofit/>
                          </wps:bodyPr>
                        </wps:wsp>
                        <wps:wsp>
                          <wps:cNvPr id="45" name="文本框 843"/>
                          <wps:cNvSpPr txBox="1">
                            <a:spLocks noChangeArrowheads="1"/>
                          </wps:cNvSpPr>
                          <wps:spPr bwMode="auto">
                            <a:xfrm>
                              <a:off x="7873" y="9864"/>
                              <a:ext cx="144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79249DC6" w14:textId="77777777" w:rsidR="006B51B8" w:rsidRDefault="006B51B8" w:rsidP="007200B1">
                                <w:r>
                                  <w:t>close</w:t>
                                </w:r>
                                <w:r>
                                  <w:rPr>
                                    <w:rFonts w:hint="eastAsia"/>
                                  </w:rPr>
                                  <w:t>( )</w:t>
                                </w:r>
                              </w:p>
                            </w:txbxContent>
                          </wps:txbx>
                          <wps:bodyPr rot="0" vert="horz" wrap="square" lIns="91440" tIns="45720" rIns="91440" bIns="45720" anchor="t" anchorCtr="0" upright="1">
                            <a:noAutofit/>
                          </wps:bodyPr>
                        </wps:wsp>
                        <wps:wsp>
                          <wps:cNvPr id="46" name="文本框 844"/>
                          <wps:cNvSpPr txBox="1">
                            <a:spLocks noChangeArrowheads="1"/>
                          </wps:cNvSpPr>
                          <wps:spPr bwMode="auto">
                            <a:xfrm>
                              <a:off x="7873" y="10332"/>
                              <a:ext cx="144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77465B1C" w14:textId="77777777" w:rsidR="006B51B8" w:rsidRDefault="006B51B8" w:rsidP="007200B1">
                                <w:r>
                                  <w:t>unmap(</w:t>
                                </w:r>
                                <w:r>
                                  <w:rPr>
                                    <w:rFonts w:hint="eastAsia"/>
                                  </w:rPr>
                                  <w:t xml:space="preserve"> )</w:t>
                                </w:r>
                              </w:p>
                            </w:txbxContent>
                          </wps:txbx>
                          <wps:bodyPr rot="0" vert="horz" wrap="square" lIns="91440" tIns="45720" rIns="91440" bIns="45720" anchor="t" anchorCtr="0" upright="1">
                            <a:noAutofit/>
                          </wps:bodyPr>
                        </wps:wsp>
                        <wps:wsp>
                          <wps:cNvPr id="47" name="文本框 845"/>
                          <wps:cNvSpPr txBox="1">
                            <a:spLocks noChangeArrowheads="1"/>
                          </wps:cNvSpPr>
                          <wps:spPr bwMode="auto">
                            <a:xfrm>
                              <a:off x="7873" y="10800"/>
                              <a:ext cx="144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65D56C01" w14:textId="77777777" w:rsidR="006B51B8" w:rsidRDefault="006B51B8" w:rsidP="007200B1">
                                <w:r>
                                  <w:rPr>
                                    <w:rFonts w:hint="eastAsia"/>
                                  </w:rPr>
                                  <w:t>swapin( )</w:t>
                                </w:r>
                              </w:p>
                            </w:txbxContent>
                          </wps:txbx>
                          <wps:bodyPr rot="0" vert="horz" wrap="square" lIns="91440" tIns="45720" rIns="91440" bIns="45720" anchor="t" anchorCtr="0" upright="1">
                            <a:noAutofit/>
                          </wps:bodyPr>
                        </wps:wsp>
                        <wpg:grpSp>
                          <wpg:cNvPr id="48" name="组合 846"/>
                          <wpg:cNvGrpSpPr>
                            <a:grpSpLocks/>
                          </wpg:cNvGrpSpPr>
                          <wpg:grpSpPr bwMode="auto">
                            <a:xfrm>
                              <a:off x="3013" y="6276"/>
                              <a:ext cx="900" cy="1092"/>
                              <a:chOff x="2160" y="7078"/>
                              <a:chExt cx="900" cy="1092"/>
                            </a:xfrm>
                          </wpg:grpSpPr>
                          <wps:wsp>
                            <wps:cNvPr id="49" name="文本框 847"/>
                            <wps:cNvSpPr txBox="1">
                              <a:spLocks noChangeArrowheads="1"/>
                            </wps:cNvSpPr>
                            <wps:spPr bwMode="auto">
                              <a:xfrm>
                                <a:off x="2160" y="7078"/>
                                <a:ext cx="900" cy="312"/>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177E852C" w14:textId="77777777" w:rsidR="006B51B8" w:rsidRDefault="006B51B8" w:rsidP="007200B1"/>
                              </w:txbxContent>
                            </wps:txbx>
                            <wps:bodyPr rot="0" vert="horz" wrap="square" lIns="91440" tIns="45720" rIns="91440" bIns="45720" anchor="t" anchorCtr="0" upright="1">
                              <a:noAutofit/>
                            </wps:bodyPr>
                          </wps:wsp>
                          <wps:wsp>
                            <wps:cNvPr id="50" name="文本框 848"/>
                            <wps:cNvSpPr txBox="1">
                              <a:spLocks noChangeArrowheads="1"/>
                            </wps:cNvSpPr>
                            <wps:spPr bwMode="auto">
                              <a:xfrm>
                                <a:off x="2160" y="7390"/>
                                <a:ext cx="90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59E6B818" w14:textId="77777777" w:rsidR="006B51B8" w:rsidRDefault="006B51B8" w:rsidP="007200B1"/>
                              </w:txbxContent>
                            </wps:txbx>
                            <wps:bodyPr rot="0" vert="horz" wrap="square" lIns="91440" tIns="45720" rIns="91440" bIns="45720" anchor="t" anchorCtr="0" upright="1">
                              <a:noAutofit/>
                            </wps:bodyPr>
                          </wps:wsp>
                          <wps:wsp>
                            <wps:cNvPr id="51" name="文本框 849"/>
                            <wps:cNvSpPr txBox="1">
                              <a:spLocks noChangeArrowheads="1"/>
                            </wps:cNvSpPr>
                            <wps:spPr bwMode="auto">
                              <a:xfrm>
                                <a:off x="2160" y="7858"/>
                                <a:ext cx="900" cy="312"/>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51F245AA" w14:textId="77777777" w:rsidR="006B51B8" w:rsidRDefault="006B51B8" w:rsidP="007200B1"/>
                              </w:txbxContent>
                            </wps:txbx>
                            <wps:bodyPr rot="0" vert="horz" wrap="square" lIns="91440" tIns="45720" rIns="91440" bIns="45720" anchor="t" anchorCtr="0" upright="1">
                              <a:noAutofit/>
                            </wps:bodyPr>
                          </wps:wsp>
                        </wpg:grpSp>
                        <wps:wsp>
                          <wps:cNvPr id="52" name="文本框 850"/>
                          <wps:cNvSpPr txBox="1">
                            <a:spLocks noChangeArrowheads="1"/>
                          </wps:cNvSpPr>
                          <wps:spPr bwMode="auto">
                            <a:xfrm>
                              <a:off x="3013" y="7524"/>
                              <a:ext cx="900" cy="624"/>
                            </a:xfrm>
                            <a:prstGeom prst="rect">
                              <a:avLst/>
                            </a:prstGeom>
                            <a:solidFill>
                              <a:srgbClr val="FFFFFF"/>
                            </a:solidFill>
                            <a:ln w="9525" cmpd="sng">
                              <a:solidFill>
                                <a:srgbClr val="FFFFFF"/>
                              </a:solidFill>
                              <a:miter lim="800000"/>
                              <a:headEnd/>
                              <a:tailEnd/>
                            </a:ln>
                          </wps:spPr>
                          <wps:txbx>
                            <w:txbxContent>
                              <w:p w14:paraId="6B9A7DDC" w14:textId="77777777" w:rsidR="006B51B8" w:rsidRDefault="006B51B8" w:rsidP="007200B1">
                                <w:pPr>
                                  <w:spacing w:after="0" w:line="0" w:lineRule="atLeast"/>
                                </w:pPr>
                                <w:r>
                                  <w:rPr>
                                    <w:rFonts w:hint="eastAsia"/>
                                  </w:rPr>
                                  <w:t>页表</w:t>
                                </w:r>
                              </w:p>
                              <w:p w14:paraId="20DB410F" w14:textId="77777777" w:rsidR="006B51B8" w:rsidRDefault="006B51B8" w:rsidP="007200B1">
                                <w:pPr>
                                  <w:spacing w:line="0" w:lineRule="atLeast"/>
                                </w:pPr>
                                <w:r>
                                  <w:t>PTE</w:t>
                                </w:r>
                              </w:p>
                            </w:txbxContent>
                          </wps:txbx>
                          <wps:bodyPr rot="0" vert="horz" wrap="square" lIns="91440" tIns="45720" rIns="91440" bIns="45720" anchor="t" anchorCtr="0" upright="1">
                            <a:noAutofit/>
                          </wps:bodyPr>
                        </wps:wsp>
                        <wps:wsp>
                          <wps:cNvPr id="53" name="文本框 851"/>
                          <wps:cNvSpPr txBox="1">
                            <a:spLocks noChangeArrowheads="1"/>
                          </wps:cNvSpPr>
                          <wps:spPr bwMode="auto">
                            <a:xfrm>
                              <a:off x="2833" y="9374"/>
                              <a:ext cx="1080" cy="646"/>
                            </a:xfrm>
                            <a:prstGeom prst="rect">
                              <a:avLst/>
                            </a:prstGeom>
                            <a:solidFill>
                              <a:srgbClr val="FFFFFF"/>
                            </a:solidFill>
                            <a:ln w="9525" cmpd="sng">
                              <a:solidFill>
                                <a:srgbClr val="FFFFFF"/>
                              </a:solidFill>
                              <a:miter lim="800000"/>
                              <a:headEnd/>
                              <a:tailEnd/>
                            </a:ln>
                          </wps:spPr>
                          <wps:txbx>
                            <w:txbxContent>
                              <w:p w14:paraId="26FD8767" w14:textId="77777777" w:rsidR="006B51B8" w:rsidRDefault="006B51B8" w:rsidP="007200B1">
                                <w:pPr>
                                  <w:spacing w:after="0" w:line="0" w:lineRule="atLeast"/>
                                  <w:ind w:firstLineChars="100" w:firstLine="220"/>
                                </w:pPr>
                                <w:r>
                                  <w:rPr>
                                    <w:rFonts w:hint="eastAsia"/>
                                  </w:rPr>
                                  <w:t>页框</w:t>
                                </w:r>
                              </w:p>
                              <w:p w14:paraId="6740487E" w14:textId="77777777" w:rsidR="006B51B8" w:rsidRDefault="006B51B8" w:rsidP="007200B1">
                                <w:pPr>
                                  <w:spacing w:after="0" w:line="0" w:lineRule="atLeast"/>
                                  <w:ind w:firstLineChars="100" w:firstLine="220"/>
                                </w:pPr>
                                <w:r>
                                  <w:rPr>
                                    <w:rFonts w:hint="eastAsia"/>
                                  </w:rPr>
                                  <w:t>PF</w:t>
                                </w:r>
                              </w:p>
                            </w:txbxContent>
                          </wps:txbx>
                          <wps:bodyPr rot="0" vert="horz" wrap="square" lIns="91440" tIns="45720" rIns="91440" bIns="45720" anchor="t" anchorCtr="0" upright="1">
                            <a:noAutofit/>
                          </wps:bodyPr>
                        </wps:wsp>
                        <wps:wsp>
                          <wps:cNvPr id="54" name="文本框 852"/>
                          <wps:cNvSpPr txBox="1">
                            <a:spLocks noChangeArrowheads="1"/>
                          </wps:cNvSpPr>
                          <wps:spPr bwMode="auto">
                            <a:xfrm>
                              <a:off x="3013" y="10020"/>
                              <a:ext cx="900" cy="780"/>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5541C2E2" w14:textId="77777777" w:rsidR="006B51B8" w:rsidRDefault="006B51B8" w:rsidP="007200B1"/>
                            </w:txbxContent>
                          </wps:txbx>
                          <wps:bodyPr rot="0" vert="horz" wrap="square" lIns="91440" tIns="45720" rIns="91440" bIns="45720" anchor="t" anchorCtr="0" upright="1">
                            <a:noAutofit/>
                          </wps:bodyPr>
                        </wps:wsp>
                        <wps:wsp>
                          <wps:cNvPr id="55" name="文本框 853"/>
                          <wps:cNvSpPr txBox="1">
                            <a:spLocks noChangeArrowheads="1"/>
                          </wps:cNvSpPr>
                          <wps:spPr bwMode="auto">
                            <a:xfrm>
                              <a:off x="3013" y="8148"/>
                              <a:ext cx="900" cy="312"/>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0D7EFCE5" w14:textId="77777777" w:rsidR="006B51B8" w:rsidRDefault="006B51B8" w:rsidP="007200B1"/>
                            </w:txbxContent>
                          </wps:txbx>
                          <wps:bodyPr rot="0" vert="horz" wrap="square" lIns="91440" tIns="45720" rIns="91440" bIns="45720" anchor="t" anchorCtr="0" upright="1">
                            <a:noAutofit/>
                          </wps:bodyPr>
                        </wps:wsp>
                        <wps:wsp>
                          <wps:cNvPr id="56" name="文本框 854"/>
                          <wps:cNvSpPr txBox="1">
                            <a:spLocks noChangeArrowheads="1"/>
                          </wps:cNvSpPr>
                          <wps:spPr bwMode="auto">
                            <a:xfrm>
                              <a:off x="3013" y="8460"/>
                              <a:ext cx="90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28409322" w14:textId="77777777" w:rsidR="006B51B8" w:rsidRDefault="006B51B8" w:rsidP="007200B1"/>
                            </w:txbxContent>
                          </wps:txbx>
                          <wps:bodyPr rot="0" vert="horz" wrap="square" lIns="91440" tIns="45720" rIns="91440" bIns="45720" anchor="t" anchorCtr="0" upright="1">
                            <a:noAutofit/>
                          </wps:bodyPr>
                        </wps:wsp>
                        <wps:wsp>
                          <wps:cNvPr id="57" name="矩形 855"/>
                          <wps:cNvSpPr>
                            <a:spLocks noChangeArrowheads="1"/>
                          </wps:cNvSpPr>
                          <wps:spPr bwMode="auto">
                            <a:xfrm>
                              <a:off x="3013" y="8928"/>
                              <a:ext cx="900" cy="312"/>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58" name="直线 856"/>
                          <wps:cNvCnPr>
                            <a:cxnSpLocks noChangeShapeType="1"/>
                          </wps:cNvCnPr>
                          <wps:spPr bwMode="auto">
                            <a:xfrm flipV="1">
                              <a:off x="2653" y="8616"/>
                              <a:ext cx="36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59" name="直线 857"/>
                          <wps:cNvCnPr>
                            <a:cxnSpLocks noChangeShapeType="1"/>
                          </wps:cNvCnPr>
                          <wps:spPr bwMode="auto">
                            <a:xfrm>
                              <a:off x="2653" y="10020"/>
                              <a:ext cx="360"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文本框 858"/>
                          <wps:cNvSpPr txBox="1">
                            <a:spLocks noChangeArrowheads="1"/>
                          </wps:cNvSpPr>
                          <wps:spPr bwMode="auto">
                            <a:xfrm>
                              <a:off x="7693" y="3713"/>
                              <a:ext cx="1620" cy="4279"/>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416953CF" w14:textId="77777777" w:rsidR="006B51B8" w:rsidRDefault="006B51B8" w:rsidP="007200B1"/>
                              <w:p w14:paraId="00C10465" w14:textId="77777777" w:rsidR="006B51B8" w:rsidRDefault="006B51B8" w:rsidP="007200B1">
                                <w:pPr>
                                  <w:spacing w:after="0"/>
                                  <w:rPr>
                                    <w:sz w:val="18"/>
                                    <w:szCs w:val="18"/>
                                  </w:rPr>
                                </w:pPr>
                                <w:r>
                                  <w:rPr>
                                    <w:rFonts w:hint="eastAsia"/>
                                  </w:rPr>
                                  <w:t xml:space="preserve">   </w:t>
                                </w:r>
                                <w:r>
                                  <w:rPr>
                                    <w:rFonts w:hint="eastAsia"/>
                                    <w:lang w:eastAsia="zh-CN"/>
                                  </w:rPr>
                                  <w:t xml:space="preserve">     </w:t>
                                </w:r>
                                <w:r>
                                  <w:rPr>
                                    <w:rFonts w:hint="eastAsia"/>
                                    <w:sz w:val="18"/>
                                    <w:szCs w:val="18"/>
                                  </w:rPr>
                                  <w:t>(</w:t>
                                </w:r>
                                <w:r>
                                  <w:rPr>
                                    <w:rFonts w:hint="eastAsia"/>
                                    <w:sz w:val="15"/>
                                    <w:szCs w:val="18"/>
                                  </w:rPr>
                                  <w:t>共享库</w:t>
                                </w:r>
                                <w:r>
                                  <w:rPr>
                                    <w:rFonts w:hint="eastAsia"/>
                                    <w:sz w:val="18"/>
                                    <w:szCs w:val="18"/>
                                  </w:rPr>
                                  <w:t>)</w:t>
                                </w:r>
                              </w:p>
                            </w:txbxContent>
                          </wps:txbx>
                          <wps:bodyPr rot="0" vert="horz" wrap="square" lIns="91440" tIns="45720" rIns="91440" bIns="45720" anchor="t" anchorCtr="0" upright="1">
                            <a:noAutofit/>
                          </wps:bodyPr>
                        </wps:wsp>
                        <wps:wsp>
                          <wps:cNvPr id="61" name="直线 859"/>
                          <wps:cNvCnPr>
                            <a:cxnSpLocks noChangeShapeType="1"/>
                          </wps:cNvCnPr>
                          <wps:spPr bwMode="auto">
                            <a:xfrm>
                              <a:off x="7693" y="4070"/>
                              <a:ext cx="16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62" name="文本框 860"/>
                          <wps:cNvSpPr txBox="1">
                            <a:spLocks noChangeArrowheads="1"/>
                          </wps:cNvSpPr>
                          <wps:spPr bwMode="auto">
                            <a:xfrm>
                              <a:off x="7693" y="3000"/>
                              <a:ext cx="1620" cy="535"/>
                            </a:xfrm>
                            <a:prstGeom prst="rect">
                              <a:avLst/>
                            </a:prstGeom>
                            <a:solidFill>
                              <a:srgbClr val="FFFFFF"/>
                            </a:solidFill>
                            <a:ln w="9525" cmpd="sng">
                              <a:solidFill>
                                <a:srgbClr val="FFFFFF"/>
                              </a:solidFill>
                              <a:miter lim="800000"/>
                              <a:headEnd/>
                              <a:tailEnd/>
                            </a:ln>
                          </wps:spPr>
                          <wps:txbx>
                            <w:txbxContent>
                              <w:p w14:paraId="29B4D965" w14:textId="77777777" w:rsidR="006B51B8" w:rsidRDefault="006B51B8" w:rsidP="007200B1">
                                <w:pPr>
                                  <w:spacing w:line="0" w:lineRule="atLeast"/>
                                  <w:rPr>
                                    <w:szCs w:val="21"/>
                                  </w:rPr>
                                </w:pPr>
                                <w:r>
                                  <w:rPr>
                                    <w:rFonts w:hint="eastAsia"/>
                                    <w:szCs w:val="21"/>
                                  </w:rPr>
                                  <w:t>进程虚拟</w:t>
                                </w:r>
                                <w:r>
                                  <w:rPr>
                                    <w:rFonts w:hint="eastAsia"/>
                                    <w:szCs w:val="21"/>
                                    <w:lang w:eastAsia="zh-CN"/>
                                  </w:rPr>
                                  <w:t>内</w:t>
                                </w:r>
                                <w:r>
                                  <w:rPr>
                                    <w:rFonts w:hint="eastAsia"/>
                                    <w:szCs w:val="21"/>
                                  </w:rPr>
                                  <w:t>存</w:t>
                                </w:r>
                              </w:p>
                            </w:txbxContent>
                          </wps:txbx>
                          <wps:bodyPr rot="0" vert="horz" wrap="square" lIns="91440" tIns="45720" rIns="91440" bIns="45720" anchor="t" anchorCtr="0" upright="1">
                            <a:noAutofit/>
                          </wps:bodyPr>
                        </wps:wsp>
                        <wps:wsp>
                          <wps:cNvPr id="63" name="文本框 861"/>
                          <wps:cNvSpPr txBox="1">
                            <a:spLocks noChangeArrowheads="1"/>
                          </wps:cNvSpPr>
                          <wps:spPr bwMode="auto">
                            <a:xfrm>
                              <a:off x="7896" y="4426"/>
                              <a:ext cx="1417" cy="602"/>
                            </a:xfrm>
                            <a:prstGeom prst="rect">
                              <a:avLst/>
                            </a:prstGeom>
                            <a:solidFill>
                              <a:srgbClr val="FFFFFF"/>
                            </a:solidFill>
                            <a:ln w="9525" cmpd="sng">
                              <a:solidFill>
                                <a:srgbClr val="FFFFFF"/>
                              </a:solidFill>
                              <a:miter lim="800000"/>
                              <a:headEnd/>
                              <a:tailEnd/>
                            </a:ln>
                          </wps:spPr>
                          <wps:txbx>
                            <w:txbxContent>
                              <w:p w14:paraId="77E44A4C" w14:textId="77777777" w:rsidR="006B51B8" w:rsidRDefault="006B51B8" w:rsidP="007200B1">
                                <w:pPr>
                                  <w:spacing w:after="0" w:line="0" w:lineRule="atLeast"/>
                                  <w:rPr>
                                    <w:sz w:val="18"/>
                                  </w:rPr>
                                </w:pPr>
                                <w:r>
                                  <w:rPr>
                                    <w:rFonts w:hint="eastAsia"/>
                                    <w:sz w:val="18"/>
                                  </w:rPr>
                                  <w:t>虚拟</w:t>
                                </w:r>
                                <w:r>
                                  <w:rPr>
                                    <w:rFonts w:hint="eastAsia"/>
                                    <w:sz w:val="18"/>
                                    <w:lang w:eastAsia="zh-CN"/>
                                  </w:rPr>
                                  <w:t>内</w:t>
                                </w:r>
                                <w:r>
                                  <w:rPr>
                                    <w:rFonts w:hint="eastAsia"/>
                                    <w:sz w:val="18"/>
                                  </w:rPr>
                                  <w:t>存段</w:t>
                                </w:r>
                              </w:p>
                              <w:p w14:paraId="0C0349C9" w14:textId="77777777" w:rsidR="006B51B8" w:rsidRDefault="006B51B8" w:rsidP="007200B1">
                                <w:pPr>
                                  <w:spacing w:after="0" w:line="0" w:lineRule="atLeast"/>
                                  <w:rPr>
                                    <w:sz w:val="18"/>
                                  </w:rPr>
                                </w:pPr>
                                <w:r>
                                  <w:rPr>
                                    <w:rFonts w:hint="eastAsia"/>
                                    <w:sz w:val="18"/>
                                  </w:rPr>
                                  <w:t>(0x40000000)</w:t>
                                </w:r>
                              </w:p>
                            </w:txbxContent>
                          </wps:txbx>
                          <wps:bodyPr rot="0" vert="horz" wrap="square" lIns="91440" tIns="45720" rIns="91440" bIns="45720" anchor="t" anchorCtr="0" upright="1">
                            <a:noAutofit/>
                          </wps:bodyPr>
                        </wps:wsp>
                        <wps:wsp>
                          <wps:cNvPr id="64" name="直线 862"/>
                          <wps:cNvCnPr>
                            <a:cxnSpLocks noChangeShapeType="1"/>
                          </wps:cNvCnPr>
                          <wps:spPr bwMode="auto">
                            <a:xfrm>
                              <a:off x="9313" y="4426"/>
                              <a:ext cx="0" cy="713"/>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65" name="直线 863"/>
                          <wps:cNvCnPr>
                            <a:cxnSpLocks noChangeShapeType="1"/>
                          </wps:cNvCnPr>
                          <wps:spPr bwMode="auto">
                            <a:xfrm>
                              <a:off x="7693" y="6387"/>
                              <a:ext cx="16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66" name="直线 864"/>
                          <wps:cNvCnPr>
                            <a:cxnSpLocks noChangeShapeType="1"/>
                          </wps:cNvCnPr>
                          <wps:spPr bwMode="auto">
                            <a:xfrm>
                              <a:off x="7693" y="5318"/>
                              <a:ext cx="16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67" name="文本框 865"/>
                          <wps:cNvSpPr txBox="1">
                            <a:spLocks noChangeArrowheads="1"/>
                          </wps:cNvSpPr>
                          <wps:spPr bwMode="auto">
                            <a:xfrm>
                              <a:off x="7896" y="5496"/>
                              <a:ext cx="1417" cy="780"/>
                            </a:xfrm>
                            <a:prstGeom prst="rect">
                              <a:avLst/>
                            </a:prstGeom>
                            <a:solidFill>
                              <a:srgbClr val="FFFFFF"/>
                            </a:solidFill>
                            <a:ln w="9525" cmpd="sng">
                              <a:solidFill>
                                <a:srgbClr val="FFFFFF"/>
                              </a:solidFill>
                              <a:miter lim="800000"/>
                              <a:headEnd/>
                              <a:tailEnd/>
                            </a:ln>
                          </wps:spPr>
                          <wps:txbx>
                            <w:txbxContent>
                              <w:p w14:paraId="771D8B59" w14:textId="77777777" w:rsidR="006B51B8" w:rsidRDefault="006B51B8" w:rsidP="007200B1">
                                <w:pPr>
                                  <w:spacing w:after="0" w:line="0" w:lineRule="atLeast"/>
                                  <w:ind w:firstLineChars="100" w:firstLine="180"/>
                                  <w:rPr>
                                    <w:sz w:val="18"/>
                                  </w:rPr>
                                </w:pPr>
                                <w:r>
                                  <w:rPr>
                                    <w:rFonts w:hint="eastAsia"/>
                                    <w:sz w:val="18"/>
                                  </w:rPr>
                                  <w:t xml:space="preserve"> (data)</w:t>
                                </w:r>
                              </w:p>
                              <w:p w14:paraId="4377C679" w14:textId="77777777" w:rsidR="006B51B8" w:rsidRDefault="006B51B8" w:rsidP="007200B1">
                                <w:pPr>
                                  <w:spacing w:after="0" w:line="0" w:lineRule="atLeast"/>
                                  <w:rPr>
                                    <w:sz w:val="18"/>
                                  </w:rPr>
                                </w:pPr>
                                <w:r>
                                  <w:rPr>
                                    <w:rFonts w:hint="eastAsia"/>
                                    <w:sz w:val="18"/>
                                  </w:rPr>
                                  <w:t>虚拟</w:t>
                                </w:r>
                                <w:r>
                                  <w:rPr>
                                    <w:rFonts w:hint="eastAsia"/>
                                    <w:sz w:val="18"/>
                                    <w:lang w:eastAsia="zh-CN"/>
                                  </w:rPr>
                                  <w:t>内</w:t>
                                </w:r>
                                <w:r>
                                  <w:rPr>
                                    <w:rFonts w:hint="eastAsia"/>
                                    <w:sz w:val="18"/>
                                  </w:rPr>
                                  <w:t>存段</w:t>
                                </w:r>
                              </w:p>
                              <w:p w14:paraId="6505F495" w14:textId="77777777" w:rsidR="006B51B8" w:rsidRDefault="006B51B8" w:rsidP="007200B1">
                                <w:pPr>
                                  <w:spacing w:line="0" w:lineRule="atLeast"/>
                                  <w:rPr>
                                    <w:sz w:val="18"/>
                                  </w:rPr>
                                </w:pPr>
                                <w:r>
                                  <w:rPr>
                                    <w:rFonts w:hint="eastAsia"/>
                                    <w:sz w:val="18"/>
                                  </w:rPr>
                                  <w:t>(0x0804a020)</w:t>
                                </w:r>
                              </w:p>
                            </w:txbxContent>
                          </wps:txbx>
                          <wps:bodyPr rot="0" vert="horz" wrap="square" lIns="91440" tIns="45720" rIns="91440" bIns="45720" anchor="t" anchorCtr="0" upright="1">
                            <a:noAutofit/>
                          </wps:bodyPr>
                        </wps:wsp>
                        <wps:wsp>
                          <wps:cNvPr id="68" name="文本框 866"/>
                          <wps:cNvSpPr txBox="1">
                            <a:spLocks noChangeArrowheads="1"/>
                          </wps:cNvSpPr>
                          <wps:spPr bwMode="auto">
                            <a:xfrm>
                              <a:off x="7896" y="6744"/>
                              <a:ext cx="1417" cy="780"/>
                            </a:xfrm>
                            <a:prstGeom prst="rect">
                              <a:avLst/>
                            </a:prstGeom>
                            <a:solidFill>
                              <a:srgbClr val="FFFFFF"/>
                            </a:solidFill>
                            <a:ln w="9525" cmpd="sng">
                              <a:solidFill>
                                <a:srgbClr val="FFFFFF"/>
                              </a:solidFill>
                              <a:miter lim="800000"/>
                              <a:headEnd/>
                              <a:tailEnd/>
                            </a:ln>
                          </wps:spPr>
                          <wps:txbx>
                            <w:txbxContent>
                              <w:p w14:paraId="5DA2586D" w14:textId="77777777" w:rsidR="006B51B8" w:rsidRDefault="006B51B8" w:rsidP="007200B1">
                                <w:pPr>
                                  <w:spacing w:after="0" w:line="0" w:lineRule="atLeast"/>
                                  <w:ind w:firstLineChars="100" w:firstLine="180"/>
                                  <w:rPr>
                                    <w:sz w:val="18"/>
                                  </w:rPr>
                                </w:pPr>
                                <w:r>
                                  <w:rPr>
                                    <w:rFonts w:hint="eastAsia"/>
                                    <w:sz w:val="18"/>
                                  </w:rPr>
                                  <w:t xml:space="preserve"> (text)</w:t>
                                </w:r>
                              </w:p>
                              <w:p w14:paraId="38273141" w14:textId="77777777" w:rsidR="006B51B8" w:rsidRDefault="006B51B8" w:rsidP="007200B1">
                                <w:pPr>
                                  <w:spacing w:after="0" w:line="0" w:lineRule="atLeast"/>
                                  <w:rPr>
                                    <w:sz w:val="18"/>
                                  </w:rPr>
                                </w:pPr>
                                <w:r>
                                  <w:rPr>
                                    <w:rFonts w:hint="eastAsia"/>
                                    <w:sz w:val="18"/>
                                  </w:rPr>
                                  <w:t>虚拟</w:t>
                                </w:r>
                                <w:r>
                                  <w:rPr>
                                    <w:rFonts w:hint="eastAsia"/>
                                    <w:sz w:val="18"/>
                                    <w:lang w:eastAsia="zh-CN"/>
                                  </w:rPr>
                                  <w:t>内</w:t>
                                </w:r>
                                <w:r>
                                  <w:rPr>
                                    <w:rFonts w:hint="eastAsia"/>
                                    <w:sz w:val="18"/>
                                  </w:rPr>
                                  <w:t>存段</w:t>
                                </w:r>
                              </w:p>
                              <w:p w14:paraId="5299546B" w14:textId="77777777" w:rsidR="006B51B8" w:rsidRDefault="006B51B8" w:rsidP="007200B1">
                                <w:pPr>
                                  <w:spacing w:line="0" w:lineRule="atLeast"/>
                                  <w:rPr>
                                    <w:sz w:val="18"/>
                                  </w:rPr>
                                </w:pPr>
                                <w:r>
                                  <w:rPr>
                                    <w:rFonts w:hint="eastAsia"/>
                                    <w:sz w:val="18"/>
                                  </w:rPr>
                                  <w:t>(0x08048000)</w:t>
                                </w:r>
                              </w:p>
                            </w:txbxContent>
                          </wps:txbx>
                          <wps:bodyPr rot="0" vert="horz" wrap="square" lIns="91440" tIns="45720" rIns="91440" bIns="45720" anchor="t" anchorCtr="0" upright="1">
                            <a:noAutofit/>
                          </wps:bodyPr>
                        </wps:wsp>
                        <wps:wsp>
                          <wps:cNvPr id="69" name="直线 867"/>
                          <wps:cNvCnPr>
                            <a:cxnSpLocks noChangeShapeType="1"/>
                          </wps:cNvCnPr>
                          <wps:spPr bwMode="auto">
                            <a:xfrm>
                              <a:off x="7693" y="4961"/>
                              <a:ext cx="16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70" name="直线 868"/>
                          <wps:cNvCnPr>
                            <a:cxnSpLocks noChangeShapeType="1"/>
                          </wps:cNvCnPr>
                          <wps:spPr bwMode="auto">
                            <a:xfrm>
                              <a:off x="2653" y="5184"/>
                              <a:ext cx="18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71" name="直线 869"/>
                          <wps:cNvCnPr>
                            <a:cxnSpLocks noChangeShapeType="1"/>
                          </wps:cNvCnPr>
                          <wps:spPr bwMode="auto">
                            <a:xfrm>
                              <a:off x="2653" y="5184"/>
                              <a:ext cx="0" cy="109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72" name="直线 870"/>
                          <wps:cNvCnPr>
                            <a:cxnSpLocks noChangeShapeType="1"/>
                          </wps:cNvCnPr>
                          <wps:spPr bwMode="auto">
                            <a:xfrm>
                              <a:off x="2653" y="6276"/>
                              <a:ext cx="360"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直线 871"/>
                          <wps:cNvCnPr>
                            <a:cxnSpLocks noChangeShapeType="1"/>
                          </wps:cNvCnPr>
                          <wps:spPr bwMode="auto">
                            <a:xfrm>
                              <a:off x="2653" y="7212"/>
                              <a:ext cx="36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74" name="直线 872"/>
                          <wps:cNvCnPr>
                            <a:cxnSpLocks noChangeShapeType="1"/>
                          </wps:cNvCnPr>
                          <wps:spPr bwMode="auto">
                            <a:xfrm>
                              <a:off x="2653" y="7212"/>
                              <a:ext cx="0" cy="93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75" name="直线 873"/>
                          <wps:cNvCnPr>
                            <a:cxnSpLocks noChangeShapeType="1"/>
                          </wps:cNvCnPr>
                          <wps:spPr bwMode="auto">
                            <a:xfrm>
                              <a:off x="2653" y="8148"/>
                              <a:ext cx="360"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6" name="组合 874"/>
                          <wpg:cNvGrpSpPr>
                            <a:grpSpLocks/>
                          </wpg:cNvGrpSpPr>
                          <wpg:grpSpPr bwMode="auto">
                            <a:xfrm>
                              <a:off x="4993" y="5184"/>
                              <a:ext cx="1620" cy="3120"/>
                              <a:chOff x="4140" y="2064"/>
                              <a:chExt cx="1620" cy="3120"/>
                            </a:xfrm>
                          </wpg:grpSpPr>
                          <wps:wsp>
                            <wps:cNvPr id="77" name="文本框 875"/>
                            <wps:cNvSpPr txBox="1">
                              <a:spLocks noChangeArrowheads="1"/>
                            </wps:cNvSpPr>
                            <wps:spPr bwMode="auto">
                              <a:xfrm>
                                <a:off x="4140" y="2064"/>
                                <a:ext cx="1620" cy="780"/>
                              </a:xfrm>
                              <a:prstGeom prst="rect">
                                <a:avLst/>
                              </a:prstGeom>
                              <a:solidFill>
                                <a:srgbClr val="FFFFFF"/>
                              </a:solidFill>
                              <a:ln w="9525" cmpd="sng">
                                <a:solidFill>
                                  <a:srgbClr val="FFFFFF"/>
                                </a:solidFill>
                                <a:miter lim="800000"/>
                                <a:headEnd/>
                                <a:tailEnd/>
                              </a:ln>
                            </wps:spPr>
                            <wps:txbx>
                              <w:txbxContent>
                                <w:p w14:paraId="34279B15" w14:textId="77777777" w:rsidR="006B51B8" w:rsidRDefault="006B51B8" w:rsidP="007200B1">
                                  <w:pPr>
                                    <w:spacing w:after="0"/>
                                  </w:pPr>
                                  <w:r>
                                    <w:rPr>
                                      <w:rFonts w:hint="eastAsia"/>
                                    </w:rPr>
                                    <w:t>虚存区结构</w:t>
                                  </w:r>
                                </w:p>
                                <w:p w14:paraId="6E753BBC" w14:textId="77777777" w:rsidR="006B51B8" w:rsidRDefault="006B51B8" w:rsidP="007200B1">
                                  <w:pPr>
                                    <w:spacing w:after="0"/>
                                  </w:pPr>
                                  <w:r>
                                    <w:t>vm_area_struct</w:t>
                                  </w:r>
                                </w:p>
                              </w:txbxContent>
                            </wps:txbx>
                            <wps:bodyPr rot="0" vert="horz" wrap="square" lIns="91440" tIns="45720" rIns="91440" bIns="45720" anchor="t" anchorCtr="0" upright="1">
                              <a:noAutofit/>
                            </wps:bodyPr>
                          </wps:wsp>
                          <wps:wsp>
                            <wps:cNvPr id="78" name="文本框 876"/>
                            <wps:cNvSpPr txBox="1">
                              <a:spLocks noChangeArrowheads="1"/>
                            </wps:cNvSpPr>
                            <wps:spPr bwMode="auto">
                              <a:xfrm>
                                <a:off x="4320" y="2844"/>
                                <a:ext cx="1260" cy="446"/>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3DCB142C" w14:textId="77777777" w:rsidR="006B51B8" w:rsidRDefault="006B51B8" w:rsidP="007200B1">
                                  <w:r>
                                    <w:rPr>
                                      <w:rFonts w:hint="eastAsia"/>
                                    </w:rPr>
                                    <w:t>*vm_mm</w:t>
                                  </w:r>
                                </w:p>
                              </w:txbxContent>
                            </wps:txbx>
                            <wps:bodyPr rot="0" vert="horz" wrap="square" lIns="91440" tIns="45720" rIns="91440" bIns="45720" anchor="t" anchorCtr="0" upright="1">
                              <a:noAutofit/>
                            </wps:bodyPr>
                          </wps:wsp>
                          <wps:wsp>
                            <wps:cNvPr id="79" name="文本框 877"/>
                            <wps:cNvSpPr txBox="1">
                              <a:spLocks noChangeArrowheads="1"/>
                            </wps:cNvSpPr>
                            <wps:spPr bwMode="auto">
                              <a:xfrm>
                                <a:off x="4320" y="3290"/>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6121B4F3" w14:textId="77777777" w:rsidR="006B51B8" w:rsidRDefault="006B51B8" w:rsidP="007200B1">
                                  <w:pPr>
                                    <w:rPr>
                                      <w:sz w:val="18"/>
                                    </w:rPr>
                                  </w:pPr>
                                  <w:r>
                                    <w:rPr>
                                      <w:sz w:val="18"/>
                                    </w:rPr>
                                    <w:t>vm_</w:t>
                                  </w:r>
                                  <w:r>
                                    <w:rPr>
                                      <w:rFonts w:hint="eastAsia"/>
                                      <w:sz w:val="18"/>
                                    </w:rPr>
                                    <w:t>_</w:t>
                                  </w:r>
                                  <w:r>
                                    <w:rPr>
                                      <w:sz w:val="18"/>
                                    </w:rPr>
                                    <w:t>start</w:t>
                                  </w:r>
                                </w:p>
                              </w:txbxContent>
                            </wps:txbx>
                            <wps:bodyPr rot="0" vert="horz" wrap="square" lIns="91440" tIns="45720" rIns="91440" bIns="45720" anchor="t" anchorCtr="0" upright="1">
                              <a:noAutofit/>
                            </wps:bodyPr>
                          </wps:wsp>
                          <wps:wsp>
                            <wps:cNvPr id="80" name="文本框 878"/>
                            <wps:cNvSpPr txBox="1">
                              <a:spLocks noChangeArrowheads="1"/>
                            </wps:cNvSpPr>
                            <wps:spPr bwMode="auto">
                              <a:xfrm>
                                <a:off x="4320" y="3780"/>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50D6E545" w14:textId="77777777" w:rsidR="006B51B8" w:rsidRDefault="006B51B8" w:rsidP="007200B1">
                                  <w:r>
                                    <w:rPr>
                                      <w:rFonts w:hint="eastAsia"/>
                                    </w:rPr>
                                    <w:t>vm_end</w:t>
                                  </w:r>
                                </w:p>
                              </w:txbxContent>
                            </wps:txbx>
                            <wps:bodyPr rot="0" vert="horz" wrap="square" lIns="91440" tIns="45720" rIns="91440" bIns="45720" anchor="t" anchorCtr="0" upright="1">
                              <a:noAutofit/>
                            </wps:bodyPr>
                          </wps:wsp>
                          <wps:wsp>
                            <wps:cNvPr id="81" name="文本框 879"/>
                            <wps:cNvSpPr txBox="1">
                              <a:spLocks noChangeArrowheads="1"/>
                            </wps:cNvSpPr>
                            <wps:spPr bwMode="auto">
                              <a:xfrm>
                                <a:off x="4320" y="4248"/>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2959BD7B" w14:textId="77777777" w:rsidR="006B51B8" w:rsidRDefault="006B51B8" w:rsidP="007200B1">
                                  <w:pPr>
                                    <w:jc w:val="center"/>
                                  </w:pPr>
                                  <w:r>
                                    <w:rPr>
                                      <w:rFonts w:hint="eastAsia"/>
                                    </w:rPr>
                                    <w:t>*</w:t>
                                  </w:r>
                                  <w:r>
                                    <w:t>vm_op</w:t>
                                  </w:r>
                                  <w:r>
                                    <w:rPr>
                                      <w:rFonts w:hint="eastAsia"/>
                                    </w:rPr>
                                    <w:t>s</w:t>
                                  </w:r>
                                </w:p>
                              </w:txbxContent>
                            </wps:txbx>
                            <wps:bodyPr rot="0" vert="horz" wrap="square" lIns="91440" tIns="45720" rIns="91440" bIns="45720" anchor="t" anchorCtr="0" upright="1">
                              <a:noAutofit/>
                            </wps:bodyPr>
                          </wps:wsp>
                          <wps:wsp>
                            <wps:cNvPr id="82" name="文本框 880"/>
                            <wps:cNvSpPr txBox="1">
                              <a:spLocks noChangeArrowheads="1"/>
                            </wps:cNvSpPr>
                            <wps:spPr bwMode="auto">
                              <a:xfrm>
                                <a:off x="4320" y="4716"/>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2DAC3793" w14:textId="77777777" w:rsidR="006B51B8" w:rsidRDefault="006B51B8" w:rsidP="007200B1">
                                  <w:r>
                                    <w:rPr>
                                      <w:rFonts w:hint="eastAsia"/>
                                    </w:rPr>
                                    <w:t>*</w:t>
                                  </w:r>
                                  <w:r>
                                    <w:t>vm_next</w:t>
                                  </w:r>
                                </w:p>
                              </w:txbxContent>
                            </wps:txbx>
                            <wps:bodyPr rot="0" vert="horz" wrap="square" lIns="91440" tIns="45720" rIns="91440" bIns="45720" anchor="t" anchorCtr="0" upright="1">
                              <a:noAutofit/>
                            </wps:bodyPr>
                          </wps:wsp>
                        </wpg:grpSp>
                        <wps:wsp>
                          <wps:cNvPr id="83" name="直线 881"/>
                          <wps:cNvCnPr>
                            <a:cxnSpLocks noChangeShapeType="1"/>
                          </wps:cNvCnPr>
                          <wps:spPr bwMode="auto">
                            <a:xfrm>
                              <a:off x="2653" y="8616"/>
                              <a:ext cx="0" cy="1404"/>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84" name="直线 882"/>
                          <wps:cNvCnPr>
                            <a:cxnSpLocks noChangeShapeType="1"/>
                          </wps:cNvCnPr>
                          <wps:spPr bwMode="auto">
                            <a:xfrm>
                              <a:off x="2473" y="2844"/>
                              <a:ext cx="36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85" name="直线 883"/>
                          <wps:cNvCnPr>
                            <a:cxnSpLocks noChangeShapeType="1"/>
                          </wps:cNvCnPr>
                          <wps:spPr bwMode="auto">
                            <a:xfrm>
                              <a:off x="2473" y="2844"/>
                              <a:ext cx="0" cy="1248"/>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86" name="直线 884"/>
                          <wps:cNvCnPr>
                            <a:cxnSpLocks noChangeShapeType="1"/>
                          </wps:cNvCnPr>
                          <wps:spPr bwMode="auto">
                            <a:xfrm>
                              <a:off x="2473" y="4092"/>
                              <a:ext cx="360"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87" name="组合 885"/>
                          <wpg:cNvGrpSpPr>
                            <a:grpSpLocks/>
                          </wpg:cNvGrpSpPr>
                          <wpg:grpSpPr bwMode="auto">
                            <a:xfrm>
                              <a:off x="4993" y="8460"/>
                              <a:ext cx="1620" cy="3120"/>
                              <a:chOff x="4140" y="2064"/>
                              <a:chExt cx="1620" cy="3120"/>
                            </a:xfrm>
                          </wpg:grpSpPr>
                          <wps:wsp>
                            <wps:cNvPr id="88" name="文本框 886"/>
                            <wps:cNvSpPr txBox="1">
                              <a:spLocks noChangeArrowheads="1"/>
                            </wps:cNvSpPr>
                            <wps:spPr bwMode="auto">
                              <a:xfrm>
                                <a:off x="4140" y="2064"/>
                                <a:ext cx="1620" cy="780"/>
                              </a:xfrm>
                              <a:prstGeom prst="rect">
                                <a:avLst/>
                              </a:prstGeom>
                              <a:solidFill>
                                <a:srgbClr val="FFFFFF"/>
                              </a:solidFill>
                              <a:ln w="9525" cmpd="sng">
                                <a:solidFill>
                                  <a:srgbClr val="FFFFFF"/>
                                </a:solidFill>
                                <a:miter lim="800000"/>
                                <a:headEnd/>
                                <a:tailEnd/>
                              </a:ln>
                            </wps:spPr>
                            <wps:txbx>
                              <w:txbxContent>
                                <w:p w14:paraId="6C4CB35C" w14:textId="77777777" w:rsidR="006B51B8" w:rsidRDefault="006B51B8" w:rsidP="007200B1">
                                  <w:pPr>
                                    <w:spacing w:after="0"/>
                                  </w:pPr>
                                  <w:r>
                                    <w:rPr>
                                      <w:rFonts w:hint="eastAsia"/>
                                    </w:rPr>
                                    <w:t>虚存区结构</w:t>
                                  </w:r>
                                </w:p>
                                <w:p w14:paraId="5589AEE8" w14:textId="77777777" w:rsidR="006B51B8" w:rsidRDefault="006B51B8" w:rsidP="007200B1">
                                  <w:pPr>
                                    <w:spacing w:after="0"/>
                                  </w:pPr>
                                  <w:r>
                                    <w:t>vm_area_struct</w:t>
                                  </w:r>
                                </w:p>
                              </w:txbxContent>
                            </wps:txbx>
                            <wps:bodyPr rot="0" vert="horz" wrap="square" lIns="91440" tIns="45720" rIns="91440" bIns="45720" anchor="t" anchorCtr="0" upright="1">
                              <a:noAutofit/>
                            </wps:bodyPr>
                          </wps:wsp>
                          <wps:wsp>
                            <wps:cNvPr id="89" name="文本框 887"/>
                            <wps:cNvSpPr txBox="1">
                              <a:spLocks noChangeArrowheads="1"/>
                            </wps:cNvSpPr>
                            <wps:spPr bwMode="auto">
                              <a:xfrm>
                                <a:off x="4320" y="2844"/>
                                <a:ext cx="1260" cy="446"/>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5B3F69D5" w14:textId="77777777" w:rsidR="006B51B8" w:rsidRDefault="006B51B8" w:rsidP="007200B1">
                                  <w:r>
                                    <w:rPr>
                                      <w:rFonts w:hint="eastAsia"/>
                                    </w:rPr>
                                    <w:t>*vm_mm</w:t>
                                  </w:r>
                                </w:p>
                              </w:txbxContent>
                            </wps:txbx>
                            <wps:bodyPr rot="0" vert="horz" wrap="square" lIns="91440" tIns="45720" rIns="91440" bIns="45720" anchor="t" anchorCtr="0" upright="1">
                              <a:noAutofit/>
                            </wps:bodyPr>
                          </wps:wsp>
                          <wps:wsp>
                            <wps:cNvPr id="90" name="文本框 888"/>
                            <wps:cNvSpPr txBox="1">
                              <a:spLocks noChangeArrowheads="1"/>
                            </wps:cNvSpPr>
                            <wps:spPr bwMode="auto">
                              <a:xfrm>
                                <a:off x="4320" y="3290"/>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295CD704" w14:textId="77777777" w:rsidR="006B51B8" w:rsidRDefault="006B51B8" w:rsidP="007200B1">
                                  <w:pPr>
                                    <w:rPr>
                                      <w:sz w:val="18"/>
                                    </w:rPr>
                                  </w:pPr>
                                  <w:r>
                                    <w:rPr>
                                      <w:sz w:val="18"/>
                                    </w:rPr>
                                    <w:t>vm_</w:t>
                                  </w:r>
                                  <w:r>
                                    <w:rPr>
                                      <w:rFonts w:hint="eastAsia"/>
                                      <w:sz w:val="18"/>
                                    </w:rPr>
                                    <w:t>_</w:t>
                                  </w:r>
                                  <w:r>
                                    <w:rPr>
                                      <w:sz w:val="18"/>
                                    </w:rPr>
                                    <w:t>start</w:t>
                                  </w:r>
                                </w:p>
                              </w:txbxContent>
                            </wps:txbx>
                            <wps:bodyPr rot="0" vert="horz" wrap="square" lIns="91440" tIns="45720" rIns="91440" bIns="45720" anchor="t" anchorCtr="0" upright="1">
                              <a:noAutofit/>
                            </wps:bodyPr>
                          </wps:wsp>
                          <wps:wsp>
                            <wps:cNvPr id="91" name="文本框 889"/>
                            <wps:cNvSpPr txBox="1">
                              <a:spLocks noChangeArrowheads="1"/>
                            </wps:cNvSpPr>
                            <wps:spPr bwMode="auto">
                              <a:xfrm>
                                <a:off x="4320" y="3780"/>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30885498" w14:textId="77777777" w:rsidR="006B51B8" w:rsidRDefault="006B51B8" w:rsidP="007200B1">
                                  <w:r>
                                    <w:rPr>
                                      <w:rFonts w:hint="eastAsia"/>
                                    </w:rPr>
                                    <w:t>vm_end</w:t>
                                  </w:r>
                                </w:p>
                              </w:txbxContent>
                            </wps:txbx>
                            <wps:bodyPr rot="0" vert="horz" wrap="square" lIns="91440" tIns="45720" rIns="91440" bIns="45720" anchor="t" anchorCtr="0" upright="1">
                              <a:noAutofit/>
                            </wps:bodyPr>
                          </wps:wsp>
                          <wps:wsp>
                            <wps:cNvPr id="92" name="文本框 890"/>
                            <wps:cNvSpPr txBox="1">
                              <a:spLocks noChangeArrowheads="1"/>
                            </wps:cNvSpPr>
                            <wps:spPr bwMode="auto">
                              <a:xfrm>
                                <a:off x="4320" y="4248"/>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3900AAA8" w14:textId="77777777" w:rsidR="006B51B8" w:rsidRDefault="006B51B8" w:rsidP="007200B1">
                                  <w:pPr>
                                    <w:jc w:val="center"/>
                                  </w:pPr>
                                  <w:r>
                                    <w:rPr>
                                      <w:rFonts w:hint="eastAsia"/>
                                    </w:rPr>
                                    <w:t>*</w:t>
                                  </w:r>
                                  <w:r>
                                    <w:t>vm_op</w:t>
                                  </w:r>
                                  <w:r>
                                    <w:rPr>
                                      <w:rFonts w:hint="eastAsia"/>
                                    </w:rPr>
                                    <w:t>s</w:t>
                                  </w:r>
                                </w:p>
                              </w:txbxContent>
                            </wps:txbx>
                            <wps:bodyPr rot="0" vert="horz" wrap="square" lIns="91440" tIns="45720" rIns="91440" bIns="45720" anchor="t" anchorCtr="0" upright="1">
                              <a:noAutofit/>
                            </wps:bodyPr>
                          </wps:wsp>
                          <wps:wsp>
                            <wps:cNvPr id="93" name="文本框 891"/>
                            <wps:cNvSpPr txBox="1">
                              <a:spLocks noChangeArrowheads="1"/>
                            </wps:cNvSpPr>
                            <wps:spPr bwMode="auto">
                              <a:xfrm>
                                <a:off x="4320" y="4716"/>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72E63160" w14:textId="77777777" w:rsidR="006B51B8" w:rsidRDefault="006B51B8" w:rsidP="007200B1">
                                  <w:r>
                                    <w:rPr>
                                      <w:rFonts w:hint="eastAsia"/>
                                    </w:rPr>
                                    <w:t>*</w:t>
                                  </w:r>
                                  <w:r>
                                    <w:t>vm_next</w:t>
                                  </w:r>
                                </w:p>
                              </w:txbxContent>
                            </wps:txbx>
                            <wps:bodyPr rot="0" vert="horz" wrap="square" lIns="91440" tIns="45720" rIns="91440" bIns="45720" anchor="t" anchorCtr="0" upright="1">
                              <a:noAutofit/>
                            </wps:bodyPr>
                          </wps:wsp>
                        </wpg:grpSp>
                        <wps:wsp>
                          <wps:cNvPr id="94" name="直线 892"/>
                          <wps:cNvCnPr>
                            <a:cxnSpLocks noChangeShapeType="1"/>
                          </wps:cNvCnPr>
                          <wps:spPr bwMode="auto">
                            <a:xfrm>
                              <a:off x="4813" y="4872"/>
                              <a:ext cx="36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95" name="直线 893"/>
                          <wps:cNvCnPr>
                            <a:cxnSpLocks noChangeShapeType="1"/>
                          </wps:cNvCnPr>
                          <wps:spPr bwMode="auto">
                            <a:xfrm>
                              <a:off x="4813" y="4872"/>
                              <a:ext cx="0" cy="109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96" name="直线 894"/>
                          <wps:cNvCnPr>
                            <a:cxnSpLocks noChangeShapeType="1"/>
                          </wps:cNvCnPr>
                          <wps:spPr bwMode="auto">
                            <a:xfrm>
                              <a:off x="4813" y="5964"/>
                              <a:ext cx="360"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直线 895"/>
                          <wps:cNvCnPr>
                            <a:cxnSpLocks noChangeShapeType="1"/>
                          </wps:cNvCnPr>
                          <wps:spPr bwMode="auto">
                            <a:xfrm>
                              <a:off x="4813" y="8148"/>
                              <a:ext cx="36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98" name="直线 896"/>
                          <wps:cNvCnPr>
                            <a:cxnSpLocks noChangeShapeType="1"/>
                          </wps:cNvCnPr>
                          <wps:spPr bwMode="auto">
                            <a:xfrm flipH="1">
                              <a:off x="4813" y="8148"/>
                              <a:ext cx="0" cy="109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99" name="直线 897"/>
                          <wps:cNvCnPr>
                            <a:cxnSpLocks noChangeShapeType="1"/>
                          </wps:cNvCnPr>
                          <wps:spPr bwMode="auto">
                            <a:xfrm>
                              <a:off x="4813" y="9240"/>
                              <a:ext cx="360"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直线 898"/>
                          <wps:cNvCnPr>
                            <a:cxnSpLocks noChangeShapeType="1"/>
                          </wps:cNvCnPr>
                          <wps:spPr bwMode="auto">
                            <a:xfrm flipV="1">
                              <a:off x="4093" y="2688"/>
                              <a:ext cx="1080" cy="1404"/>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直线 899"/>
                          <wps:cNvCnPr>
                            <a:cxnSpLocks noChangeShapeType="1"/>
                          </wps:cNvCnPr>
                          <wps:spPr bwMode="auto">
                            <a:xfrm flipH="1" flipV="1">
                              <a:off x="4093" y="4560"/>
                              <a:ext cx="1080" cy="468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直线 900"/>
                          <wps:cNvCnPr>
                            <a:cxnSpLocks noChangeShapeType="1"/>
                          </wps:cNvCnPr>
                          <wps:spPr bwMode="auto">
                            <a:xfrm flipH="1" flipV="1">
                              <a:off x="4093" y="4404"/>
                              <a:ext cx="1080" cy="156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直线 901"/>
                          <wps:cNvCnPr>
                            <a:cxnSpLocks noChangeShapeType="1"/>
                          </wps:cNvCnPr>
                          <wps:spPr bwMode="auto">
                            <a:xfrm flipH="1">
                              <a:off x="4093" y="3000"/>
                              <a:ext cx="1080" cy="1404"/>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直线 902"/>
                          <wps:cNvCnPr>
                            <a:cxnSpLocks noChangeShapeType="1"/>
                          </wps:cNvCnPr>
                          <wps:spPr bwMode="auto">
                            <a:xfrm>
                              <a:off x="9313" y="3936"/>
                              <a:ext cx="0" cy="3744"/>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05" name="直线 903"/>
                          <wps:cNvCnPr>
                            <a:cxnSpLocks noChangeShapeType="1"/>
                          </wps:cNvCnPr>
                          <wps:spPr bwMode="auto">
                            <a:xfrm>
                              <a:off x="6433" y="3312"/>
                              <a:ext cx="1260" cy="78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直线 904"/>
                          <wps:cNvCnPr>
                            <a:cxnSpLocks noChangeShapeType="1"/>
                          </wps:cNvCnPr>
                          <wps:spPr bwMode="auto">
                            <a:xfrm>
                              <a:off x="6433" y="3780"/>
                              <a:ext cx="1260" cy="1248"/>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直线 905"/>
                          <wps:cNvCnPr>
                            <a:cxnSpLocks noChangeShapeType="1"/>
                          </wps:cNvCnPr>
                          <wps:spPr bwMode="auto">
                            <a:xfrm flipV="1">
                              <a:off x="6433" y="5340"/>
                              <a:ext cx="1260" cy="1248"/>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直线 906"/>
                          <wps:cNvCnPr>
                            <a:cxnSpLocks noChangeShapeType="1"/>
                          </wps:cNvCnPr>
                          <wps:spPr bwMode="auto">
                            <a:xfrm flipV="1">
                              <a:off x="6433" y="6276"/>
                              <a:ext cx="1260" cy="936"/>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直线 907"/>
                          <wps:cNvCnPr>
                            <a:cxnSpLocks noChangeShapeType="1"/>
                          </wps:cNvCnPr>
                          <wps:spPr bwMode="auto">
                            <a:xfrm>
                              <a:off x="7693" y="6588"/>
                              <a:ext cx="16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10" name="直线 908"/>
                          <wps:cNvCnPr>
                            <a:cxnSpLocks noChangeShapeType="1"/>
                          </wps:cNvCnPr>
                          <wps:spPr bwMode="auto">
                            <a:xfrm>
                              <a:off x="7693" y="7680"/>
                              <a:ext cx="16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11" name="直线 909"/>
                          <wps:cNvCnPr>
                            <a:cxnSpLocks noChangeShapeType="1"/>
                          </wps:cNvCnPr>
                          <wps:spPr bwMode="auto">
                            <a:xfrm flipV="1">
                              <a:off x="6433" y="6588"/>
                              <a:ext cx="1260" cy="343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直线 910"/>
                          <wps:cNvCnPr>
                            <a:cxnSpLocks noChangeShapeType="1"/>
                          </wps:cNvCnPr>
                          <wps:spPr bwMode="auto">
                            <a:xfrm flipV="1">
                              <a:off x="6433" y="7524"/>
                              <a:ext cx="1260" cy="2964"/>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直线 911"/>
                          <wps:cNvCnPr>
                            <a:cxnSpLocks noChangeShapeType="1"/>
                          </wps:cNvCnPr>
                          <wps:spPr bwMode="auto">
                            <a:xfrm flipV="1">
                              <a:off x="6433" y="9708"/>
                              <a:ext cx="1440" cy="1248"/>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直线 912"/>
                          <wps:cNvCnPr>
                            <a:cxnSpLocks noChangeShapeType="1"/>
                          </wps:cNvCnPr>
                          <wps:spPr bwMode="auto">
                            <a:xfrm>
                              <a:off x="6433" y="7680"/>
                              <a:ext cx="1440" cy="2028"/>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直线 913"/>
                          <wps:cNvCnPr>
                            <a:cxnSpLocks noChangeShapeType="1"/>
                          </wps:cNvCnPr>
                          <wps:spPr bwMode="auto">
                            <a:xfrm>
                              <a:off x="6433" y="4404"/>
                              <a:ext cx="1440" cy="499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文本框 914"/>
                          <wps:cNvSpPr txBox="1">
                            <a:spLocks noChangeArrowheads="1"/>
                          </wps:cNvSpPr>
                          <wps:spPr bwMode="auto">
                            <a:xfrm>
                              <a:off x="7873" y="11268"/>
                              <a:ext cx="144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142664D8" w14:textId="77777777" w:rsidR="006B51B8" w:rsidRDefault="006B51B8" w:rsidP="007200B1">
                                <w:r>
                                  <w:rPr>
                                    <w:rFonts w:hint="eastAsia"/>
                                  </w:rPr>
                                  <w:t xml:space="preserve">  </w:t>
                                </w:r>
                                <w:r>
                                  <w:rPr>
                                    <w:rFonts w:hint="eastAsia"/>
                                  </w:rPr>
                                  <w:t>…</w:t>
                                </w:r>
                              </w:p>
                            </w:txbxContent>
                          </wps:txbx>
                          <wps:bodyPr rot="0" vert="horz" wrap="square" lIns="91440" tIns="45720" rIns="91440" bIns="45720" anchor="t" anchorCtr="0" upright="1">
                            <a:noAutofit/>
                          </wps:bodyPr>
                        </wps:wsp>
                      </wpg:grpSp>
                    </wpg:wgp>
                  </a:graphicData>
                </a:graphic>
              </wp:inline>
            </w:drawing>
          </mc:Choice>
          <mc:Fallback>
            <w:pict>
              <v:group w14:anchorId="7F419B87" id="组合 823" o:spid="_x0000_s1420" style="width:394.75pt;height:570.8pt;mso-position-horizontal-relative:char;mso-position-vertical-relative:line" coordorigin="2473,2532" coordsize="7380,10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">
                <v:group id="组合 824" o:spid="_x0000_s1421" style="position:absolute;left:2606;top:2532;width:1620;height:1404" coordorigin="1753,4716" coordsize="1620,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文本框 825" o:spid="_x0000_s1422" type="#_x0000_t202" style="position:absolute;left:1753;top:4716;width:1620;height: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" strokecolor="white">
                    <v:textbox>
                      <w:txbxContent>
                        <w:p w14:paraId="1A875D7A" w14:textId="77777777" w:rsidR="006B51B8" w:rsidRDefault="006B51B8" w:rsidP="007200B1">
                          <w:pPr>
                            <w:spacing w:after="0"/>
                          </w:pPr>
                          <w:r>
                            <w:rPr>
                              <w:rFonts w:hint="eastAsia"/>
                            </w:rPr>
                            <w:t>进程任务结构</w:t>
                          </w:r>
                        </w:p>
                        <w:p w14:paraId="5619D74D" w14:textId="77777777" w:rsidR="006B51B8" w:rsidRDefault="006B51B8" w:rsidP="007200B1">
                          <w:pPr>
                            <w:spacing w:after="0"/>
                            <w:jc w:val="center"/>
                          </w:pPr>
                          <w:r>
                            <w:rPr>
                              <w:rFonts w:hint="eastAsia"/>
                            </w:rPr>
                            <w:t>t</w:t>
                          </w:r>
                          <w:r>
                            <w:t>ask_struct</w:t>
                          </w:r>
                        </w:p>
                        <w:p w14:paraId="386597D7" w14:textId="77777777" w:rsidR="006B51B8" w:rsidRDefault="006B51B8" w:rsidP="007200B1"/>
                      </w:txbxContent>
                    </v:textbox>
                  </v:shape>
                  <v:shape id="文本框 826" o:spid="_x0000_s1423" type="#_x0000_t202" style="position:absolute;left:1980;top:5496;width:12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">
                    <v:shadow on="t" offset="6pt,6pt"/>
                    <v:textbox>
                      <w:txbxContent>
                        <w:p w14:paraId="755BE61D" w14:textId="77777777" w:rsidR="006B51B8" w:rsidRDefault="006B51B8" w:rsidP="007200B1">
                          <w:pPr>
                            <w:jc w:val="center"/>
                          </w:pPr>
                          <w:r>
                            <w:rPr>
                              <w:rFonts w:hint="eastAsia"/>
                            </w:rPr>
                            <w:t>*</w:t>
                          </w:r>
                          <w:r>
                            <w:t>mm</w:t>
                          </w:r>
                        </w:p>
                      </w:txbxContent>
                    </v:textbox>
                  </v:shape>
                </v:group>
                <v:group id="组合 827" o:spid="_x0000_s1424" style="position:absolute;left:4993;top:2688;width:1620;height:3120" coordorigin="4140,2064" coordsize="1620,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文本框 828" o:spid="_x0000_s1425" type="#_x0000_t202" style="position:absolute;left:4140;top:2064;width:162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" strokecolor="white">
                    <v:textbox>
                      <w:txbxContent>
                        <w:p w14:paraId="193ED6CC" w14:textId="77777777" w:rsidR="006B51B8" w:rsidRDefault="006B51B8" w:rsidP="007200B1">
                          <w:pPr>
                            <w:spacing w:after="0"/>
                          </w:pPr>
                          <w:r>
                            <w:rPr>
                              <w:rFonts w:hint="eastAsia"/>
                            </w:rPr>
                            <w:t>虚存区结构</w:t>
                          </w:r>
                        </w:p>
                        <w:p w14:paraId="1AC304A3" w14:textId="77777777" w:rsidR="006B51B8" w:rsidRDefault="006B51B8" w:rsidP="007200B1">
                          <w:pPr>
                            <w:spacing w:after="0"/>
                          </w:pPr>
                          <w:r>
                            <w:t>vm_area_struct</w:t>
                          </w:r>
                        </w:p>
                      </w:txbxContent>
                    </v:textbox>
                  </v:shape>
                  <v:shape id="文本框 829" o:spid="_x0000_s1426" type="#_x0000_t202" style="position:absolute;left:4320;top:2844;width:1260;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">
                    <v:shadow on="t" offset="6pt,6pt"/>
                    <v:textbox>
                      <w:txbxContent>
                        <w:p w14:paraId="21F7F721" w14:textId="77777777" w:rsidR="006B51B8" w:rsidRDefault="006B51B8" w:rsidP="007200B1">
                          <w:r>
                            <w:rPr>
                              <w:rFonts w:hint="eastAsia"/>
                            </w:rPr>
                            <w:t>*vm_mm</w:t>
                          </w:r>
                        </w:p>
                      </w:txbxContent>
                    </v:textbox>
                  </v:shape>
                  <v:shape id="文本框 830" o:spid="_x0000_s1427" type="#_x0000_t202" style="position:absolute;left:4320;top:3290;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">
                    <v:shadow on="t" offset="6pt,6pt"/>
                    <v:textbox>
                      <w:txbxContent>
                        <w:p w14:paraId="49BCE130" w14:textId="77777777" w:rsidR="006B51B8" w:rsidRDefault="006B51B8" w:rsidP="007200B1">
                          <w:pPr>
                            <w:rPr>
                              <w:sz w:val="18"/>
                            </w:rPr>
                          </w:pPr>
                          <w:r>
                            <w:rPr>
                              <w:sz w:val="18"/>
                            </w:rPr>
                            <w:t>vm_</w:t>
                          </w:r>
                          <w:r>
                            <w:rPr>
                              <w:rFonts w:hint="eastAsia"/>
                              <w:sz w:val="18"/>
                            </w:rPr>
                            <w:t>_</w:t>
                          </w:r>
                          <w:r>
                            <w:rPr>
                              <w:sz w:val="18"/>
                            </w:rPr>
                            <w:t>start</w:t>
                          </w:r>
                        </w:p>
                      </w:txbxContent>
                    </v:textbox>
                  </v:shape>
                  <v:shape id="文本框 831" o:spid="_x0000_s1428" type="#_x0000_t202" style="position:absolute;left:4320;top:3780;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">
                    <v:shadow on="t" offset="6pt,6pt"/>
                    <v:textbox>
                      <w:txbxContent>
                        <w:p w14:paraId="25FE5408" w14:textId="77777777" w:rsidR="006B51B8" w:rsidRDefault="006B51B8" w:rsidP="007200B1">
                          <w:r>
                            <w:rPr>
                              <w:rFonts w:hint="eastAsia"/>
                            </w:rPr>
                            <w:t>vm_end</w:t>
                          </w:r>
                        </w:p>
                      </w:txbxContent>
                    </v:textbox>
                  </v:shape>
                  <v:shape id="文本框 832" o:spid="_x0000_s1429" type="#_x0000_t202" style="position:absolute;left:4320;top:4248;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">
                    <v:shadow on="t" offset="6pt,6pt"/>
                    <v:textbox>
                      <w:txbxContent>
                        <w:p w14:paraId="654B1B08" w14:textId="77777777" w:rsidR="006B51B8" w:rsidRDefault="006B51B8" w:rsidP="007200B1">
                          <w:pPr>
                            <w:jc w:val="center"/>
                          </w:pPr>
                          <w:r>
                            <w:rPr>
                              <w:rFonts w:hint="eastAsia"/>
                            </w:rPr>
                            <w:t>*</w:t>
                          </w:r>
                          <w:r>
                            <w:t>vm_op</w:t>
                          </w:r>
                          <w:r>
                            <w:rPr>
                              <w:rFonts w:hint="eastAsia"/>
                            </w:rPr>
                            <w:t>s</w:t>
                          </w:r>
                        </w:p>
                      </w:txbxContent>
                    </v:textbox>
                  </v:shape>
                  <v:shape id="文本框 833" o:spid="_x0000_s1430" type="#_x0000_t202" style="position:absolute;left:4320;top:4716;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">
                    <v:shadow on="t" offset="6pt,6pt"/>
                    <v:textbox>
                      <w:txbxContent>
                        <w:p w14:paraId="033476A9" w14:textId="77777777" w:rsidR="006B51B8" w:rsidRDefault="006B51B8" w:rsidP="007200B1">
                          <w:r>
                            <w:rPr>
                              <w:rFonts w:hint="eastAsia"/>
                            </w:rPr>
                            <w:t>*</w:t>
                          </w:r>
                          <w:r>
                            <w:t>vm_next</w:t>
                          </w:r>
                        </w:p>
                      </w:txbxContent>
                    </v:textbox>
                  </v:shape>
                </v:group>
                <v:group id="组合 834" o:spid="_x0000_s1431" style="position:absolute;left:2473;top:3468;width:7380;height:9516" coordorigin="2473,2688" coordsize="7380,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文本框 835" o:spid="_x0000_s1432" type="#_x0000_t202" style="position:absolute;left:2833;top:5496;width:126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" strokecolor="white">
                    <v:textbox>
                      <w:txbxContent>
                        <w:p w14:paraId="3F04E1B9" w14:textId="77777777" w:rsidR="006B51B8" w:rsidRDefault="006B51B8" w:rsidP="007200B1">
                          <w:pPr>
                            <w:spacing w:after="0" w:line="0" w:lineRule="atLeast"/>
                          </w:pPr>
                          <w:r>
                            <w:rPr>
                              <w:rFonts w:hint="eastAsia"/>
                            </w:rPr>
                            <w:t>页目录表</w:t>
                          </w:r>
                        </w:p>
                        <w:p w14:paraId="3954512C" w14:textId="77777777" w:rsidR="006B51B8" w:rsidRDefault="006B51B8" w:rsidP="007200B1">
                          <w:pPr>
                            <w:spacing w:line="0" w:lineRule="atLeast"/>
                            <w:ind w:firstLineChars="100" w:firstLine="220"/>
                          </w:pPr>
                          <w:r>
                            <w:rPr>
                              <w:rFonts w:hint="eastAsia"/>
                            </w:rPr>
                            <w:t>p</w:t>
                          </w:r>
                          <w:r>
                            <w:t>gd</w:t>
                          </w:r>
                        </w:p>
                      </w:txbxContent>
                    </v:textbox>
                  </v:shape>
                  <v:shape id="文本框 836" o:spid="_x0000_s1433" type="#_x0000_t202" style="position:absolute;left:3373;top:11736;width:39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" strokecolor="white">
                    <v:textbox>
                      <w:txbxContent>
                        <w:p w14:paraId="45361715" w14:textId="77777777" w:rsidR="006B51B8" w:rsidRDefault="006B51B8" w:rsidP="007200B1">
                          <w:pPr>
                            <w:spacing w:before="11" w:after="0" w:line="360" w:lineRule="auto"/>
                            <w:ind w:right="48" w:firstLineChars="8" w:firstLine="15"/>
                            <w:jc w:val="center"/>
                            <w:rPr>
                              <w:lang w:eastAsia="zh-CN"/>
                            </w:rPr>
                          </w:pPr>
                          <w:r>
                            <w:rPr>
                              <w:rFonts w:ascii="宋体" w:hAnsi="宋体" w:cs="宋体" w:hint="eastAsia"/>
                              <w:spacing w:val="10"/>
                              <w:sz w:val="18"/>
                              <w:szCs w:val="18"/>
                              <w:lang w:eastAsia="zh-CN"/>
                            </w:rPr>
                            <w:t>图</w:t>
                          </w:r>
                          <w:r>
                            <w:rPr>
                              <w:rFonts w:hint="eastAsia"/>
                              <w:lang w:eastAsia="zh-CN"/>
                            </w:rPr>
                            <w:t xml:space="preserve">4-22  </w:t>
                          </w:r>
                          <w:r>
                            <w:rPr>
                              <w:rFonts w:ascii="宋体" w:hAnsi="宋体" w:cs="宋体" w:hint="eastAsia"/>
                              <w:spacing w:val="10"/>
                              <w:sz w:val="18"/>
                              <w:szCs w:val="18"/>
                              <w:lang w:eastAsia="zh-CN"/>
                            </w:rPr>
                            <w:t>进程虚存管理数据结构</w:t>
                          </w:r>
                        </w:p>
                      </w:txbxContent>
                    </v:textbox>
                  </v:shape>
                  <v:shape id="文本框 837" o:spid="_x0000_s1434" type="#_x0000_t202" style="position:absolute;left:2653;top:3312;width:162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" strokecolor="white">
                    <v:textbox>
                      <w:txbxContent>
                        <w:p w14:paraId="59642BBB" w14:textId="77777777" w:rsidR="006B51B8" w:rsidRDefault="006B51B8" w:rsidP="007200B1">
                          <w:pPr>
                            <w:spacing w:after="0"/>
                          </w:pPr>
                          <w:r>
                            <w:rPr>
                              <w:rFonts w:hint="eastAsia"/>
                            </w:rPr>
                            <w:t>内存管理结构</w:t>
                          </w:r>
                        </w:p>
                        <w:p w14:paraId="72EE7F25" w14:textId="77777777" w:rsidR="006B51B8" w:rsidRDefault="006B51B8" w:rsidP="007200B1">
                          <w:pPr>
                            <w:jc w:val="center"/>
                          </w:pPr>
                          <w:r>
                            <w:t>mm_struct</w:t>
                          </w:r>
                        </w:p>
                        <w:p w14:paraId="4290A2F4" w14:textId="77777777" w:rsidR="006B51B8" w:rsidRDefault="006B51B8" w:rsidP="007200B1"/>
                        <w:p w14:paraId="41C855DD" w14:textId="77777777" w:rsidR="006B51B8" w:rsidRDefault="006B51B8" w:rsidP="007200B1"/>
                      </w:txbxContent>
                    </v:textbox>
                  </v:shape>
                  <v:shape id="文本框 838" o:spid="_x0000_s1435" type="#_x0000_t202" style="position:absolute;left:2833;top:4114;width:126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">
                    <v:shadow on="t" offset="6pt,6pt"/>
                    <v:textbox>
                      <w:txbxContent>
                        <w:p w14:paraId="32CA6369" w14:textId="77777777" w:rsidR="006B51B8" w:rsidRDefault="006B51B8" w:rsidP="007200B1">
                          <w:r>
                            <w:rPr>
                              <w:rFonts w:hint="eastAsia"/>
                            </w:rPr>
                            <w:t>*mmap</w:t>
                          </w:r>
                        </w:p>
                      </w:txbxContent>
                    </v:textbox>
                  </v:shape>
                  <v:shape id="文本框 839" o:spid="_x0000_s1436" type="#_x0000_t202" style="position:absolute;left:2833;top:4521;width:1260;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">
                    <v:shadow on="t" offset="6pt,6pt"/>
                    <v:textbox>
                      <w:txbxContent>
                        <w:p w14:paraId="177111AA" w14:textId="77777777" w:rsidR="006B51B8" w:rsidRDefault="006B51B8" w:rsidP="007200B1">
                          <w:pPr>
                            <w:ind w:firstLineChars="100" w:firstLine="220"/>
                          </w:pPr>
                          <w:r>
                            <w:rPr>
                              <w:rFonts w:hint="eastAsia"/>
                            </w:rPr>
                            <w:t>……</w:t>
                          </w:r>
                        </w:p>
                      </w:txbxContent>
                    </v:textbox>
                  </v:shape>
                  <v:shape id="文本框 840" o:spid="_x0000_s1437" type="#_x0000_t202" style="position:absolute;left:2833;top:4872;width:1260;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">
                    <v:shadow on="t" offset="6pt,6pt"/>
                    <v:textbox>
                      <w:txbxContent>
                        <w:p w14:paraId="5F3F6BA9" w14:textId="77777777" w:rsidR="006B51B8" w:rsidRDefault="006B51B8" w:rsidP="007200B1">
                          <w:r>
                            <w:rPr>
                              <w:rFonts w:hint="eastAsia"/>
                            </w:rPr>
                            <w:t>*</w:t>
                          </w:r>
                          <w:r>
                            <w:t>pgd</w:t>
                          </w:r>
                        </w:p>
                      </w:txbxContent>
                    </v:textbox>
                  </v:shape>
                  <v:shape id="文本框 841" o:spid="_x0000_s1438" type="#_x0000_t202" style="position:absolute;left:7693;top:8460;width:216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" strokecolor="white">
                    <v:textbox>
                      <w:txbxContent>
                        <w:p w14:paraId="3269410B" w14:textId="77777777" w:rsidR="006B51B8" w:rsidRDefault="006B51B8" w:rsidP="007200B1">
                          <w:r>
                            <w:rPr>
                              <w:rFonts w:hint="eastAsia"/>
                            </w:rPr>
                            <w:t>封装的操作集</w:t>
                          </w:r>
                          <w:r>
                            <w:t>vm_oper</w:t>
                          </w:r>
                          <w:r>
                            <w:rPr>
                              <w:rFonts w:hint="eastAsia"/>
                            </w:rPr>
                            <w:t>a</w:t>
                          </w:r>
                          <w:r>
                            <w:t>tions_struct</w:t>
                          </w:r>
                        </w:p>
                      </w:txbxContent>
                    </v:textbox>
                  </v:shape>
                  <v:shape id="文本框 842" o:spid="_x0000_s1439" type="#_x0000_t202" style="position:absolute;left:7873;top:9396;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">
                    <v:shadow on="t" offset="6pt,6pt"/>
                    <v:textbox>
                      <w:txbxContent>
                        <w:p w14:paraId="194C794F" w14:textId="77777777" w:rsidR="006B51B8" w:rsidRDefault="006B51B8" w:rsidP="007200B1">
                          <w:r>
                            <w:rPr>
                              <w:rFonts w:hint="eastAsia"/>
                            </w:rPr>
                            <w:t>o</w:t>
                          </w:r>
                          <w:r>
                            <w:t>pen</w:t>
                          </w:r>
                          <w:r>
                            <w:rPr>
                              <w:rFonts w:hint="eastAsia"/>
                            </w:rPr>
                            <w:t>( )</w:t>
                          </w:r>
                        </w:p>
                      </w:txbxContent>
                    </v:textbox>
                  </v:shape>
                  <v:shape id="文本框 843" o:spid="_x0000_s1440" type="#_x0000_t202" style="position:absolute;left:7873;top:9864;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">
                    <v:shadow on="t" offset="6pt,6pt"/>
                    <v:textbox>
                      <w:txbxContent>
                        <w:p w14:paraId="79249DC6" w14:textId="77777777" w:rsidR="006B51B8" w:rsidRDefault="006B51B8" w:rsidP="007200B1">
                          <w:r>
                            <w:t>close</w:t>
                          </w:r>
                          <w:r>
                            <w:rPr>
                              <w:rFonts w:hint="eastAsia"/>
                            </w:rPr>
                            <w:t>( )</w:t>
                          </w:r>
                        </w:p>
                      </w:txbxContent>
                    </v:textbox>
                  </v:shape>
                  <v:shape id="文本框 844" o:spid="_x0000_s1441" type="#_x0000_t202" style="position:absolute;left:7873;top:10332;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">
                    <v:shadow on="t" offset="6pt,6pt"/>
                    <v:textbox>
                      <w:txbxContent>
                        <w:p w14:paraId="77465B1C" w14:textId="77777777" w:rsidR="006B51B8" w:rsidRDefault="006B51B8" w:rsidP="007200B1">
                          <w:r>
                            <w:t>unmap(</w:t>
                          </w:r>
                          <w:r>
                            <w:rPr>
                              <w:rFonts w:hint="eastAsia"/>
                            </w:rPr>
                            <w:t xml:space="preserve"> )</w:t>
                          </w:r>
                        </w:p>
                      </w:txbxContent>
                    </v:textbox>
                  </v:shape>
                  <v:shape id="文本框 845" o:spid="_x0000_s1442" type="#_x0000_t202" style="position:absolute;left:7873;top:10800;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">
                    <v:shadow on="t" offset="6pt,6pt"/>
                    <v:textbox>
                      <w:txbxContent>
                        <w:p w14:paraId="65D56C01" w14:textId="77777777" w:rsidR="006B51B8" w:rsidRDefault="006B51B8" w:rsidP="007200B1">
                          <w:r>
                            <w:rPr>
                              <w:rFonts w:hint="eastAsia"/>
                            </w:rPr>
                            <w:t>swapin( )</w:t>
                          </w:r>
                        </w:p>
                      </w:txbxContent>
                    </v:textbox>
                  </v:shape>
                  <v:group id="组合 846" o:spid="_x0000_s1443" style="position:absolute;left:3013;top:6276;width:900;height:1092" coordorigin="2160,7078" coordsize="900,1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文本框 847" o:spid="_x0000_s1444" type="#_x0000_t202" style="position:absolute;left:2160;top:7078;width:90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">
                      <v:shadow on="t" offset="6pt,6pt"/>
                      <v:textbox>
                        <w:txbxContent>
                          <w:p w14:paraId="177E852C" w14:textId="77777777" w:rsidR="006B51B8" w:rsidRDefault="006B51B8" w:rsidP="007200B1"/>
                        </w:txbxContent>
                      </v:textbox>
                    </v:shape>
                    <v:shape id="文本框 848" o:spid="_x0000_s1445" type="#_x0000_t202" style="position:absolute;left:2160;top:7390;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">
                      <v:shadow on="t" offset="6pt,6pt"/>
                      <v:textbox>
                        <w:txbxContent>
                          <w:p w14:paraId="59E6B818" w14:textId="77777777" w:rsidR="006B51B8" w:rsidRDefault="006B51B8" w:rsidP="007200B1"/>
                        </w:txbxContent>
                      </v:textbox>
                    </v:shape>
                    <v:shape id="文本框 849" o:spid="_x0000_s1446" type="#_x0000_t202" style="position:absolute;left:2160;top:7858;width:90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">
                      <v:shadow on="t" offset="6pt,6pt"/>
                      <v:textbox>
                        <w:txbxContent>
                          <w:p w14:paraId="51F245AA" w14:textId="77777777" w:rsidR="006B51B8" w:rsidRDefault="006B51B8" w:rsidP="007200B1"/>
                        </w:txbxContent>
                      </v:textbox>
                    </v:shape>
                  </v:group>
                  <v:shape id="文本框 850" o:spid="_x0000_s1447" type="#_x0000_t202" style="position:absolute;left:3013;top:7524;width:90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" strokecolor="white">
                    <v:textbox>
                      <w:txbxContent>
                        <w:p w14:paraId="6B9A7DDC" w14:textId="77777777" w:rsidR="006B51B8" w:rsidRDefault="006B51B8" w:rsidP="007200B1">
                          <w:pPr>
                            <w:spacing w:after="0" w:line="0" w:lineRule="atLeast"/>
                          </w:pPr>
                          <w:r>
                            <w:rPr>
                              <w:rFonts w:hint="eastAsia"/>
                            </w:rPr>
                            <w:t>页表</w:t>
                          </w:r>
                        </w:p>
                        <w:p w14:paraId="20DB410F" w14:textId="77777777" w:rsidR="006B51B8" w:rsidRDefault="006B51B8" w:rsidP="007200B1">
                          <w:pPr>
                            <w:spacing w:line="0" w:lineRule="atLeast"/>
                          </w:pPr>
                          <w:r>
                            <w:t>PTE</w:t>
                          </w:r>
                        </w:p>
                      </w:txbxContent>
                    </v:textbox>
                  </v:shape>
                  <v:shape id="文本框 851" o:spid="_x0000_s1448" type="#_x0000_t202" style="position:absolute;left:2833;top:9374;width:1080;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" strokecolor="white">
                    <v:textbox>
                      <w:txbxContent>
                        <w:p w14:paraId="26FD8767" w14:textId="77777777" w:rsidR="006B51B8" w:rsidRDefault="006B51B8" w:rsidP="007200B1">
                          <w:pPr>
                            <w:spacing w:after="0" w:line="0" w:lineRule="atLeast"/>
                            <w:ind w:firstLineChars="100" w:firstLine="220"/>
                          </w:pPr>
                          <w:r>
                            <w:rPr>
                              <w:rFonts w:hint="eastAsia"/>
                            </w:rPr>
                            <w:t>页框</w:t>
                          </w:r>
                        </w:p>
                        <w:p w14:paraId="6740487E" w14:textId="77777777" w:rsidR="006B51B8" w:rsidRDefault="006B51B8" w:rsidP="007200B1">
                          <w:pPr>
                            <w:spacing w:after="0" w:line="0" w:lineRule="atLeast"/>
                            <w:ind w:firstLineChars="100" w:firstLine="220"/>
                          </w:pPr>
                          <w:r>
                            <w:rPr>
                              <w:rFonts w:hint="eastAsia"/>
                            </w:rPr>
                            <w:t>PF</w:t>
                          </w:r>
                        </w:p>
                      </w:txbxContent>
                    </v:textbox>
                  </v:shape>
                  <v:shape id="文本框 852" o:spid="_x0000_s1449" type="#_x0000_t202" style="position:absolute;left:3013;top:10020;width:90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">
                    <v:shadow on="t" offset="6pt,6pt"/>
                    <v:textbox>
                      <w:txbxContent>
                        <w:p w14:paraId="5541C2E2" w14:textId="77777777" w:rsidR="006B51B8" w:rsidRDefault="006B51B8" w:rsidP="007200B1"/>
                      </w:txbxContent>
                    </v:textbox>
                  </v:shape>
                  <v:shape id="文本框 853" o:spid="_x0000_s1450" type="#_x0000_t202" style="position:absolute;left:3013;top:8148;width:90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">
                    <v:shadow on="t" offset="6pt,6pt"/>
                    <v:textbox>
                      <w:txbxContent>
                        <w:p w14:paraId="0D7EFCE5" w14:textId="77777777" w:rsidR="006B51B8" w:rsidRDefault="006B51B8" w:rsidP="007200B1"/>
                      </w:txbxContent>
                    </v:textbox>
                  </v:shape>
                  <v:shape id="文本框 854" o:spid="_x0000_s1451" type="#_x0000_t202" style="position:absolute;left:3013;top:8460;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">
                    <v:shadow on="t" offset="6pt,6pt"/>
                    <v:textbox>
                      <w:txbxContent>
                        <w:p w14:paraId="28409322" w14:textId="77777777" w:rsidR="006B51B8" w:rsidRDefault="006B51B8" w:rsidP="007200B1"/>
                      </w:txbxContent>
                    </v:textbox>
                  </v:shape>
                  <v:rect id="矩形 855" o:spid="_x0000_s1452" style="position:absolute;left:3013;top:8928;width:90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">
                    <v:shadow on="t" offset="6pt,6pt"/>
                  </v:rect>
                  <v:line id="直线 856" o:spid="_x0000_s1453" style="position:absolute;flip:y;visibility:visible;mso-wrap-style:square" from="2653,8616" to="3013,8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v:line id="直线 857" o:spid="_x0000_s1454" style="position:absolute;visibility:visible;mso-wrap-style:square" from="2653,10020" to="3013,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hhxAAAANsAAAAPAAAAZHJzL2Rvd25yZXYueG1sRI/NasMw&#10;EITvhbyD2EBvjZxC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DXpGGHEAAAA2wAAAA8A&#10;AAAAAAAAAAAAAAAABwIAAGRycy9kb3ducmV2LnhtbFBLBQYAAAAAAwADALcAAAD4AgAAAAA=&#10;">
                    <v:stroke endarrow="block"/>
                  </v:line>
                  <v:shape id="文本框 858" o:spid="_x0000_s1455" type="#_x0000_t202" style="position:absolute;left:7693;top:3713;width:1620;height:4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">
                    <v:shadow on="t" offset="6pt,6pt"/>
                    <v:textbox>
                      <w:txbxContent>
                        <w:p w14:paraId="416953CF" w14:textId="77777777" w:rsidR="006B51B8" w:rsidRDefault="006B51B8" w:rsidP="007200B1"/>
                        <w:p w14:paraId="00C10465" w14:textId="77777777" w:rsidR="006B51B8" w:rsidRDefault="006B51B8" w:rsidP="007200B1">
                          <w:pPr>
                            <w:spacing w:after="0"/>
                            <w:rPr>
                              <w:sz w:val="18"/>
                              <w:szCs w:val="18"/>
                            </w:rPr>
                          </w:pPr>
                          <w:r>
                            <w:rPr>
                              <w:rFonts w:hint="eastAsia"/>
                            </w:rPr>
                            <w:t xml:space="preserve">   </w:t>
                          </w:r>
                          <w:r>
                            <w:rPr>
                              <w:rFonts w:hint="eastAsia"/>
                              <w:lang w:eastAsia="zh-CN"/>
                            </w:rPr>
                            <w:t xml:space="preserve">     </w:t>
                          </w:r>
                          <w:r>
                            <w:rPr>
                              <w:rFonts w:hint="eastAsia"/>
                              <w:sz w:val="18"/>
                              <w:szCs w:val="18"/>
                            </w:rPr>
                            <w:t>(</w:t>
                          </w:r>
                          <w:r>
                            <w:rPr>
                              <w:rFonts w:hint="eastAsia"/>
                              <w:sz w:val="15"/>
                              <w:szCs w:val="18"/>
                            </w:rPr>
                            <w:t>共享库</w:t>
                          </w:r>
                          <w:r>
                            <w:rPr>
                              <w:rFonts w:hint="eastAsia"/>
                              <w:sz w:val="18"/>
                              <w:szCs w:val="18"/>
                            </w:rPr>
                            <w:t>)</w:t>
                          </w:r>
                        </w:p>
                      </w:txbxContent>
                    </v:textbox>
                  </v:shape>
                  <v:line id="直线 859" o:spid="_x0000_s1456" style="position:absolute;visibility:visible;mso-wrap-style:square" from="7693,4070" to="9313,4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shape id="文本框 860" o:spid="_x0000_s1457" type="#_x0000_t202" style="position:absolute;left:7693;top:3000;width:1620;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" strokecolor="white">
                    <v:textbox>
                      <w:txbxContent>
                        <w:p w14:paraId="29B4D965" w14:textId="77777777" w:rsidR="006B51B8" w:rsidRDefault="006B51B8" w:rsidP="007200B1">
                          <w:pPr>
                            <w:spacing w:line="0" w:lineRule="atLeast"/>
                            <w:rPr>
                              <w:szCs w:val="21"/>
                            </w:rPr>
                          </w:pPr>
                          <w:r>
                            <w:rPr>
                              <w:rFonts w:hint="eastAsia"/>
                              <w:szCs w:val="21"/>
                            </w:rPr>
                            <w:t>进程虚拟</w:t>
                          </w:r>
                          <w:r>
                            <w:rPr>
                              <w:rFonts w:hint="eastAsia"/>
                              <w:szCs w:val="21"/>
                              <w:lang w:eastAsia="zh-CN"/>
                            </w:rPr>
                            <w:t>内</w:t>
                          </w:r>
                          <w:r>
                            <w:rPr>
                              <w:rFonts w:hint="eastAsia"/>
                              <w:szCs w:val="21"/>
                            </w:rPr>
                            <w:t>存</w:t>
                          </w:r>
                        </w:p>
                      </w:txbxContent>
                    </v:textbox>
                  </v:shape>
                  <v:shape id="文本框 861" o:spid="_x0000_s1458" type="#_x0000_t202" style="position:absolute;left:7896;top:4426;width:1417;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" strokecolor="white">
                    <v:textbox>
                      <w:txbxContent>
                        <w:p w14:paraId="77E44A4C" w14:textId="77777777" w:rsidR="006B51B8" w:rsidRDefault="006B51B8" w:rsidP="007200B1">
                          <w:pPr>
                            <w:spacing w:after="0" w:line="0" w:lineRule="atLeast"/>
                            <w:rPr>
                              <w:sz w:val="18"/>
                            </w:rPr>
                          </w:pPr>
                          <w:r>
                            <w:rPr>
                              <w:rFonts w:hint="eastAsia"/>
                              <w:sz w:val="18"/>
                            </w:rPr>
                            <w:t>虚拟</w:t>
                          </w:r>
                          <w:r>
                            <w:rPr>
                              <w:rFonts w:hint="eastAsia"/>
                              <w:sz w:val="18"/>
                              <w:lang w:eastAsia="zh-CN"/>
                            </w:rPr>
                            <w:t>内</w:t>
                          </w:r>
                          <w:r>
                            <w:rPr>
                              <w:rFonts w:hint="eastAsia"/>
                              <w:sz w:val="18"/>
                            </w:rPr>
                            <w:t>存段</w:t>
                          </w:r>
                        </w:p>
                        <w:p w14:paraId="0C0349C9" w14:textId="77777777" w:rsidR="006B51B8" w:rsidRDefault="006B51B8" w:rsidP="007200B1">
                          <w:pPr>
                            <w:spacing w:after="0" w:line="0" w:lineRule="atLeast"/>
                            <w:rPr>
                              <w:sz w:val="18"/>
                            </w:rPr>
                          </w:pPr>
                          <w:r>
                            <w:rPr>
                              <w:rFonts w:hint="eastAsia"/>
                              <w:sz w:val="18"/>
                            </w:rPr>
                            <w:t>(0x40000000)</w:t>
                          </w:r>
                        </w:p>
                      </w:txbxContent>
                    </v:textbox>
                  </v:shape>
                  <v:line id="直线 862" o:spid="_x0000_s1459" style="position:absolute;visibility:visible;mso-wrap-style:square" from="9313,4426" to="9313,5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72xgAAANsAAAAPAAAAZHJzL2Rvd25yZXYueG1sRI9Pa8JA&#10;FMTvhX6H5Qm91Y1tC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nBx+9sYAAADbAAAA&#10;DwAAAAAAAAAAAAAAAAAHAgAAZHJzL2Rvd25yZXYueG1sUEsFBgAAAAADAAMAtwAAAPoCAAAAAA==&#10;"/>
                  <v:line id="直线 863" o:spid="_x0000_s1460" style="position:absolute;visibility:visible;mso-wrap-style:square" from="7693,6387" to="9313,6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line id="直线 864" o:spid="_x0000_s1461" style="position:absolute;visibility:visible;mso-wrap-style:square" from="7693,5318" to="9313,5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"/>
                  <v:shape id="文本框 865" o:spid="_x0000_s1462" type="#_x0000_t202" style="position:absolute;left:7896;top:5496;width:1417;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" strokecolor="white">
                    <v:textbox>
                      <w:txbxContent>
                        <w:p w14:paraId="771D8B59" w14:textId="77777777" w:rsidR="006B51B8" w:rsidRDefault="006B51B8" w:rsidP="007200B1">
                          <w:pPr>
                            <w:spacing w:after="0" w:line="0" w:lineRule="atLeast"/>
                            <w:ind w:firstLineChars="100" w:firstLine="180"/>
                            <w:rPr>
                              <w:sz w:val="18"/>
                            </w:rPr>
                          </w:pPr>
                          <w:r>
                            <w:rPr>
                              <w:rFonts w:hint="eastAsia"/>
                              <w:sz w:val="18"/>
                            </w:rPr>
                            <w:t xml:space="preserve"> (data)</w:t>
                          </w:r>
                        </w:p>
                        <w:p w14:paraId="4377C679" w14:textId="77777777" w:rsidR="006B51B8" w:rsidRDefault="006B51B8" w:rsidP="007200B1">
                          <w:pPr>
                            <w:spacing w:after="0" w:line="0" w:lineRule="atLeast"/>
                            <w:rPr>
                              <w:sz w:val="18"/>
                            </w:rPr>
                          </w:pPr>
                          <w:r>
                            <w:rPr>
                              <w:rFonts w:hint="eastAsia"/>
                              <w:sz w:val="18"/>
                            </w:rPr>
                            <w:t>虚拟</w:t>
                          </w:r>
                          <w:r>
                            <w:rPr>
                              <w:rFonts w:hint="eastAsia"/>
                              <w:sz w:val="18"/>
                              <w:lang w:eastAsia="zh-CN"/>
                            </w:rPr>
                            <w:t>内</w:t>
                          </w:r>
                          <w:r>
                            <w:rPr>
                              <w:rFonts w:hint="eastAsia"/>
                              <w:sz w:val="18"/>
                            </w:rPr>
                            <w:t>存段</w:t>
                          </w:r>
                        </w:p>
                        <w:p w14:paraId="6505F495" w14:textId="77777777" w:rsidR="006B51B8" w:rsidRDefault="006B51B8" w:rsidP="007200B1">
                          <w:pPr>
                            <w:spacing w:line="0" w:lineRule="atLeast"/>
                            <w:rPr>
                              <w:sz w:val="18"/>
                            </w:rPr>
                          </w:pPr>
                          <w:r>
                            <w:rPr>
                              <w:rFonts w:hint="eastAsia"/>
                              <w:sz w:val="18"/>
                            </w:rPr>
                            <w:t>(0x0804a020)</w:t>
                          </w:r>
                        </w:p>
                      </w:txbxContent>
                    </v:textbox>
                  </v:shape>
                  <v:shape id="文本框 866" o:spid="_x0000_s1463" type="#_x0000_t202" style="position:absolute;left:7896;top:6744;width:1417;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" strokecolor="white">
                    <v:textbox>
                      <w:txbxContent>
                        <w:p w14:paraId="5DA2586D" w14:textId="77777777" w:rsidR="006B51B8" w:rsidRDefault="006B51B8" w:rsidP="007200B1">
                          <w:pPr>
                            <w:spacing w:after="0" w:line="0" w:lineRule="atLeast"/>
                            <w:ind w:firstLineChars="100" w:firstLine="180"/>
                            <w:rPr>
                              <w:sz w:val="18"/>
                            </w:rPr>
                          </w:pPr>
                          <w:r>
                            <w:rPr>
                              <w:rFonts w:hint="eastAsia"/>
                              <w:sz w:val="18"/>
                            </w:rPr>
                            <w:t xml:space="preserve"> (text)</w:t>
                          </w:r>
                        </w:p>
                        <w:p w14:paraId="38273141" w14:textId="77777777" w:rsidR="006B51B8" w:rsidRDefault="006B51B8" w:rsidP="007200B1">
                          <w:pPr>
                            <w:spacing w:after="0" w:line="0" w:lineRule="atLeast"/>
                            <w:rPr>
                              <w:sz w:val="18"/>
                            </w:rPr>
                          </w:pPr>
                          <w:r>
                            <w:rPr>
                              <w:rFonts w:hint="eastAsia"/>
                              <w:sz w:val="18"/>
                            </w:rPr>
                            <w:t>虚拟</w:t>
                          </w:r>
                          <w:r>
                            <w:rPr>
                              <w:rFonts w:hint="eastAsia"/>
                              <w:sz w:val="18"/>
                              <w:lang w:eastAsia="zh-CN"/>
                            </w:rPr>
                            <w:t>内</w:t>
                          </w:r>
                          <w:r>
                            <w:rPr>
                              <w:rFonts w:hint="eastAsia"/>
                              <w:sz w:val="18"/>
                            </w:rPr>
                            <w:t>存段</w:t>
                          </w:r>
                        </w:p>
                        <w:p w14:paraId="5299546B" w14:textId="77777777" w:rsidR="006B51B8" w:rsidRDefault="006B51B8" w:rsidP="007200B1">
                          <w:pPr>
                            <w:spacing w:line="0" w:lineRule="atLeast"/>
                            <w:rPr>
                              <w:sz w:val="18"/>
                            </w:rPr>
                          </w:pPr>
                          <w:r>
                            <w:rPr>
                              <w:rFonts w:hint="eastAsia"/>
                              <w:sz w:val="18"/>
                            </w:rPr>
                            <w:t>(0x08048000)</w:t>
                          </w:r>
                        </w:p>
                      </w:txbxContent>
                    </v:textbox>
                  </v:shape>
                  <v:line id="直线 867" o:spid="_x0000_s1464" style="position:absolute;visibility:visible;mso-wrap-style:square" from="7693,4961" to="9313,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"/>
                  <v:line id="直线 868" o:spid="_x0000_s1465" style="position:absolute;visibility:visible;mso-wrap-style:square" from="2653,5184" to="2833,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v:line id="直线 869" o:spid="_x0000_s1466" style="position:absolute;visibility:visible;mso-wrap-style:square" from="2653,5184" to="2653,6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"/>
                  <v:line id="直线 870" o:spid="_x0000_s1467" style="position:absolute;visibility:visible;mso-wrap-style:square" from="2653,6276" to="3013,6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line id="直线 871" o:spid="_x0000_s1468" style="position:absolute;visibility:visible;mso-wrap-style:square" from="2653,7212" to="3013,7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BfxgAAANsAAAAPAAAAZHJzL2Rvd25yZXYueG1sRI9Pa8JA&#10;FMTvgt9heUJvurFCKq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lixwX8YAAADbAAAA&#10;DwAAAAAAAAAAAAAAAAAHAgAAZHJzL2Rvd25yZXYueG1sUEsFBgAAAAADAAMAtwAAAPoCAAAAAA==&#10;"/>
                  <v:line id="直线 872" o:spid="_x0000_s1469" style="position:absolute;visibility:visible;mso-wrap-style:square" from="2653,7212" to="2653,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直线 873" o:spid="_x0000_s1470" style="position:absolute;visibility:visible;mso-wrap-style:square" from="2653,8148" to="3013,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">
                    <v:stroke endarrow="block"/>
                  </v:line>
                  <v:group id="组合 874" o:spid="_x0000_s1471" style="position:absolute;left:4993;top:5184;width:1620;height:3120" coordorigin="4140,2064" coordsize="1620,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文本框 875" o:spid="_x0000_s1472" type="#_x0000_t202" style="position:absolute;left:4140;top:2064;width:162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" strokecolor="white">
                      <v:textbox>
                        <w:txbxContent>
                          <w:p w14:paraId="34279B15" w14:textId="77777777" w:rsidR="006B51B8" w:rsidRDefault="006B51B8" w:rsidP="007200B1">
                            <w:pPr>
                              <w:spacing w:after="0"/>
                            </w:pPr>
                            <w:r>
                              <w:rPr>
                                <w:rFonts w:hint="eastAsia"/>
                              </w:rPr>
                              <w:t>虚存区结构</w:t>
                            </w:r>
                          </w:p>
                          <w:p w14:paraId="6E753BBC" w14:textId="77777777" w:rsidR="006B51B8" w:rsidRDefault="006B51B8" w:rsidP="007200B1">
                            <w:pPr>
                              <w:spacing w:after="0"/>
                            </w:pPr>
                            <w:r>
                              <w:t>vm_area_struct</w:t>
                            </w:r>
                          </w:p>
                        </w:txbxContent>
                      </v:textbox>
                    </v:shape>
                    <v:shape id="文本框 876" o:spid="_x0000_s1473" type="#_x0000_t202" style="position:absolute;left:4320;top:2844;width:1260;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">
                      <v:shadow on="t" offset="6pt,6pt"/>
                      <v:textbox>
                        <w:txbxContent>
                          <w:p w14:paraId="3DCB142C" w14:textId="77777777" w:rsidR="006B51B8" w:rsidRDefault="006B51B8" w:rsidP="007200B1">
                            <w:r>
                              <w:rPr>
                                <w:rFonts w:hint="eastAsia"/>
                              </w:rPr>
                              <w:t>*vm_mm</w:t>
                            </w:r>
                          </w:p>
                        </w:txbxContent>
                      </v:textbox>
                    </v:shape>
                    <v:shape id="文本框 877" o:spid="_x0000_s1474" type="#_x0000_t202" style="position:absolute;left:4320;top:3290;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">
                      <v:shadow on="t" offset="6pt,6pt"/>
                      <v:textbox>
                        <w:txbxContent>
                          <w:p w14:paraId="6121B4F3" w14:textId="77777777" w:rsidR="006B51B8" w:rsidRDefault="006B51B8" w:rsidP="007200B1">
                            <w:pPr>
                              <w:rPr>
                                <w:sz w:val="18"/>
                              </w:rPr>
                            </w:pPr>
                            <w:r>
                              <w:rPr>
                                <w:sz w:val="18"/>
                              </w:rPr>
                              <w:t>vm_</w:t>
                            </w:r>
                            <w:r>
                              <w:rPr>
                                <w:rFonts w:hint="eastAsia"/>
                                <w:sz w:val="18"/>
                              </w:rPr>
                              <w:t>_</w:t>
                            </w:r>
                            <w:r>
                              <w:rPr>
                                <w:sz w:val="18"/>
                              </w:rPr>
                              <w:t>start</w:t>
                            </w:r>
                          </w:p>
                        </w:txbxContent>
                      </v:textbox>
                    </v:shape>
                    <v:shape id="文本框 878" o:spid="_x0000_s1475" type="#_x0000_t202" style="position:absolute;left:4320;top:3780;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">
                      <v:shadow on="t" offset="6pt,6pt"/>
                      <v:textbox>
                        <w:txbxContent>
                          <w:p w14:paraId="50D6E545" w14:textId="77777777" w:rsidR="006B51B8" w:rsidRDefault="006B51B8" w:rsidP="007200B1">
                            <w:r>
                              <w:rPr>
                                <w:rFonts w:hint="eastAsia"/>
                              </w:rPr>
                              <w:t>vm_end</w:t>
                            </w:r>
                          </w:p>
                        </w:txbxContent>
                      </v:textbox>
                    </v:shape>
                    <v:shape id="文本框 879" o:spid="_x0000_s1476" type="#_x0000_t202" style="position:absolute;left:4320;top:4248;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">
                      <v:shadow on="t" offset="6pt,6pt"/>
                      <v:textbox>
                        <w:txbxContent>
                          <w:p w14:paraId="2959BD7B" w14:textId="77777777" w:rsidR="006B51B8" w:rsidRDefault="006B51B8" w:rsidP="007200B1">
                            <w:pPr>
                              <w:jc w:val="center"/>
                            </w:pPr>
                            <w:r>
                              <w:rPr>
                                <w:rFonts w:hint="eastAsia"/>
                              </w:rPr>
                              <w:t>*</w:t>
                            </w:r>
                            <w:r>
                              <w:t>vm_op</w:t>
                            </w:r>
                            <w:r>
                              <w:rPr>
                                <w:rFonts w:hint="eastAsia"/>
                              </w:rPr>
                              <w:t>s</w:t>
                            </w:r>
                          </w:p>
                        </w:txbxContent>
                      </v:textbox>
                    </v:shape>
                    <v:shape id="文本框 880" o:spid="_x0000_s1477" type="#_x0000_t202" style="position:absolute;left:4320;top:4716;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">
                      <v:shadow on="t" offset="6pt,6pt"/>
                      <v:textbox>
                        <w:txbxContent>
                          <w:p w14:paraId="2DAC3793" w14:textId="77777777" w:rsidR="006B51B8" w:rsidRDefault="006B51B8" w:rsidP="007200B1">
                            <w:r>
                              <w:rPr>
                                <w:rFonts w:hint="eastAsia"/>
                              </w:rPr>
                              <w:t>*</w:t>
                            </w:r>
                            <w:r>
                              <w:t>vm_next</w:t>
                            </w:r>
                          </w:p>
                        </w:txbxContent>
                      </v:textbox>
                    </v:shape>
                  </v:group>
                  <v:line id="直线 881" o:spid="_x0000_s1478" style="position:absolute;visibility:visible;mso-wrap-style:square" from="2653,8616" to="2653,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line id="直线 882" o:spid="_x0000_s1479" style="position:absolute;visibility:visible;mso-wrap-style:square" from="2473,2844" to="2833,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直线 883" o:spid="_x0000_s1480" style="position:absolute;visibility:visible;mso-wrap-style:square" from="2473,2844" to="2473,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2XxgAAANsAAAAPAAAAZHJzL2Rvd25yZXYueG1sRI9Ba8JA&#10;FITvgv9heYI33Vhp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Q1w9l8YAAADbAAAA&#10;DwAAAAAAAAAAAAAAAAAHAgAAZHJzL2Rvd25yZXYueG1sUEsFBgAAAAADAAMAtwAAAPoCAAAAAA==&#10;"/>
                  <v:line id="直线 884" o:spid="_x0000_s1481" style="position:absolute;visibility:visible;mso-wrap-style:square" from="2473,4092" to="2833,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">
                    <v:stroke endarrow="block"/>
                  </v:line>
                  <v:group id="组合 885" o:spid="_x0000_s1482" style="position:absolute;left:4993;top:8460;width:1620;height:3120" coordorigin="4140,2064" coordsize="1620,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文本框 886" o:spid="_x0000_s1483" type="#_x0000_t202" style="position:absolute;left:4140;top:2064;width:162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" strokecolor="white">
                      <v:textbox>
                        <w:txbxContent>
                          <w:p w14:paraId="6C4CB35C" w14:textId="77777777" w:rsidR="006B51B8" w:rsidRDefault="006B51B8" w:rsidP="007200B1">
                            <w:pPr>
                              <w:spacing w:after="0"/>
                            </w:pPr>
                            <w:r>
                              <w:rPr>
                                <w:rFonts w:hint="eastAsia"/>
                              </w:rPr>
                              <w:t>虚存区结构</w:t>
                            </w:r>
                          </w:p>
                          <w:p w14:paraId="5589AEE8" w14:textId="77777777" w:rsidR="006B51B8" w:rsidRDefault="006B51B8" w:rsidP="007200B1">
                            <w:pPr>
                              <w:spacing w:after="0"/>
                            </w:pPr>
                            <w:r>
                              <w:t>vm_area_struct</w:t>
                            </w:r>
                          </w:p>
                        </w:txbxContent>
                      </v:textbox>
                    </v:shape>
                    <v:shape id="文本框 887" o:spid="_x0000_s1484" type="#_x0000_t202" style="position:absolute;left:4320;top:2844;width:1260;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">
                      <v:shadow on="t" offset="6pt,6pt"/>
                      <v:textbox>
                        <w:txbxContent>
                          <w:p w14:paraId="5B3F69D5" w14:textId="77777777" w:rsidR="006B51B8" w:rsidRDefault="006B51B8" w:rsidP="007200B1">
                            <w:r>
                              <w:rPr>
                                <w:rFonts w:hint="eastAsia"/>
                              </w:rPr>
                              <w:t>*vm_mm</w:t>
                            </w:r>
                          </w:p>
                        </w:txbxContent>
                      </v:textbox>
                    </v:shape>
                    <v:shape id="文本框 888" o:spid="_x0000_s1485" type="#_x0000_t202" style="position:absolute;left:4320;top:3290;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">
                      <v:shadow on="t" offset="6pt,6pt"/>
                      <v:textbox>
                        <w:txbxContent>
                          <w:p w14:paraId="295CD704" w14:textId="77777777" w:rsidR="006B51B8" w:rsidRDefault="006B51B8" w:rsidP="007200B1">
                            <w:pPr>
                              <w:rPr>
                                <w:sz w:val="18"/>
                              </w:rPr>
                            </w:pPr>
                            <w:r>
                              <w:rPr>
                                <w:sz w:val="18"/>
                              </w:rPr>
                              <w:t>vm_</w:t>
                            </w:r>
                            <w:r>
                              <w:rPr>
                                <w:rFonts w:hint="eastAsia"/>
                                <w:sz w:val="18"/>
                              </w:rPr>
                              <w:t>_</w:t>
                            </w:r>
                            <w:r>
                              <w:rPr>
                                <w:sz w:val="18"/>
                              </w:rPr>
                              <w:t>start</w:t>
                            </w:r>
                          </w:p>
                        </w:txbxContent>
                      </v:textbox>
                    </v:shape>
                    <v:shape id="文本框 889" o:spid="_x0000_s1486" type="#_x0000_t202" style="position:absolute;left:4320;top:3780;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">
                      <v:shadow on="t" offset="6pt,6pt"/>
                      <v:textbox>
                        <w:txbxContent>
                          <w:p w14:paraId="30885498" w14:textId="77777777" w:rsidR="006B51B8" w:rsidRDefault="006B51B8" w:rsidP="007200B1">
                            <w:r>
                              <w:rPr>
                                <w:rFonts w:hint="eastAsia"/>
                              </w:rPr>
                              <w:t>vm_end</w:t>
                            </w:r>
                          </w:p>
                        </w:txbxContent>
                      </v:textbox>
                    </v:shape>
                    <v:shape id="文本框 890" o:spid="_x0000_s1487" type="#_x0000_t202" style="position:absolute;left:4320;top:4248;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">
                      <v:shadow on="t" offset="6pt,6pt"/>
                      <v:textbox>
                        <w:txbxContent>
                          <w:p w14:paraId="3900AAA8" w14:textId="77777777" w:rsidR="006B51B8" w:rsidRDefault="006B51B8" w:rsidP="007200B1">
                            <w:pPr>
                              <w:jc w:val="center"/>
                            </w:pPr>
                            <w:r>
                              <w:rPr>
                                <w:rFonts w:hint="eastAsia"/>
                              </w:rPr>
                              <w:t>*</w:t>
                            </w:r>
                            <w:r>
                              <w:t>vm_op</w:t>
                            </w:r>
                            <w:r>
                              <w:rPr>
                                <w:rFonts w:hint="eastAsia"/>
                              </w:rPr>
                              <w:t>s</w:t>
                            </w:r>
                          </w:p>
                        </w:txbxContent>
                      </v:textbox>
                    </v:shape>
                    <v:shape id="文本框 891" o:spid="_x0000_s1488" type="#_x0000_t202" style="position:absolute;left:4320;top:4716;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">
                      <v:shadow on="t" offset="6pt,6pt"/>
                      <v:textbox>
                        <w:txbxContent>
                          <w:p w14:paraId="72E63160" w14:textId="77777777" w:rsidR="006B51B8" w:rsidRDefault="006B51B8" w:rsidP="007200B1">
                            <w:r>
                              <w:rPr>
                                <w:rFonts w:hint="eastAsia"/>
                              </w:rPr>
                              <w:t>*</w:t>
                            </w:r>
                            <w:r>
                              <w:t>vm_next</w:t>
                            </w:r>
                          </w:p>
                        </w:txbxContent>
                      </v:textbox>
                    </v:shape>
                  </v:group>
                  <v:line id="直线 892" o:spid="_x0000_s1489" style="position:absolute;visibility:visible;mso-wrap-style:square" from="4813,4872" to="5173,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7RxgAAANsAAAAPAAAAZHJzL2Rvd25yZXYueG1sRI9Ba8JA&#10;FITvgv9heUJvumkr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qckO0cYAAADbAAAA&#10;DwAAAAAAAAAAAAAAAAAHAgAAZHJzL2Rvd25yZXYueG1sUEsFBgAAAAADAAMAtwAAAPoCAAAAAA==&#10;"/>
                  <v:line id="直线 893" o:spid="_x0000_s1490" style="position:absolute;visibility:visible;mso-wrap-style:square" from="4813,4872" to="4813,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tKxgAAANsAAAAPAAAAZHJzL2Rvd25yZXYueG1sRI9Ba8JA&#10;FITvgv9heUJvummL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xoWrSsYAAADbAAAA&#10;DwAAAAAAAAAAAAAAAAAHAgAAZHJzL2Rvd25yZXYueG1sUEsFBgAAAAADAAMAtwAAAPoCAAAAAA==&#10;"/>
                  <v:line id="直线 894" o:spid="_x0000_s1491" style="position:absolute;visibility:visible;mso-wrap-style:square" from="4813,5964" to="5173,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">
                    <v:stroke endarrow="block"/>
                  </v:line>
                  <v:line id="直线 895" o:spid="_x0000_s1492" style="position:absolute;visibility:visible;mso-wrap-style:square" from="4813,8148" to="5173,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"/>
                  <v:line id="直线 896" o:spid="_x0000_s1493" style="position:absolute;flip:x;visibility:visible;mso-wrap-style:square" from="4813,8148" to="4813,9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"/>
                  <v:line id="直线 897" o:spid="_x0000_s1494" style="position:absolute;visibility:visible;mso-wrap-style:square" from="4813,9240" to="5173,9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">
                    <v:stroke endarrow="block"/>
                  </v:line>
                  <v:line id="直线 898" o:spid="_x0000_s1495" style="position:absolute;flip:y;visibility:visible;mso-wrap-style:square" from="4093,2688" to="5173,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">
                    <v:stroke endarrow="block"/>
                  </v:line>
                  <v:line id="直线 899" o:spid="_x0000_s1496" style="position:absolute;flip:x y;visibility:visible;mso-wrap-style:square" from="4093,4560" to="5173,9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">
                    <v:stroke endarrow="block"/>
                  </v:line>
                  <v:line id="直线 900" o:spid="_x0000_s1497" style="position:absolute;flip:x y;visibility:visible;mso-wrap-style:square" from="4093,4404" to="5173,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">
                    <v:stroke endarrow="block"/>
                  </v:line>
                  <v:line id="直线 901" o:spid="_x0000_s1498" style="position:absolute;flip:x;visibility:visible;mso-wrap-style:square" from="4093,3000" to="5173,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">
                    <v:stroke endarrow="block"/>
                  </v:line>
                  <v:line id="直线 902" o:spid="_x0000_s1499" style="position:absolute;visibility:visible;mso-wrap-style:square" from="9313,3936" to="9313,7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gbdxAAAANwAAAAPAAAAZHJzL2Rvd25yZXYueG1sRE9La8JA&#10;EL4X+h+WEXqrG9sS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OnCBt3EAAAA3AAAAA8A&#10;AAAAAAAAAAAAAAAABwIAAGRycy9kb3ducmV2LnhtbFBLBQYAAAAAAwADALcAAAD4AgAAAAA=&#10;"/>
                  <v:line id="直线 903" o:spid="_x0000_s1500" style="position:absolute;visibility:visible;mso-wrap-style:square" from="6433,3312" to="7693,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">
                    <v:stroke endarrow="block"/>
                  </v:line>
                  <v:line id="直线 904" o:spid="_x0000_s1501" style="position:absolute;visibility:visible;mso-wrap-style:square" from="6433,3780" to="7693,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">
                    <v:stroke endarrow="block"/>
                  </v:line>
                  <v:line id="直线 905" o:spid="_x0000_s1502" style="position:absolute;flip:y;visibility:visible;mso-wrap-style:square" from="6433,5340" to="7693,6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">
                    <v:stroke endarrow="block"/>
                  </v:line>
                  <v:line id="直线 906" o:spid="_x0000_s1503" style="position:absolute;flip:y;visibility:visible;mso-wrap-style:square" from="6433,6276" to="7693,7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">
                    <v:stroke endarrow="block"/>
                  </v:line>
                  <v:line id="直线 907" o:spid="_x0000_s1504" style="position:absolute;visibility:visible;mso-wrap-style:square" from="7693,6588" to="9313,6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"/>
                  <v:line id="直线 908" o:spid="_x0000_s1505" style="position:absolute;visibility:visible;mso-wrap-style:square" from="7693,7680" to="9313,7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"/>
                  <v:line id="直线 909" o:spid="_x0000_s1506" style="position:absolute;flip:y;visibility:visible;mso-wrap-style:square" from="6433,6588" to="7693,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">
                    <v:stroke endarrow="block"/>
                  </v:line>
                  <v:line id="直线 910" o:spid="_x0000_s1507" style="position:absolute;flip:y;visibility:visible;mso-wrap-style:square" from="6433,7524" to="7693,10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">
                    <v:stroke endarrow="block"/>
                  </v:line>
                  <v:line id="直线 911" o:spid="_x0000_s1508" style="position:absolute;flip:y;visibility:visible;mso-wrap-style:square" from="6433,9708" to="7873,10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">
                    <v:stroke endarrow="block"/>
                  </v:line>
                  <v:line id="直线 912" o:spid="_x0000_s1509" style="position:absolute;visibility:visible;mso-wrap-style:square" from="6433,7680" to="7873,9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CUwgAAANwAAAAPAAAAZHJzL2Rvd25yZXYueG1sRE/fa8Iw&#10;EH4f+D+EE/Y204ro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BwI0CUwgAAANwAAAAPAAAA&#10;AAAAAAAAAAAAAAcCAABkcnMvZG93bnJldi54bWxQSwUGAAAAAAMAAwC3AAAA9gIAAAAA&#10;">
                    <v:stroke endarrow="block"/>
                  </v:line>
                  <v:line id="直线 913" o:spid="_x0000_s1510" style="position:absolute;visibility:visible;mso-wrap-style:square" from="6433,4404" to="7873,9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PwgAAANwAAAAPAAAAZHJzL2Rvd25yZXYueG1sRE/fa8Iw&#10;EH4f+D+EE/Y20wrq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Afb+UPwgAAANwAAAAPAAAA&#10;AAAAAAAAAAAAAAcCAABkcnMvZG93bnJldi54bWxQSwUGAAAAAAMAAwC3AAAA9gIAAAAA&#10;">
                    <v:stroke endarrow="block"/>
                  </v:line>
                  <v:shape id="文本框 914" o:spid="_x0000_s1511" type="#_x0000_t202" style="position:absolute;left:7873;top:11268;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">
                    <v:shadow on="t" offset="6pt,6pt"/>
                    <v:textbox>
                      <w:txbxContent>
                        <w:p w14:paraId="142664D8" w14:textId="77777777" w:rsidR="006B51B8" w:rsidRDefault="006B51B8" w:rsidP="007200B1">
                          <w:r>
                            <w:rPr>
                              <w:rFonts w:hint="eastAsia"/>
                            </w:rPr>
                            <w:t xml:space="preserve">  </w:t>
                          </w:r>
                          <w:r>
                            <w:rPr>
                              <w:rFonts w:hint="eastAsia"/>
                            </w:rPr>
                            <w:t>…</w:t>
                          </w:r>
                        </w:p>
                      </w:txbxContent>
                    </v:textbox>
                  </v:shape>
                </v:group>
                <w10:anchorlock/>
              </v:group>
            </w:pict>
          </mc:Fallback>
        </mc:AlternateContent>
      </w:r>
    </w:p>
    <w:p w14:paraId="7E2E3806" w14:textId="77777777" w:rsidR="007319B1" w:rsidRDefault="007319B1">
      <w:pPr>
        <w:tabs>
          <w:tab w:val="left" w:pos="4400"/>
        </w:tabs>
        <w:spacing w:after="0" w:line="312" w:lineRule="exact"/>
        <w:ind w:left="591" w:right="-20"/>
        <w:rPr>
          <w:rFonts w:ascii="Times New Roman" w:hAnsi="Times New Roman"/>
          <w:spacing w:val="10"/>
          <w:sz w:val="20"/>
          <w:szCs w:val="20"/>
          <w:lang w:eastAsia="zh-CN"/>
        </w:rPr>
      </w:pPr>
      <w:r>
        <w:rPr>
          <w:rFonts w:ascii="Times New Roman" w:hAnsi="Times New Roman"/>
          <w:spacing w:val="10"/>
          <w:sz w:val="20"/>
          <w:szCs w:val="20"/>
          <w:lang w:eastAsia="zh-CN"/>
        </w:rPr>
        <w:br w:type="page"/>
      </w:r>
    </w:p>
    <w:p w14:paraId="4E284A38" w14:textId="77777777" w:rsidR="007319B1" w:rsidRDefault="007319B1">
      <w:pPr>
        <w:spacing w:after="0" w:line="267" w:lineRule="exact"/>
        <w:ind w:left="126" w:right="65" w:firstLineChars="200" w:firstLine="420"/>
        <w:jc w:val="center"/>
        <w:rPr>
          <w:rFonts w:ascii="Times New Roman" w:hAnsi="Times New Roman"/>
          <w:sz w:val="21"/>
          <w:szCs w:val="20"/>
          <w:lang w:eastAsia="zh-CN"/>
        </w:rPr>
      </w:pPr>
      <w:r>
        <w:rPr>
          <w:rFonts w:ascii="Times New Roman" w:hAnsi="Times New Roman"/>
          <w:position w:val="-2"/>
          <w:sz w:val="21"/>
          <w:szCs w:val="18"/>
          <w:lang w:eastAsia="zh-CN"/>
        </w:rPr>
        <w:lastRenderedPageBreak/>
        <w:t>图</w:t>
      </w:r>
      <w:r>
        <w:rPr>
          <w:rFonts w:ascii="Times New Roman" w:hAnsi="Times New Roman"/>
          <w:w w:val="49"/>
          <w:position w:val="-2"/>
          <w:sz w:val="21"/>
          <w:szCs w:val="18"/>
          <w:lang w:eastAsia="zh-CN"/>
        </w:rPr>
        <w:t>４</w:t>
      </w:r>
      <w:r>
        <w:rPr>
          <w:rFonts w:ascii="Times New Roman" w:hAnsi="Times New Roman"/>
          <w:w w:val="49"/>
          <w:position w:val="-2"/>
          <w:sz w:val="21"/>
          <w:szCs w:val="18"/>
          <w:lang w:eastAsia="zh-CN"/>
        </w:rPr>
        <w:t xml:space="preserve">-22  </w:t>
      </w:r>
      <w:r>
        <w:rPr>
          <w:rFonts w:ascii="Times New Roman" w:hAnsi="Times New Roman"/>
          <w:spacing w:val="-1"/>
          <w:position w:val="-2"/>
          <w:sz w:val="21"/>
          <w:szCs w:val="18"/>
          <w:lang w:eastAsia="zh-CN"/>
        </w:rPr>
        <w:t>进</w:t>
      </w:r>
      <w:r>
        <w:rPr>
          <w:rFonts w:ascii="Times New Roman" w:hAnsi="Times New Roman"/>
          <w:spacing w:val="1"/>
          <w:position w:val="-2"/>
          <w:sz w:val="21"/>
          <w:szCs w:val="18"/>
          <w:lang w:eastAsia="zh-CN"/>
        </w:rPr>
        <w:t>程虚</w:t>
      </w:r>
      <w:r>
        <w:rPr>
          <w:rFonts w:ascii="Times New Roman" w:hAnsi="Times New Roman"/>
          <w:spacing w:val="-1"/>
          <w:position w:val="-2"/>
          <w:sz w:val="21"/>
          <w:szCs w:val="18"/>
          <w:lang w:eastAsia="zh-CN"/>
        </w:rPr>
        <w:t>存</w:t>
      </w:r>
      <w:r>
        <w:rPr>
          <w:rFonts w:ascii="Times New Roman" w:hAnsi="Times New Roman"/>
          <w:spacing w:val="1"/>
          <w:position w:val="-2"/>
          <w:sz w:val="21"/>
          <w:szCs w:val="18"/>
          <w:lang w:eastAsia="zh-CN"/>
        </w:rPr>
        <w:t>管</w:t>
      </w:r>
      <w:r>
        <w:rPr>
          <w:rFonts w:ascii="Times New Roman" w:hAnsi="Times New Roman"/>
          <w:spacing w:val="-1"/>
          <w:position w:val="-2"/>
          <w:sz w:val="21"/>
          <w:szCs w:val="18"/>
          <w:lang w:eastAsia="zh-CN"/>
        </w:rPr>
        <w:t>理</w:t>
      </w:r>
      <w:r>
        <w:rPr>
          <w:rFonts w:ascii="Times New Roman" w:hAnsi="Times New Roman"/>
          <w:spacing w:val="1"/>
          <w:position w:val="-2"/>
          <w:sz w:val="21"/>
          <w:szCs w:val="18"/>
          <w:lang w:eastAsia="zh-CN"/>
        </w:rPr>
        <w:t>数据</w:t>
      </w:r>
      <w:r>
        <w:rPr>
          <w:rFonts w:ascii="Times New Roman" w:hAnsi="Times New Roman"/>
          <w:spacing w:val="-1"/>
          <w:position w:val="-2"/>
          <w:sz w:val="21"/>
          <w:szCs w:val="18"/>
          <w:lang w:eastAsia="zh-CN"/>
        </w:rPr>
        <w:t>结</w:t>
      </w:r>
      <w:r>
        <w:rPr>
          <w:rFonts w:ascii="Times New Roman" w:hAnsi="Times New Roman"/>
          <w:position w:val="-2"/>
          <w:sz w:val="21"/>
          <w:szCs w:val="18"/>
          <w:lang w:eastAsia="zh-CN"/>
        </w:rPr>
        <w:t>构</w:t>
      </w:r>
    </w:p>
    <w:p w14:paraId="7AB432E9" w14:textId="3DE2F3DC" w:rsidR="007319B1" w:rsidRDefault="007319B1">
      <w:pPr>
        <w:spacing w:before="240" w:line="360" w:lineRule="auto"/>
        <w:ind w:right="-23"/>
        <w:outlineLvl w:val="2"/>
        <w:rPr>
          <w:ins w:id="844" w:author="simeng zhao" w:date="2018-02-02T17:14:00Z"/>
          <w:rFonts w:ascii="Times New Roman" w:hAnsi="Times New Roman"/>
          <w:b/>
          <w:spacing w:val="-1"/>
          <w:sz w:val="24"/>
          <w:szCs w:val="24"/>
          <w:lang w:eastAsia="zh-CN"/>
        </w:rPr>
      </w:pPr>
      <w:r>
        <w:rPr>
          <w:rFonts w:ascii="Times New Roman" w:hAnsi="Times New Roman"/>
          <w:b/>
          <w:spacing w:val="-1"/>
          <w:sz w:val="24"/>
          <w:szCs w:val="24"/>
          <w:lang w:eastAsia="zh-CN"/>
        </w:rPr>
        <w:t xml:space="preserve">4.7.3  </w:t>
      </w:r>
      <w:r>
        <w:rPr>
          <w:rFonts w:ascii="Times New Roman" w:hAnsi="Times New Roman"/>
          <w:b/>
          <w:spacing w:val="-1"/>
          <w:sz w:val="24"/>
          <w:szCs w:val="24"/>
          <w:lang w:eastAsia="zh-CN"/>
        </w:rPr>
        <w:t>页表机制</w:t>
      </w:r>
    </w:p>
    <w:p w14:paraId="43E765D3" w14:textId="77777777" w:rsidR="00CE46ED" w:rsidRDefault="00CE46ED" w:rsidP="00CE46ED">
      <w:pPr>
        <w:spacing w:before="15"/>
        <w:jc w:val="both"/>
        <w:rPr>
          <w:ins w:id="845" w:author="simeng zhao" w:date="2018-02-02T17:14:00Z"/>
          <w:rFonts w:ascii="Times New Roman" w:hAnsi="Times New Roman"/>
          <w:b/>
          <w:color w:val="FF0000"/>
          <w:spacing w:val="10"/>
          <w:sz w:val="24"/>
          <w:szCs w:val="18"/>
          <w:lang w:eastAsia="zh-CN"/>
        </w:rPr>
      </w:pPr>
      <w:ins w:id="846" w:author="simeng zhao" w:date="2018-02-02T17:14:00Z">
        <w:r>
          <w:rPr>
            <w:rFonts w:ascii="Times New Roman" w:hAnsi="Times New Roman"/>
            <w:b/>
            <w:noProof/>
            <w:color w:val="FF0000"/>
            <w:spacing w:val="10"/>
            <w:sz w:val="24"/>
            <w:szCs w:val="18"/>
            <w:lang w:eastAsia="zh-CN"/>
          </w:rPr>
          <w:drawing>
            <wp:inline distT="0" distB="0" distL="0" distR="0" wp14:anchorId="57BDE034" wp14:editId="2A4F1C55">
              <wp:extent cx="4624070" cy="4624070"/>
              <wp:effectExtent l="0" t="0" r="0" b="0"/>
              <wp:docPr id="607" name="图片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624070" cy="4624070"/>
                      </a:xfrm>
                      <a:prstGeom prst="rect">
                        <a:avLst/>
                      </a:prstGeom>
                      <a:noFill/>
                      <a:ln>
                        <a:noFill/>
                      </a:ln>
                    </pic:spPr>
                  </pic:pic>
                </a:graphicData>
              </a:graphic>
            </wp:inline>
          </w:drawing>
        </w:r>
      </w:ins>
    </w:p>
    <w:p w14:paraId="1F3A363B" w14:textId="77777777" w:rsidR="00CE46ED" w:rsidRDefault="00CE46ED" w:rsidP="00CE46ED">
      <w:pPr>
        <w:spacing w:before="15"/>
        <w:ind w:leftChars="82" w:left="180"/>
        <w:jc w:val="both"/>
        <w:rPr>
          <w:ins w:id="847" w:author="simeng zhao" w:date="2018-02-02T17:14:00Z"/>
          <w:rFonts w:ascii="Times New Roman" w:hAnsi="Times New Roman"/>
          <w:b/>
          <w:color w:val="FF0000"/>
          <w:spacing w:val="10"/>
          <w:sz w:val="24"/>
          <w:szCs w:val="18"/>
          <w:lang w:eastAsia="zh-CN"/>
        </w:rPr>
      </w:pPr>
      <w:ins w:id="848" w:author="simeng zhao" w:date="2018-02-02T17:14:00Z">
        <w:r>
          <w:rPr>
            <w:rFonts w:ascii="Times New Roman" w:hAnsi="Times New Roman"/>
            <w:b/>
            <w:noProof/>
            <w:color w:val="FF0000"/>
            <w:spacing w:val="10"/>
            <w:sz w:val="24"/>
            <w:szCs w:val="18"/>
            <w:lang w:eastAsia="zh-CN"/>
          </w:rPr>
          <w:drawing>
            <wp:inline distT="0" distB="0" distL="0" distR="0" wp14:anchorId="37FEC2DE" wp14:editId="43869E42">
              <wp:extent cx="4610735" cy="1685925"/>
              <wp:effectExtent l="0" t="0" r="12065" b="0"/>
              <wp:docPr id="608" name="图片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610735" cy="1685925"/>
                      </a:xfrm>
                      <a:prstGeom prst="rect">
                        <a:avLst/>
                      </a:prstGeom>
                      <a:noFill/>
                      <a:ln>
                        <a:noFill/>
                      </a:ln>
                    </pic:spPr>
                  </pic:pic>
                </a:graphicData>
              </a:graphic>
            </wp:inline>
          </w:drawing>
        </w:r>
      </w:ins>
    </w:p>
    <w:p w14:paraId="173F4276" w14:textId="77777777" w:rsidR="00CE46ED" w:rsidRDefault="00CE46ED" w:rsidP="00CE46ED">
      <w:pPr>
        <w:spacing w:before="15"/>
        <w:ind w:leftChars="82" w:left="180"/>
        <w:jc w:val="both"/>
        <w:rPr>
          <w:ins w:id="849" w:author="simeng zhao" w:date="2018-02-02T17:14:00Z"/>
          <w:rFonts w:ascii="Times New Roman" w:hAnsi="Times New Roman"/>
          <w:b/>
          <w:color w:val="FF0000"/>
          <w:spacing w:val="10"/>
          <w:sz w:val="24"/>
          <w:szCs w:val="18"/>
          <w:lang w:eastAsia="zh-CN"/>
        </w:rPr>
      </w:pPr>
      <w:ins w:id="850" w:author="simeng zhao" w:date="2018-02-02T17:14:00Z">
        <w:r>
          <w:rPr>
            <w:rFonts w:ascii="Times New Roman" w:hAnsi="Times New Roman"/>
            <w:b/>
            <w:noProof/>
            <w:color w:val="FF0000"/>
            <w:spacing w:val="10"/>
            <w:sz w:val="24"/>
            <w:szCs w:val="18"/>
            <w:lang w:eastAsia="zh-CN"/>
          </w:rPr>
          <w:drawing>
            <wp:inline distT="0" distB="0" distL="0" distR="0" wp14:anchorId="1E721B20" wp14:editId="1A87699A">
              <wp:extent cx="4591685" cy="589915"/>
              <wp:effectExtent l="0" t="0" r="5715" b="0"/>
              <wp:docPr id="609" name="图片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591685" cy="589915"/>
                      </a:xfrm>
                      <a:prstGeom prst="rect">
                        <a:avLst/>
                      </a:prstGeom>
                      <a:noFill/>
                      <a:ln>
                        <a:noFill/>
                      </a:ln>
                    </pic:spPr>
                  </pic:pic>
                </a:graphicData>
              </a:graphic>
            </wp:inline>
          </w:drawing>
        </w:r>
      </w:ins>
    </w:p>
    <w:p w14:paraId="70E57837" w14:textId="77777777" w:rsidR="00CE46ED" w:rsidRDefault="00CE46ED" w:rsidP="00CE46ED">
      <w:pPr>
        <w:spacing w:before="15"/>
        <w:ind w:leftChars="82" w:left="180"/>
        <w:jc w:val="both"/>
        <w:rPr>
          <w:ins w:id="851" w:author="simeng zhao" w:date="2018-02-02T17:14:00Z"/>
          <w:rFonts w:ascii="Times New Roman" w:hAnsi="Times New Roman"/>
          <w:b/>
          <w:color w:val="FF0000"/>
          <w:spacing w:val="10"/>
          <w:sz w:val="24"/>
          <w:szCs w:val="18"/>
          <w:lang w:eastAsia="zh-CN"/>
        </w:rPr>
      </w:pPr>
      <w:ins w:id="852" w:author="simeng zhao" w:date="2018-02-02T17:14:00Z">
        <w:r>
          <w:rPr>
            <w:rFonts w:ascii="Times New Roman" w:hAnsi="Times New Roman" w:hint="eastAsia"/>
            <w:b/>
            <w:color w:val="FF0000"/>
            <w:spacing w:val="10"/>
            <w:sz w:val="24"/>
            <w:szCs w:val="18"/>
            <w:lang w:eastAsia="zh-CN"/>
          </w:rPr>
          <w:t>//Linux Device Drivers 3rd Edition, page376</w:t>
        </w:r>
      </w:ins>
    </w:p>
    <w:p w14:paraId="2E41BD88" w14:textId="77777777" w:rsidR="00CE46ED" w:rsidRDefault="00CE46ED" w:rsidP="00CE46ED">
      <w:pPr>
        <w:spacing w:before="15"/>
        <w:ind w:leftChars="82" w:left="180"/>
        <w:jc w:val="both"/>
        <w:rPr>
          <w:ins w:id="853" w:author="simeng zhao" w:date="2018-02-02T17:14:00Z"/>
          <w:rFonts w:ascii="Times New Roman" w:hAnsi="Times New Roman"/>
          <w:b/>
          <w:color w:val="FF0000"/>
          <w:spacing w:val="10"/>
          <w:sz w:val="24"/>
          <w:szCs w:val="18"/>
          <w:lang w:eastAsia="zh-CN"/>
        </w:rPr>
      </w:pPr>
      <w:ins w:id="854" w:author="simeng zhao" w:date="2018-02-02T17:14:00Z">
        <w:r>
          <w:rPr>
            <w:rFonts w:ascii="Times New Roman" w:hAnsi="Times New Roman" w:hint="eastAsia"/>
            <w:b/>
            <w:color w:val="FF0000"/>
            <w:spacing w:val="10"/>
            <w:sz w:val="24"/>
            <w:szCs w:val="18"/>
            <w:lang w:eastAsia="zh-CN"/>
          </w:rPr>
          <w:t>//Linux</w:t>
        </w:r>
        <w:r>
          <w:rPr>
            <w:rFonts w:ascii="Times New Roman" w:hAnsi="Times New Roman" w:hint="eastAsia"/>
            <w:b/>
            <w:color w:val="FF0000"/>
            <w:spacing w:val="10"/>
            <w:sz w:val="24"/>
            <w:szCs w:val="18"/>
            <w:lang w:eastAsia="zh-CN"/>
          </w:rPr>
          <w:t>系统的三级页表设计</w:t>
        </w:r>
      </w:ins>
    </w:p>
    <w:p w14:paraId="2B10E572" w14:textId="77777777" w:rsidR="00CE46ED" w:rsidRDefault="00CE46ED" w:rsidP="00CE46ED">
      <w:pPr>
        <w:spacing w:after="0" w:line="360" w:lineRule="auto"/>
        <w:ind w:leftChars="82" w:left="180" w:rightChars="40" w:right="88" w:firstLine="415"/>
        <w:jc w:val="both"/>
        <w:rPr>
          <w:ins w:id="855" w:author="simeng zhao" w:date="2018-02-02T17:14:00Z"/>
          <w:lang w:eastAsia="zh-CN"/>
        </w:rPr>
      </w:pPr>
    </w:p>
    <w:p w14:paraId="423F147D" w14:textId="77777777" w:rsidR="00CE46ED" w:rsidRDefault="00CE46ED" w:rsidP="00CE46ED">
      <w:pPr>
        <w:spacing w:after="0" w:line="360" w:lineRule="auto"/>
        <w:ind w:leftChars="82" w:left="180" w:rightChars="40" w:right="88" w:firstLine="415"/>
        <w:jc w:val="both"/>
        <w:rPr>
          <w:ins w:id="856" w:author="simeng zhao" w:date="2018-02-02T17:14:00Z"/>
          <w:rFonts w:ascii="Times New Roman" w:hAnsi="Times New Roman"/>
          <w:b/>
          <w:color w:val="FF0000"/>
          <w:spacing w:val="10"/>
          <w:sz w:val="21"/>
          <w:szCs w:val="21"/>
          <w:lang w:eastAsia="zh-CN"/>
        </w:rPr>
      </w:pPr>
      <w:ins w:id="857" w:author="simeng zhao" w:date="2018-02-02T17:14:00Z">
        <w:r>
          <w:rPr>
            <w:rFonts w:ascii="Times New Roman" w:hAnsi="Times New Roman"/>
            <w:b/>
            <w:noProof/>
            <w:color w:val="FF0000"/>
            <w:spacing w:val="10"/>
            <w:sz w:val="21"/>
            <w:szCs w:val="21"/>
            <w:lang w:eastAsia="zh-CN"/>
          </w:rPr>
          <w:lastRenderedPageBreak/>
          <w:drawing>
            <wp:inline distT="0" distB="0" distL="0" distR="0" wp14:anchorId="57EAFDA7" wp14:editId="6D11DF29">
              <wp:extent cx="4896485" cy="2101215"/>
              <wp:effectExtent l="0" t="0" r="5715" b="6985"/>
              <wp:docPr id="610" name="图片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896485" cy="2101215"/>
                      </a:xfrm>
                      <a:prstGeom prst="rect">
                        <a:avLst/>
                      </a:prstGeom>
                      <a:noFill/>
                      <a:ln>
                        <a:noFill/>
                      </a:ln>
                    </pic:spPr>
                  </pic:pic>
                </a:graphicData>
              </a:graphic>
            </wp:inline>
          </w:drawing>
        </w:r>
      </w:ins>
    </w:p>
    <w:p w14:paraId="0901E398" w14:textId="77777777" w:rsidR="00CE46ED" w:rsidRDefault="00CE46ED" w:rsidP="00CE46ED">
      <w:pPr>
        <w:spacing w:before="15"/>
        <w:ind w:leftChars="82" w:left="180"/>
        <w:jc w:val="both"/>
        <w:rPr>
          <w:ins w:id="858" w:author="simeng zhao" w:date="2018-02-02T17:14:00Z"/>
          <w:rFonts w:ascii="Times New Roman" w:hAnsi="Times New Roman"/>
          <w:b/>
          <w:color w:val="FF0000"/>
          <w:spacing w:val="10"/>
          <w:sz w:val="24"/>
          <w:szCs w:val="18"/>
          <w:lang w:eastAsia="zh-CN"/>
        </w:rPr>
      </w:pPr>
      <w:ins w:id="859" w:author="simeng zhao" w:date="2018-02-02T17:14:00Z">
        <w:r>
          <w:rPr>
            <w:rFonts w:ascii="Times New Roman" w:hAnsi="Times New Roman" w:hint="eastAsia"/>
            <w:b/>
            <w:color w:val="FF0000"/>
            <w:spacing w:val="10"/>
            <w:sz w:val="24"/>
            <w:szCs w:val="18"/>
            <w:lang w:eastAsia="zh-CN"/>
          </w:rPr>
          <w:t>//Professional Linux Kernel Architecture, page 12</w:t>
        </w:r>
      </w:ins>
    </w:p>
    <w:p w14:paraId="2884EC14" w14:textId="77777777" w:rsidR="00CE46ED" w:rsidRDefault="00CE46ED" w:rsidP="00CE46ED">
      <w:pPr>
        <w:spacing w:before="15"/>
        <w:ind w:leftChars="82" w:left="180"/>
        <w:jc w:val="both"/>
        <w:rPr>
          <w:ins w:id="860" w:author="simeng zhao" w:date="2018-02-02T17:14:00Z"/>
          <w:rFonts w:ascii="Times New Roman" w:hAnsi="Times New Roman"/>
          <w:b/>
          <w:color w:val="FF0000"/>
          <w:spacing w:val="10"/>
          <w:sz w:val="24"/>
          <w:szCs w:val="18"/>
          <w:lang w:eastAsia="zh-CN"/>
        </w:rPr>
      </w:pPr>
      <w:ins w:id="861" w:author="simeng zhao" w:date="2018-02-02T17:14:00Z">
        <w:r>
          <w:rPr>
            <w:rFonts w:ascii="Times New Roman" w:hAnsi="Times New Roman" w:hint="eastAsia"/>
            <w:b/>
            <w:color w:val="FF0000"/>
            <w:spacing w:val="10"/>
            <w:sz w:val="24"/>
            <w:szCs w:val="18"/>
            <w:lang w:eastAsia="zh-CN"/>
          </w:rPr>
          <w:t>//Linux</w:t>
        </w:r>
        <w:r>
          <w:rPr>
            <w:rFonts w:ascii="Times New Roman" w:hAnsi="Times New Roman" w:hint="eastAsia"/>
            <w:b/>
            <w:color w:val="FF0000"/>
            <w:spacing w:val="10"/>
            <w:sz w:val="24"/>
            <w:szCs w:val="18"/>
            <w:lang w:eastAsia="zh-CN"/>
          </w:rPr>
          <w:t>三级页表</w:t>
        </w:r>
      </w:ins>
    </w:p>
    <w:p w14:paraId="0E61750A" w14:textId="77777777" w:rsidR="00CE46ED" w:rsidRDefault="00CE46ED" w:rsidP="00CE46ED">
      <w:pPr>
        <w:spacing w:before="15"/>
        <w:ind w:firstLineChars="200" w:firstLine="440"/>
        <w:jc w:val="both"/>
        <w:rPr>
          <w:ins w:id="862" w:author="simeng zhao" w:date="2018-02-02T17:14:00Z"/>
          <w:color w:val="0000FF"/>
          <w:lang w:eastAsia="zh-CN"/>
        </w:rPr>
      </w:pPr>
      <w:ins w:id="863" w:author="simeng zhao" w:date="2018-02-02T17:14:00Z">
        <w:r>
          <w:rPr>
            <w:rFonts w:hint="eastAsia"/>
            <w:color w:val="0000FF"/>
            <w:lang w:eastAsia="zh-CN"/>
          </w:rPr>
          <w:t>在</w:t>
        </w:r>
        <w:r>
          <w:rPr>
            <w:rFonts w:hint="eastAsia"/>
            <w:color w:val="0000FF"/>
            <w:lang w:eastAsia="zh-CN"/>
          </w:rPr>
          <w:t>linux</w:t>
        </w:r>
        <w:r>
          <w:rPr>
            <w:rFonts w:hint="eastAsia"/>
            <w:color w:val="0000FF"/>
            <w:lang w:eastAsia="zh-CN"/>
          </w:rPr>
          <w:t>内核中，使用三级页表来映射虚拟地址到物理地址，这种多层的结构使得分散的内存存储方式也可以实现，现代的操作系统会在一个巨大的虚拟内存空间上展开，这么安排是有意义的，在系统运行的过程中提供较好的适应性。</w:t>
        </w:r>
      </w:ins>
    </w:p>
    <w:p w14:paraId="4BD3B5D5" w14:textId="77777777" w:rsidR="00CE46ED" w:rsidRDefault="00CE46ED" w:rsidP="00CE46ED">
      <w:pPr>
        <w:spacing w:before="15"/>
        <w:ind w:firstLineChars="200" w:firstLine="440"/>
        <w:jc w:val="both"/>
        <w:rPr>
          <w:ins w:id="864" w:author="simeng zhao" w:date="2018-02-02T17:14:00Z"/>
          <w:color w:val="0000FF"/>
          <w:lang w:eastAsia="zh-CN"/>
        </w:rPr>
      </w:pPr>
      <w:ins w:id="865" w:author="simeng zhao" w:date="2018-02-02T17:14:00Z">
        <w:r>
          <w:rPr>
            <w:rFonts w:hint="eastAsia"/>
            <w:color w:val="0000FF"/>
            <w:lang w:eastAsia="zh-CN"/>
          </w:rPr>
          <w:t>注意到即使是在只提供两层页表映射虚拟内存的硬件架构上，</w:t>
        </w:r>
        <w:r>
          <w:rPr>
            <w:rFonts w:hint="eastAsia"/>
            <w:color w:val="0000FF"/>
            <w:lang w:eastAsia="zh-CN"/>
          </w:rPr>
          <w:t>linux</w:t>
        </w:r>
        <w:r>
          <w:rPr>
            <w:rFonts w:hint="eastAsia"/>
            <w:color w:val="0000FF"/>
            <w:lang w:eastAsia="zh-CN"/>
          </w:rPr>
          <w:t>依然可以使用三级页表。由于三级页表的实现方式是和处理器型号无关的，这种方便的方式并不会在只有二级页表的设备上带来性能损耗，因为编译器会自动的分辨出不适用的页表层级。</w:t>
        </w:r>
      </w:ins>
    </w:p>
    <w:p w14:paraId="13F384DF" w14:textId="63E7C589" w:rsidR="00CE46ED" w:rsidRDefault="00CE46ED" w:rsidP="00CE46ED">
      <w:pPr>
        <w:spacing w:before="15"/>
        <w:ind w:firstLineChars="200" w:firstLine="440"/>
        <w:jc w:val="both"/>
        <w:rPr>
          <w:ins w:id="866" w:author="simeng zhao" w:date="2018-02-03T13:12:00Z"/>
          <w:color w:val="0000FF"/>
          <w:lang w:eastAsia="zh-CN"/>
        </w:rPr>
      </w:pPr>
      <w:ins w:id="867" w:author="simeng zhao" w:date="2018-02-02T17:14:00Z">
        <w:r>
          <w:rPr>
            <w:rFonts w:hint="eastAsia"/>
            <w:color w:val="0000FF"/>
            <w:lang w:eastAsia="zh-CN"/>
          </w:rPr>
          <w:t>页目录</w:t>
        </w:r>
      </w:ins>
      <w:ins w:id="868" w:author="simeng zhao" w:date="2018-02-02T17:32:00Z">
        <w:r>
          <w:rPr>
            <w:rFonts w:hint="eastAsia"/>
            <w:color w:val="0000FF"/>
            <w:lang w:eastAsia="zh-CN"/>
          </w:rPr>
          <w:t>：顶级的页表，</w:t>
        </w:r>
        <w:r>
          <w:rPr>
            <w:rFonts w:hint="eastAsia"/>
            <w:color w:val="0000FF"/>
            <w:lang w:eastAsia="zh-CN"/>
          </w:rPr>
          <w:t>PGD</w:t>
        </w:r>
        <w:r>
          <w:rPr>
            <w:rFonts w:hint="eastAsia"/>
            <w:color w:val="0000FF"/>
            <w:lang w:eastAsia="zh-CN"/>
          </w:rPr>
          <w:t>十一组</w:t>
        </w:r>
        <w:r>
          <w:rPr>
            <w:rFonts w:hint="eastAsia"/>
            <w:color w:val="0000FF"/>
            <w:lang w:eastAsia="zh-CN"/>
          </w:rPr>
          <w:t>pgd_t</w:t>
        </w:r>
        <w:r>
          <w:rPr>
            <w:rFonts w:hint="eastAsia"/>
            <w:color w:val="0000FF"/>
            <w:lang w:eastAsia="zh-CN"/>
          </w:rPr>
          <w:t>对象的数组，每一个都指向一个二级页表</w:t>
        </w:r>
      </w:ins>
      <w:ins w:id="869" w:author="simeng zhao" w:date="2018-02-02T17:33:00Z">
        <w:r>
          <w:rPr>
            <w:rFonts w:hint="eastAsia"/>
            <w:color w:val="0000FF"/>
            <w:lang w:eastAsia="zh-CN"/>
          </w:rPr>
          <w:t>，每一个进程都有自己的页目录，内核空间也一样</w:t>
        </w:r>
      </w:ins>
    </w:p>
    <w:p w14:paraId="4D91F5C1" w14:textId="1B4F51FB" w:rsidR="00ED059D" w:rsidRDefault="00ED059D" w:rsidP="00CE46ED">
      <w:pPr>
        <w:spacing w:before="15"/>
        <w:ind w:firstLineChars="200" w:firstLine="440"/>
        <w:jc w:val="both"/>
        <w:rPr>
          <w:ins w:id="870" w:author="simeng zhao" w:date="2018-02-02T17:14:00Z"/>
          <w:rFonts w:hint="eastAsia"/>
          <w:color w:val="0000FF"/>
          <w:lang w:eastAsia="zh-CN"/>
        </w:rPr>
      </w:pPr>
      <w:ins w:id="871" w:author="simeng zhao" w:date="2018-02-03T13:12:00Z">
        <w:r>
          <w:rPr>
            <w:noProof/>
          </w:rPr>
          <w:drawing>
            <wp:inline distT="0" distB="0" distL="0" distR="0" wp14:anchorId="4D08D915" wp14:editId="645A0DB9">
              <wp:extent cx="6120765" cy="1362710"/>
              <wp:effectExtent l="0" t="0" r="0" b="8890"/>
              <wp:docPr id="611" name="图片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765" cy="1362710"/>
                      </a:xfrm>
                      <a:prstGeom prst="rect">
                        <a:avLst/>
                      </a:prstGeom>
                    </pic:spPr>
                  </pic:pic>
                </a:graphicData>
              </a:graphic>
            </wp:inline>
          </w:drawing>
        </w:r>
      </w:ins>
    </w:p>
    <w:p w14:paraId="003D2659" w14:textId="3DF89CD4" w:rsidR="00CE46ED" w:rsidRDefault="00CE46ED" w:rsidP="00CE46ED">
      <w:pPr>
        <w:spacing w:before="15"/>
        <w:ind w:firstLineChars="200" w:firstLine="440"/>
        <w:jc w:val="both"/>
        <w:rPr>
          <w:ins w:id="872" w:author="simeng zhao" w:date="2018-02-03T13:16:00Z"/>
          <w:color w:val="0000FF"/>
          <w:lang w:eastAsia="zh-CN"/>
        </w:rPr>
      </w:pPr>
      <w:ins w:id="873" w:author="simeng zhao" w:date="2018-02-02T17:14:00Z">
        <w:r>
          <w:rPr>
            <w:rFonts w:hint="eastAsia"/>
            <w:color w:val="0000FF"/>
            <w:lang w:eastAsia="zh-CN"/>
          </w:rPr>
          <w:t>中间级页目录</w:t>
        </w:r>
      </w:ins>
      <w:ins w:id="874" w:author="simeng zhao" w:date="2018-02-03T13:13:00Z">
        <w:r w:rsidR="00ED059D">
          <w:rPr>
            <w:rFonts w:hint="eastAsia"/>
            <w:color w:val="0000FF"/>
            <w:lang w:eastAsia="zh-CN"/>
          </w:rPr>
          <w:t>：第二级的页表，</w:t>
        </w:r>
        <w:r w:rsidR="00ED059D">
          <w:rPr>
            <w:rFonts w:hint="eastAsia"/>
            <w:color w:val="0000FF"/>
            <w:lang w:eastAsia="zh-CN"/>
          </w:rPr>
          <w:t>PMD</w:t>
        </w:r>
        <w:r w:rsidR="00ED059D">
          <w:rPr>
            <w:rFonts w:hint="eastAsia"/>
            <w:color w:val="0000FF"/>
            <w:lang w:eastAsia="zh-CN"/>
          </w:rPr>
          <w:t>是</w:t>
        </w:r>
        <w:r w:rsidR="00ED059D">
          <w:rPr>
            <w:rFonts w:hint="eastAsia"/>
            <w:color w:val="0000FF"/>
            <w:lang w:eastAsia="zh-CN"/>
          </w:rPr>
          <w:t>pmd_t</w:t>
        </w:r>
        <w:r w:rsidR="00ED059D">
          <w:rPr>
            <w:rFonts w:hint="eastAsia"/>
            <w:color w:val="0000FF"/>
            <w:lang w:eastAsia="zh-CN"/>
          </w:rPr>
          <w:t>对象填充的</w:t>
        </w:r>
      </w:ins>
      <w:ins w:id="875" w:author="simeng zhao" w:date="2018-02-03T13:14:00Z">
        <w:r w:rsidR="00ED059D">
          <w:rPr>
            <w:rFonts w:hint="eastAsia"/>
            <w:color w:val="0000FF"/>
            <w:lang w:eastAsia="zh-CN"/>
          </w:rPr>
          <w:t>一个页大小的数组，每一个</w:t>
        </w:r>
        <w:r w:rsidR="00ED059D">
          <w:rPr>
            <w:rFonts w:hint="eastAsia"/>
            <w:color w:val="0000FF"/>
            <w:lang w:eastAsia="zh-CN"/>
          </w:rPr>
          <w:t>pmd_t</w:t>
        </w:r>
        <w:r w:rsidR="00ED059D">
          <w:rPr>
            <w:rFonts w:hint="eastAsia"/>
            <w:color w:val="0000FF"/>
            <w:lang w:eastAsia="zh-CN"/>
          </w:rPr>
          <w:t>都是一个三级页表的指针，只有二级页表的处理器是没有物理的</w:t>
        </w:r>
        <w:r w:rsidR="00ED059D">
          <w:rPr>
            <w:rFonts w:hint="eastAsia"/>
            <w:color w:val="0000FF"/>
            <w:lang w:eastAsia="zh-CN"/>
          </w:rPr>
          <w:t>PMD</w:t>
        </w:r>
        <w:r w:rsidR="00ED059D">
          <w:rPr>
            <w:rFonts w:hint="eastAsia"/>
            <w:color w:val="0000FF"/>
            <w:lang w:eastAsia="zh-CN"/>
          </w:rPr>
          <w:t>的，</w:t>
        </w:r>
      </w:ins>
      <w:ins w:id="876" w:author="simeng zhao" w:date="2018-02-03T13:15:00Z">
        <w:r w:rsidR="00ED059D">
          <w:rPr>
            <w:rFonts w:hint="eastAsia"/>
            <w:color w:val="0000FF"/>
            <w:lang w:eastAsia="zh-CN"/>
          </w:rPr>
          <w:t>他们所声明的</w:t>
        </w:r>
        <w:r w:rsidR="00ED059D">
          <w:rPr>
            <w:rFonts w:hint="eastAsia"/>
            <w:color w:val="0000FF"/>
            <w:lang w:eastAsia="zh-CN"/>
          </w:rPr>
          <w:t>PMD</w:t>
        </w:r>
        <w:r w:rsidR="00ED059D">
          <w:rPr>
            <w:rFonts w:hint="eastAsia"/>
            <w:color w:val="0000FF"/>
            <w:lang w:eastAsia="zh-CN"/>
          </w:rPr>
          <w:t>是一个只有一个元素的数组，这个元素只想的地址就是</w:t>
        </w:r>
        <w:r w:rsidR="00ED059D">
          <w:rPr>
            <w:rFonts w:hint="eastAsia"/>
            <w:color w:val="0000FF"/>
            <w:lang w:eastAsia="zh-CN"/>
          </w:rPr>
          <w:t>PMD</w:t>
        </w:r>
        <w:r w:rsidR="00ED059D">
          <w:rPr>
            <w:rFonts w:hint="eastAsia"/>
            <w:color w:val="0000FF"/>
            <w:lang w:eastAsia="zh-CN"/>
          </w:rPr>
          <w:t>的起地址。</w:t>
        </w:r>
      </w:ins>
    </w:p>
    <w:p w14:paraId="05A5513B" w14:textId="72A079B8" w:rsidR="00ED059D" w:rsidRDefault="00ED059D" w:rsidP="00CE46ED">
      <w:pPr>
        <w:spacing w:before="15"/>
        <w:ind w:firstLineChars="200" w:firstLine="440"/>
        <w:jc w:val="both"/>
        <w:rPr>
          <w:ins w:id="877" w:author="simeng zhao" w:date="2018-02-02T17:14:00Z"/>
          <w:rFonts w:hint="eastAsia"/>
          <w:color w:val="0000FF"/>
          <w:lang w:eastAsia="zh-CN"/>
        </w:rPr>
      </w:pPr>
      <w:ins w:id="878" w:author="simeng zhao" w:date="2018-02-03T13:16:00Z">
        <w:r>
          <w:rPr>
            <w:noProof/>
          </w:rPr>
          <w:drawing>
            <wp:inline distT="0" distB="0" distL="0" distR="0" wp14:anchorId="116A6F3F" wp14:editId="4A93BD5B">
              <wp:extent cx="6120765" cy="941070"/>
              <wp:effectExtent l="0" t="0" r="0" b="0"/>
              <wp:docPr id="612" name="图片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765" cy="941070"/>
                      </a:xfrm>
                      <a:prstGeom prst="rect">
                        <a:avLst/>
                      </a:prstGeom>
                    </pic:spPr>
                  </pic:pic>
                </a:graphicData>
              </a:graphic>
            </wp:inline>
          </w:drawing>
        </w:r>
      </w:ins>
    </w:p>
    <w:p w14:paraId="44F4D4D0" w14:textId="0BBDFCB8" w:rsidR="00CE46ED" w:rsidRDefault="00CE46ED" w:rsidP="00CE46ED">
      <w:pPr>
        <w:spacing w:before="15"/>
        <w:ind w:firstLineChars="200" w:firstLine="440"/>
        <w:jc w:val="both"/>
        <w:rPr>
          <w:ins w:id="879" w:author="simeng zhao" w:date="2018-02-03T13:15:00Z"/>
          <w:color w:val="0000FF"/>
          <w:lang w:eastAsia="zh-CN"/>
        </w:rPr>
      </w:pPr>
      <w:ins w:id="880" w:author="simeng zhao" w:date="2018-02-02T17:14:00Z">
        <w:r>
          <w:rPr>
            <w:rFonts w:hint="eastAsia"/>
            <w:color w:val="0000FF"/>
            <w:lang w:eastAsia="zh-CN"/>
          </w:rPr>
          <w:t>页表</w:t>
        </w:r>
        <w:r>
          <w:rPr>
            <w:rFonts w:hint="eastAsia"/>
            <w:color w:val="0000FF"/>
            <w:lang w:eastAsia="zh-CN"/>
          </w:rPr>
          <w:t xml:space="preserve"> </w:t>
        </w:r>
      </w:ins>
      <w:ins w:id="881" w:author="simeng zhao" w:date="2018-02-03T13:16:00Z">
        <w:r w:rsidR="00ED059D">
          <w:rPr>
            <w:rFonts w:hint="eastAsia"/>
            <w:color w:val="0000FF"/>
            <w:lang w:eastAsia="zh-CN"/>
          </w:rPr>
          <w:t>：页表是由页表项</w:t>
        </w:r>
      </w:ins>
      <w:ins w:id="882" w:author="simeng zhao" w:date="2018-02-03T13:17:00Z">
        <w:r w:rsidR="00ED059D">
          <w:rPr>
            <w:rFonts w:hint="eastAsia"/>
            <w:color w:val="0000FF"/>
            <w:lang w:eastAsia="zh-CN"/>
          </w:rPr>
          <w:t>填充的页大小的数组，内核中使用的是</w:t>
        </w:r>
        <w:r w:rsidR="00ED059D">
          <w:rPr>
            <w:rFonts w:hint="eastAsia"/>
            <w:color w:val="0000FF"/>
            <w:lang w:eastAsia="zh-CN"/>
          </w:rPr>
          <w:t>pte_t</w:t>
        </w:r>
        <w:r w:rsidR="00ED059D">
          <w:rPr>
            <w:rFonts w:hint="eastAsia"/>
            <w:color w:val="0000FF"/>
            <w:lang w:eastAsia="zh-CN"/>
          </w:rPr>
          <w:t>结构，每一个</w:t>
        </w:r>
        <w:r w:rsidR="00ED059D">
          <w:rPr>
            <w:rFonts w:hint="eastAsia"/>
            <w:color w:val="0000FF"/>
            <w:lang w:eastAsia="zh-CN"/>
          </w:rPr>
          <w:t>pte_t</w:t>
        </w:r>
        <w:r w:rsidR="00ED059D">
          <w:rPr>
            <w:rFonts w:hint="eastAsia"/>
            <w:color w:val="0000FF"/>
            <w:lang w:eastAsia="zh-CN"/>
          </w:rPr>
          <w:t>都包含了一个数据也的物理地址</w:t>
        </w:r>
      </w:ins>
    </w:p>
    <w:p w14:paraId="16F7C8DD" w14:textId="00F75707" w:rsidR="00ED059D" w:rsidRDefault="006D1758" w:rsidP="00CE46ED">
      <w:pPr>
        <w:spacing w:before="15"/>
        <w:ind w:firstLineChars="200" w:firstLine="440"/>
        <w:jc w:val="both"/>
        <w:rPr>
          <w:ins w:id="883" w:author="simeng zhao" w:date="2018-02-02T17:14:00Z"/>
          <w:rFonts w:hint="eastAsia"/>
          <w:color w:val="0000FF"/>
          <w:lang w:eastAsia="zh-CN"/>
        </w:rPr>
      </w:pPr>
      <w:ins w:id="884" w:author="simeng zhao" w:date="2018-02-03T13:50:00Z">
        <w:r>
          <w:rPr>
            <w:noProof/>
          </w:rPr>
          <w:lastRenderedPageBreak/>
          <w:drawing>
            <wp:inline distT="0" distB="0" distL="0" distR="0" wp14:anchorId="2BD25314" wp14:editId="457061D2">
              <wp:extent cx="6120765" cy="3747135"/>
              <wp:effectExtent l="0" t="0" r="0" b="5715"/>
              <wp:docPr id="613" name="图片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765" cy="3747135"/>
                      </a:xfrm>
                      <a:prstGeom prst="rect">
                        <a:avLst/>
                      </a:prstGeom>
                    </pic:spPr>
                  </pic:pic>
                </a:graphicData>
              </a:graphic>
            </wp:inline>
          </w:drawing>
        </w:r>
      </w:ins>
    </w:p>
    <w:p w14:paraId="7F94F70B" w14:textId="419DEC0E" w:rsidR="00CE46ED" w:rsidRDefault="00CE46ED" w:rsidP="00CE46ED">
      <w:pPr>
        <w:spacing w:before="15"/>
        <w:ind w:firstLineChars="200" w:firstLine="440"/>
        <w:jc w:val="both"/>
        <w:rPr>
          <w:ins w:id="885" w:author="simeng zhao" w:date="2018-02-03T13:51:00Z"/>
          <w:color w:val="0000FF"/>
          <w:lang w:eastAsia="zh-CN"/>
        </w:rPr>
      </w:pPr>
      <w:ins w:id="886" w:author="simeng zhao" w:date="2018-02-02T17:14:00Z">
        <w:r>
          <w:rPr>
            <w:rFonts w:hint="eastAsia"/>
            <w:color w:val="0000FF"/>
            <w:lang w:eastAsia="zh-CN"/>
          </w:rPr>
          <w:t>操作系统内核不必处理缺页中断后去查找所需内存的工作，因为硬件会完成这部分工作，但是操作系统内核要安排好硬件查找所需要的页表，这样在发生缺页中断的时候就能让硬件查找到对应的页。</w:t>
        </w:r>
      </w:ins>
    </w:p>
    <w:p w14:paraId="62759E5D" w14:textId="0E24B235" w:rsidR="006D1758" w:rsidRDefault="006D1758" w:rsidP="00CE46ED">
      <w:pPr>
        <w:spacing w:before="15"/>
        <w:ind w:firstLineChars="200" w:firstLine="440"/>
        <w:jc w:val="both"/>
        <w:rPr>
          <w:ins w:id="887" w:author="simeng zhao" w:date="2018-02-03T13:51:00Z"/>
          <w:color w:val="0000FF"/>
          <w:lang w:eastAsia="zh-CN"/>
        </w:rPr>
      </w:pPr>
      <w:ins w:id="888" w:author="simeng zhao" w:date="2018-02-03T13:51:00Z">
        <w:r>
          <w:rPr>
            <w:noProof/>
          </w:rPr>
          <w:drawing>
            <wp:inline distT="0" distB="0" distL="0" distR="0" wp14:anchorId="55539E5D" wp14:editId="4D058552">
              <wp:extent cx="6120765" cy="2284730"/>
              <wp:effectExtent l="0" t="0" r="0" b="1270"/>
              <wp:docPr id="614" name="图片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765" cy="2284730"/>
                      </a:xfrm>
                      <a:prstGeom prst="rect">
                        <a:avLst/>
                      </a:prstGeom>
                    </pic:spPr>
                  </pic:pic>
                </a:graphicData>
              </a:graphic>
            </wp:inline>
          </w:drawing>
        </w:r>
      </w:ins>
    </w:p>
    <w:p w14:paraId="30D55C25" w14:textId="2709689B" w:rsidR="006D1758" w:rsidRDefault="006D1758" w:rsidP="00CE46ED">
      <w:pPr>
        <w:spacing w:before="15"/>
        <w:ind w:firstLineChars="200" w:firstLine="440"/>
        <w:jc w:val="both"/>
        <w:rPr>
          <w:ins w:id="889" w:author="simeng zhao" w:date="2018-02-03T15:11:00Z"/>
          <w:color w:val="0000FF"/>
          <w:lang w:eastAsia="zh-CN"/>
        </w:rPr>
      </w:pPr>
      <w:ins w:id="890" w:author="simeng zhao" w:date="2018-02-03T13:54:00Z">
        <w:r>
          <w:rPr>
            <w:rFonts w:hint="eastAsia"/>
            <w:color w:val="0000FF"/>
            <w:lang w:eastAsia="zh-CN"/>
          </w:rPr>
          <w:t>值得注意的是，</w:t>
        </w:r>
      </w:ins>
      <w:ins w:id="891" w:author="simeng zhao" w:date="2018-02-03T13:56:00Z">
        <w:r>
          <w:rPr>
            <w:rFonts w:hint="eastAsia"/>
            <w:color w:val="0000FF"/>
            <w:lang w:eastAsia="zh-CN"/>
          </w:rPr>
          <w:t>最终要</w:t>
        </w:r>
      </w:ins>
      <w:ins w:id="892" w:author="simeng zhao" w:date="2018-02-03T13:57:00Z">
        <w:r>
          <w:rPr>
            <w:rFonts w:hint="eastAsia"/>
            <w:color w:val="0000FF"/>
            <w:lang w:eastAsia="zh-CN"/>
          </w:rPr>
          <w:t>使用页表的是</w:t>
        </w:r>
        <w:r>
          <w:rPr>
            <w:rFonts w:hint="eastAsia"/>
            <w:color w:val="0000FF"/>
            <w:lang w:eastAsia="zh-CN"/>
          </w:rPr>
          <w:t>CPU</w:t>
        </w:r>
        <w:r>
          <w:rPr>
            <w:rFonts w:hint="eastAsia"/>
            <w:color w:val="0000FF"/>
            <w:lang w:eastAsia="zh-CN"/>
          </w:rPr>
          <w:t>，但是</w:t>
        </w:r>
      </w:ins>
      <w:ins w:id="893" w:author="simeng zhao" w:date="2018-02-03T13:55:00Z">
        <w:r>
          <w:rPr>
            <w:rFonts w:hint="eastAsia"/>
            <w:color w:val="0000FF"/>
            <w:lang w:eastAsia="zh-CN"/>
          </w:rPr>
          <w:t>Linux</w:t>
        </w:r>
        <w:r>
          <w:rPr>
            <w:rFonts w:hint="eastAsia"/>
            <w:color w:val="0000FF"/>
            <w:lang w:eastAsia="zh-CN"/>
          </w:rPr>
          <w:t>的内存管理</w:t>
        </w:r>
      </w:ins>
      <w:ins w:id="894" w:author="simeng zhao" w:date="2018-02-03T13:56:00Z">
        <w:r>
          <w:rPr>
            <w:rFonts w:hint="eastAsia"/>
            <w:color w:val="0000FF"/>
            <w:lang w:eastAsia="zh-CN"/>
          </w:rPr>
          <w:t>是如何做到使用同一种页表机制而不</w:t>
        </w:r>
      </w:ins>
      <w:ins w:id="895" w:author="simeng zhao" w:date="2018-02-03T13:57:00Z">
        <w:r>
          <w:rPr>
            <w:rFonts w:hint="eastAsia"/>
            <w:color w:val="0000FF"/>
            <w:lang w:eastAsia="zh-CN"/>
          </w:rPr>
          <w:t>依赖</w:t>
        </w:r>
      </w:ins>
      <w:ins w:id="896" w:author="simeng zhao" w:date="2018-02-03T13:56:00Z">
        <w:r>
          <w:rPr>
            <w:rFonts w:hint="eastAsia"/>
            <w:color w:val="0000FF"/>
            <w:lang w:eastAsia="zh-CN"/>
          </w:rPr>
          <w:t>具体</w:t>
        </w:r>
      </w:ins>
      <w:ins w:id="897" w:author="simeng zhao" w:date="2018-02-03T13:57:00Z">
        <w:r>
          <w:rPr>
            <w:rFonts w:hint="eastAsia"/>
            <w:color w:val="0000FF"/>
            <w:lang w:eastAsia="zh-CN"/>
          </w:rPr>
          <w:t>硬件要求</w:t>
        </w:r>
      </w:ins>
      <w:ins w:id="898" w:author="simeng zhao" w:date="2018-02-03T13:56:00Z">
        <w:r>
          <w:rPr>
            <w:rFonts w:hint="eastAsia"/>
            <w:color w:val="0000FF"/>
            <w:lang w:eastAsia="zh-CN"/>
          </w:rPr>
          <w:t>的呢</w:t>
        </w:r>
      </w:ins>
      <w:ins w:id="899" w:author="simeng zhao" w:date="2018-02-03T13:57:00Z">
        <w:r>
          <w:rPr>
            <w:rFonts w:hint="eastAsia"/>
            <w:color w:val="0000FF"/>
            <w:lang w:eastAsia="zh-CN"/>
          </w:rPr>
          <w:t>。</w:t>
        </w:r>
        <w:r>
          <w:rPr>
            <w:rFonts w:hint="eastAsia"/>
            <w:color w:val="0000FF"/>
            <w:lang w:eastAsia="zh-CN"/>
          </w:rPr>
          <w:t>CPU</w:t>
        </w:r>
        <w:r>
          <w:rPr>
            <w:rFonts w:hint="eastAsia"/>
            <w:color w:val="0000FF"/>
            <w:lang w:eastAsia="zh-CN"/>
          </w:rPr>
          <w:t>使用页表机制</w:t>
        </w:r>
      </w:ins>
      <w:ins w:id="900" w:author="simeng zhao" w:date="2018-02-03T13:58:00Z">
        <w:r>
          <w:rPr>
            <w:rFonts w:hint="eastAsia"/>
            <w:color w:val="0000FF"/>
            <w:lang w:eastAsia="zh-CN"/>
          </w:rPr>
          <w:t>与否</w:t>
        </w:r>
      </w:ins>
      <w:ins w:id="901" w:author="simeng zhao" w:date="2018-02-03T13:57:00Z">
        <w:r>
          <w:rPr>
            <w:rFonts w:hint="eastAsia"/>
            <w:color w:val="0000FF"/>
            <w:lang w:eastAsia="zh-CN"/>
          </w:rPr>
          <w:t>，</w:t>
        </w:r>
      </w:ins>
      <w:ins w:id="902" w:author="simeng zhao" w:date="2018-02-03T13:58:00Z">
        <w:r>
          <w:rPr>
            <w:rFonts w:hint="eastAsia"/>
            <w:color w:val="0000FF"/>
            <w:lang w:eastAsia="zh-CN"/>
          </w:rPr>
          <w:t>其区别主要体现在底层的，和硬件相关的代码。在</w:t>
        </w:r>
        <w:r>
          <w:rPr>
            <w:rFonts w:hint="eastAsia"/>
            <w:color w:val="0000FF"/>
            <w:lang w:eastAsia="zh-CN"/>
          </w:rPr>
          <w:t>Linux</w:t>
        </w:r>
        <w:r>
          <w:rPr>
            <w:rFonts w:hint="eastAsia"/>
            <w:color w:val="0000FF"/>
            <w:lang w:eastAsia="zh-CN"/>
          </w:rPr>
          <w:t>内存管理中，</w:t>
        </w:r>
      </w:ins>
      <w:ins w:id="903" w:author="simeng zhao" w:date="2018-02-03T13:59:00Z">
        <w:r>
          <w:rPr>
            <w:rFonts w:hint="eastAsia"/>
            <w:color w:val="0000FF"/>
            <w:lang w:eastAsia="zh-CN"/>
          </w:rPr>
          <w:t>无论硬件是哪一种架构，系统所使用的都是三级页表机制。一个不</w:t>
        </w:r>
      </w:ins>
      <w:ins w:id="904" w:author="simeng zhao" w:date="2018-02-03T14:03:00Z">
        <w:r>
          <w:rPr>
            <w:rFonts w:hint="eastAsia"/>
            <w:color w:val="0000FF"/>
            <w:lang w:eastAsia="zh-CN"/>
          </w:rPr>
          <w:t>使用</w:t>
        </w:r>
      </w:ins>
      <w:ins w:id="905" w:author="simeng zhao" w:date="2018-02-03T13:59:00Z">
        <w:r>
          <w:rPr>
            <w:rFonts w:hint="eastAsia"/>
            <w:color w:val="0000FF"/>
            <w:lang w:eastAsia="zh-CN"/>
          </w:rPr>
          <w:t>页表的</w:t>
        </w:r>
        <w:r>
          <w:rPr>
            <w:rFonts w:hint="eastAsia"/>
            <w:color w:val="0000FF"/>
            <w:lang w:eastAsia="zh-CN"/>
          </w:rPr>
          <w:t>CPU</w:t>
        </w:r>
        <w:r>
          <w:rPr>
            <w:rFonts w:hint="eastAsia"/>
            <w:color w:val="0000FF"/>
            <w:lang w:eastAsia="zh-CN"/>
          </w:rPr>
          <w:t>类型就是</w:t>
        </w:r>
      </w:ins>
      <w:ins w:id="906" w:author="simeng zhao" w:date="2018-02-03T14:03:00Z">
        <w:r>
          <w:rPr>
            <w:rFonts w:hint="eastAsia"/>
            <w:color w:val="0000FF"/>
            <w:lang w:eastAsia="zh-CN"/>
          </w:rPr>
          <w:t>采用反置页表的</w:t>
        </w:r>
      </w:ins>
      <w:ins w:id="907" w:author="simeng zhao" w:date="2018-02-03T14:00:00Z">
        <w:r>
          <w:rPr>
            <w:rFonts w:hint="eastAsia"/>
            <w:color w:val="0000FF"/>
            <w:lang w:eastAsia="zh-CN"/>
          </w:rPr>
          <w:t>PowerPC</w:t>
        </w:r>
        <w:r>
          <w:rPr>
            <w:rFonts w:hint="eastAsia"/>
            <w:color w:val="0000FF"/>
            <w:lang w:eastAsia="zh-CN"/>
          </w:rPr>
          <w:t>。</w:t>
        </w:r>
      </w:ins>
    </w:p>
    <w:p w14:paraId="2EFED6D4" w14:textId="6C08D858" w:rsidR="006D1758" w:rsidRDefault="006D1758" w:rsidP="00CE46ED">
      <w:pPr>
        <w:spacing w:before="15"/>
        <w:ind w:firstLineChars="200" w:firstLine="440"/>
        <w:jc w:val="both"/>
        <w:rPr>
          <w:ins w:id="908" w:author="simeng zhao" w:date="2018-02-02T17:14:00Z"/>
          <w:rFonts w:hint="eastAsia"/>
          <w:color w:val="0000FF"/>
          <w:lang w:eastAsia="zh-CN"/>
        </w:rPr>
      </w:pPr>
      <w:ins w:id="909" w:author="simeng zhao" w:date="2018-02-03T15:11:00Z">
        <w:r>
          <w:rPr>
            <w:noProof/>
          </w:rPr>
          <w:lastRenderedPageBreak/>
          <w:drawing>
            <wp:inline distT="0" distB="0" distL="0" distR="0" wp14:anchorId="2A609FDB" wp14:editId="78A9ECBC">
              <wp:extent cx="6120765" cy="1485900"/>
              <wp:effectExtent l="0" t="0" r="0" b="0"/>
              <wp:docPr id="615" name="图片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765" cy="1485900"/>
                      </a:xfrm>
                      <a:prstGeom prst="rect">
                        <a:avLst/>
                      </a:prstGeom>
                    </pic:spPr>
                  </pic:pic>
                </a:graphicData>
              </a:graphic>
            </wp:inline>
          </w:drawing>
        </w:r>
      </w:ins>
    </w:p>
    <w:p w14:paraId="10D6542A" w14:textId="0EEB1507" w:rsidR="00CE46ED" w:rsidRDefault="00CE46ED" w:rsidP="00CE46ED">
      <w:pPr>
        <w:spacing w:before="15"/>
        <w:ind w:firstLineChars="200" w:firstLine="440"/>
        <w:jc w:val="both"/>
        <w:rPr>
          <w:ins w:id="910" w:author="simeng zhao" w:date="2018-02-03T16:50:00Z"/>
          <w:color w:val="0000FF"/>
          <w:lang w:eastAsia="zh-CN"/>
        </w:rPr>
      </w:pPr>
      <w:ins w:id="911" w:author="simeng zhao" w:date="2018-02-02T17:14:00Z">
        <w:r>
          <w:rPr>
            <w:rFonts w:hint="eastAsia"/>
            <w:color w:val="0000FF"/>
            <w:lang w:eastAsia="zh-CN"/>
          </w:rPr>
          <w:t>不考虑</w:t>
        </w:r>
        <w:r>
          <w:rPr>
            <w:rFonts w:hint="eastAsia"/>
            <w:color w:val="0000FF"/>
            <w:lang w:eastAsia="zh-CN"/>
          </w:rPr>
          <w:t>CPU</w:t>
        </w:r>
        <w:r>
          <w:rPr>
            <w:rFonts w:hint="eastAsia"/>
            <w:color w:val="0000FF"/>
            <w:lang w:eastAsia="zh-CN"/>
          </w:rPr>
          <w:t>使用的机制，</w:t>
        </w:r>
        <w:r>
          <w:rPr>
            <w:rFonts w:hint="eastAsia"/>
            <w:color w:val="0000FF"/>
            <w:lang w:eastAsia="zh-CN"/>
          </w:rPr>
          <w:t>linux</w:t>
        </w:r>
        <w:r>
          <w:rPr>
            <w:rFonts w:hint="eastAsia"/>
            <w:color w:val="0000FF"/>
            <w:lang w:eastAsia="zh-CN"/>
          </w:rPr>
          <w:t>的软件操作方式是基于三层页表的</w:t>
        </w:r>
      </w:ins>
      <w:ins w:id="912" w:author="simeng zhao" w:date="2018-02-03T14:16:00Z">
        <w:r w:rsidR="006D1758">
          <w:rPr>
            <w:rFonts w:hint="eastAsia"/>
            <w:color w:val="0000FF"/>
            <w:lang w:eastAsia="zh-CN"/>
          </w:rPr>
          <w:t xml:space="preserve"> </w:t>
        </w:r>
      </w:ins>
      <w:ins w:id="913" w:author="simeng zhao" w:date="2018-02-03T16:48:00Z">
        <w:r w:rsidR="006D6732">
          <w:rPr>
            <w:rFonts w:hint="eastAsia"/>
            <w:color w:val="0000FF"/>
            <w:lang w:eastAsia="zh-CN"/>
          </w:rPr>
          <w:t>，</w:t>
        </w:r>
      </w:ins>
      <w:ins w:id="914" w:author="simeng zhao" w:date="2018-02-03T15:21:00Z">
        <w:r w:rsidR="009E073E">
          <w:rPr>
            <w:rFonts w:hint="eastAsia"/>
            <w:color w:val="0000FF"/>
            <w:lang w:eastAsia="zh-CN"/>
          </w:rPr>
          <w:t>下面几个标志都是</w:t>
        </w:r>
      </w:ins>
      <w:ins w:id="915" w:author="simeng zhao" w:date="2018-02-03T16:49:00Z">
        <w:r w:rsidR="00BF3B22">
          <w:rPr>
            <w:rFonts w:hint="eastAsia"/>
            <w:color w:val="0000FF"/>
            <w:lang w:eastAsia="zh-CN"/>
          </w:rPr>
          <w:t>用于控制这三层页表，</w:t>
        </w:r>
        <w:r w:rsidR="00BF3B22">
          <w:rPr>
            <w:rFonts w:hint="eastAsia"/>
            <w:color w:val="0000FF"/>
            <w:lang w:eastAsia="zh-CN"/>
          </w:rPr>
          <w:t>asm/page.h</w:t>
        </w:r>
        <w:r w:rsidR="00BF3B22">
          <w:rPr>
            <w:rFonts w:hint="eastAsia"/>
            <w:color w:val="0000FF"/>
            <w:lang w:eastAsia="zh-CN"/>
          </w:rPr>
          <w:t>和</w:t>
        </w:r>
        <w:r w:rsidR="00BF3B22">
          <w:rPr>
            <w:rFonts w:hint="eastAsia"/>
            <w:color w:val="0000FF"/>
            <w:lang w:eastAsia="zh-CN"/>
          </w:rPr>
          <w:t>asm/pgtable.h</w:t>
        </w:r>
        <w:r w:rsidR="00BF3B22">
          <w:rPr>
            <w:rFonts w:hint="eastAsia"/>
            <w:color w:val="0000FF"/>
            <w:lang w:eastAsia="zh-CN"/>
          </w:rPr>
          <w:t>都需要被</w:t>
        </w:r>
      </w:ins>
      <w:ins w:id="916" w:author="simeng zhao" w:date="2018-02-03T16:50:00Z">
        <w:r w:rsidR="00BF3B22">
          <w:rPr>
            <w:rFonts w:hint="eastAsia"/>
            <w:color w:val="0000FF"/>
            <w:lang w:eastAsia="zh-CN"/>
          </w:rPr>
          <w:t>包含。</w:t>
        </w:r>
      </w:ins>
    </w:p>
    <w:p w14:paraId="6B9260CB" w14:textId="1776852F" w:rsidR="00BF3B22" w:rsidRDefault="00BF3B22" w:rsidP="00CE46ED">
      <w:pPr>
        <w:spacing w:before="15"/>
        <w:ind w:firstLineChars="200" w:firstLine="440"/>
        <w:jc w:val="both"/>
        <w:rPr>
          <w:ins w:id="917" w:author="simeng zhao" w:date="2018-02-03T16:50:00Z"/>
          <w:color w:val="0000FF"/>
          <w:lang w:eastAsia="zh-CN"/>
        </w:rPr>
      </w:pPr>
      <w:ins w:id="918" w:author="simeng zhao" w:date="2018-02-03T16:50:00Z">
        <w:r>
          <w:rPr>
            <w:rFonts w:hint="eastAsia"/>
            <w:color w:val="0000FF"/>
            <w:lang w:eastAsia="zh-CN"/>
          </w:rPr>
          <w:t>PTRS_PER_PGD</w:t>
        </w:r>
      </w:ins>
    </w:p>
    <w:p w14:paraId="38E02A73" w14:textId="1FCE12AB" w:rsidR="00BF3B22" w:rsidRDefault="00BF3B22" w:rsidP="00CE46ED">
      <w:pPr>
        <w:spacing w:before="15"/>
        <w:ind w:firstLineChars="200" w:firstLine="440"/>
        <w:jc w:val="both"/>
        <w:rPr>
          <w:ins w:id="919" w:author="simeng zhao" w:date="2018-02-03T16:50:00Z"/>
          <w:color w:val="0000FF"/>
          <w:lang w:eastAsia="zh-CN"/>
        </w:rPr>
      </w:pPr>
      <w:ins w:id="920" w:author="simeng zhao" w:date="2018-02-03T16:50:00Z">
        <w:r>
          <w:rPr>
            <w:rFonts w:hint="eastAsia"/>
            <w:color w:val="0000FF"/>
            <w:lang w:eastAsia="zh-CN"/>
          </w:rPr>
          <w:t>PTRS_PER_PMD</w:t>
        </w:r>
      </w:ins>
    </w:p>
    <w:p w14:paraId="3FAEE3E4" w14:textId="5826B09F" w:rsidR="00BF3B22" w:rsidRDefault="00BF3B22" w:rsidP="00CE46ED">
      <w:pPr>
        <w:spacing w:before="15"/>
        <w:ind w:firstLineChars="200" w:firstLine="440"/>
        <w:jc w:val="both"/>
        <w:rPr>
          <w:ins w:id="921" w:author="simeng zhao" w:date="2018-02-03T16:50:00Z"/>
          <w:color w:val="0000FF"/>
          <w:lang w:eastAsia="zh-CN"/>
        </w:rPr>
      </w:pPr>
      <w:ins w:id="922" w:author="simeng zhao" w:date="2018-02-03T16:50:00Z">
        <w:r>
          <w:rPr>
            <w:rFonts w:hint="eastAsia"/>
            <w:color w:val="0000FF"/>
            <w:lang w:eastAsia="zh-CN"/>
          </w:rPr>
          <w:t>PTRS_PER_PTE</w:t>
        </w:r>
      </w:ins>
    </w:p>
    <w:p w14:paraId="5F52B773" w14:textId="382CB364" w:rsidR="00BF3B22" w:rsidRDefault="00BF3B22" w:rsidP="00BF3B22">
      <w:pPr>
        <w:spacing w:before="15"/>
        <w:ind w:firstLineChars="200" w:firstLine="440"/>
        <w:jc w:val="both"/>
        <w:rPr>
          <w:ins w:id="923" w:author="simeng zhao" w:date="2018-02-03T16:51:00Z"/>
          <w:color w:val="0000FF"/>
          <w:lang w:eastAsia="zh-CN"/>
        </w:rPr>
      </w:pPr>
      <w:ins w:id="924" w:author="simeng zhao" w:date="2018-02-03T16:51:00Z">
        <w:r>
          <w:rPr>
            <w:noProof/>
          </w:rPr>
          <w:drawing>
            <wp:inline distT="0" distB="0" distL="0" distR="0" wp14:anchorId="708C70F2" wp14:editId="64A83E67">
              <wp:extent cx="6120765" cy="3128010"/>
              <wp:effectExtent l="0" t="0" r="0" b="0"/>
              <wp:docPr id="616" name="图片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765" cy="3128010"/>
                      </a:xfrm>
                      <a:prstGeom prst="rect">
                        <a:avLst/>
                      </a:prstGeom>
                    </pic:spPr>
                  </pic:pic>
                </a:graphicData>
              </a:graphic>
            </wp:inline>
          </w:drawing>
        </w:r>
      </w:ins>
    </w:p>
    <w:p w14:paraId="25EAD6E0" w14:textId="4C80E84D" w:rsidR="00BF3B22" w:rsidRDefault="00BF3B22" w:rsidP="00BF3B22">
      <w:pPr>
        <w:spacing w:before="15"/>
        <w:ind w:firstLineChars="200" w:firstLine="440"/>
        <w:jc w:val="both"/>
        <w:rPr>
          <w:ins w:id="925" w:author="simeng zhao" w:date="2018-02-03T16:53:00Z"/>
          <w:color w:val="0000FF"/>
          <w:lang w:eastAsia="zh-CN"/>
        </w:rPr>
      </w:pPr>
      <w:ins w:id="926" w:author="simeng zhao" w:date="2018-02-03T16:52:00Z">
        <w:r>
          <w:rPr>
            <w:rFonts w:hint="eastAsia"/>
            <w:color w:val="0000FF"/>
            <w:lang w:eastAsia="zh-CN"/>
          </w:rPr>
          <w:t>这三个参数用于标明每一层页表的大小，两层页表的处理器会把</w:t>
        </w:r>
      </w:ins>
      <w:ins w:id="927" w:author="simeng zhao" w:date="2018-02-03T16:53:00Z">
        <w:r>
          <w:rPr>
            <w:rFonts w:hint="eastAsia"/>
            <w:color w:val="0000FF"/>
            <w:lang w:eastAsia="zh-CN"/>
          </w:rPr>
          <w:t>PTRS_PER_PMD</w:t>
        </w:r>
        <w:r>
          <w:rPr>
            <w:rFonts w:hint="eastAsia"/>
            <w:color w:val="0000FF"/>
            <w:lang w:eastAsia="zh-CN"/>
          </w:rPr>
          <w:t>参数设置为</w:t>
        </w:r>
        <w:r>
          <w:rPr>
            <w:rFonts w:hint="eastAsia"/>
            <w:color w:val="0000FF"/>
            <w:lang w:eastAsia="zh-CN"/>
          </w:rPr>
          <w:t>1</w:t>
        </w:r>
        <w:r>
          <w:rPr>
            <w:rFonts w:hint="eastAsia"/>
            <w:color w:val="0000FF"/>
            <w:lang w:eastAsia="zh-CN"/>
          </w:rPr>
          <w:t>，从而避免处理中间层的问题。</w:t>
        </w:r>
      </w:ins>
    </w:p>
    <w:p w14:paraId="497059C5" w14:textId="77777777" w:rsidR="00BF3B22" w:rsidRDefault="00BF3B22" w:rsidP="00BF3B22">
      <w:pPr>
        <w:autoSpaceDE w:val="0"/>
        <w:autoSpaceDN w:val="0"/>
        <w:adjustRightInd w:val="0"/>
        <w:spacing w:after="0" w:line="240" w:lineRule="auto"/>
        <w:ind w:firstLine="440"/>
        <w:rPr>
          <w:ins w:id="928" w:author="simeng zhao" w:date="2018-02-03T16:54:00Z"/>
          <w:rFonts w:ascii="ConstantWillison" w:eastAsia="ConstantWillison" w:cs="ConstantWillison"/>
          <w:sz w:val="20"/>
          <w:szCs w:val="20"/>
          <w:lang w:eastAsia="zh-CN"/>
        </w:rPr>
        <w:pPrChange w:id="929" w:author="simeng zhao" w:date="2018-02-03T16:54:00Z">
          <w:pPr>
            <w:autoSpaceDE w:val="0"/>
            <w:autoSpaceDN w:val="0"/>
            <w:adjustRightInd w:val="0"/>
            <w:spacing w:after="0" w:line="240" w:lineRule="auto"/>
          </w:pPr>
        </w:pPrChange>
      </w:pPr>
      <w:ins w:id="930" w:author="simeng zhao" w:date="2018-02-03T16:54:00Z">
        <w:r>
          <w:rPr>
            <w:rFonts w:ascii="ConstantWillison" w:eastAsia="ConstantWillison" w:cs="ConstantWillison"/>
            <w:sz w:val="20"/>
            <w:szCs w:val="20"/>
            <w:lang w:eastAsia="zh-CN"/>
          </w:rPr>
          <w:t>unsigned pgd_val(pgd_t pgd)</w:t>
        </w:r>
      </w:ins>
    </w:p>
    <w:p w14:paraId="7630BEE4" w14:textId="77777777" w:rsidR="00BF3B22" w:rsidRDefault="00BF3B22" w:rsidP="00BF3B22">
      <w:pPr>
        <w:autoSpaceDE w:val="0"/>
        <w:autoSpaceDN w:val="0"/>
        <w:adjustRightInd w:val="0"/>
        <w:spacing w:after="0" w:line="240" w:lineRule="auto"/>
        <w:ind w:firstLine="400"/>
        <w:rPr>
          <w:ins w:id="931" w:author="simeng zhao" w:date="2018-02-03T16:54:00Z"/>
          <w:rFonts w:ascii="ConstantWillison" w:eastAsia="ConstantWillison" w:cs="ConstantWillison"/>
          <w:sz w:val="20"/>
          <w:szCs w:val="20"/>
          <w:lang w:eastAsia="zh-CN"/>
        </w:rPr>
        <w:pPrChange w:id="932" w:author="simeng zhao" w:date="2018-02-03T16:54:00Z">
          <w:pPr>
            <w:autoSpaceDE w:val="0"/>
            <w:autoSpaceDN w:val="0"/>
            <w:adjustRightInd w:val="0"/>
            <w:spacing w:after="0" w:line="240" w:lineRule="auto"/>
          </w:pPr>
        </w:pPrChange>
      </w:pPr>
      <w:ins w:id="933" w:author="simeng zhao" w:date="2018-02-03T16:54:00Z">
        <w:r>
          <w:rPr>
            <w:rFonts w:ascii="ConstantWillison" w:eastAsia="ConstantWillison" w:cs="ConstantWillison"/>
            <w:sz w:val="20"/>
            <w:szCs w:val="20"/>
            <w:lang w:eastAsia="zh-CN"/>
          </w:rPr>
          <w:t>unsigned pmd_val(pmd_t pmd)</w:t>
        </w:r>
      </w:ins>
    </w:p>
    <w:p w14:paraId="085CA6B8" w14:textId="729E16DB" w:rsidR="00BF3B22" w:rsidRDefault="00BF3B22" w:rsidP="00BF3B22">
      <w:pPr>
        <w:spacing w:before="15"/>
        <w:ind w:firstLineChars="200" w:firstLine="400"/>
        <w:jc w:val="both"/>
        <w:rPr>
          <w:ins w:id="934" w:author="simeng zhao" w:date="2018-02-03T16:54:00Z"/>
          <w:rFonts w:ascii="ConstantWillison" w:eastAsia="ConstantWillison" w:cs="ConstantWillison"/>
          <w:sz w:val="20"/>
          <w:szCs w:val="20"/>
          <w:lang w:eastAsia="zh-CN"/>
        </w:rPr>
      </w:pPr>
      <w:ins w:id="935" w:author="simeng zhao" w:date="2018-02-03T16:54:00Z">
        <w:r>
          <w:rPr>
            <w:rFonts w:ascii="ConstantWillison" w:eastAsia="ConstantWillison" w:cs="ConstantWillison"/>
            <w:sz w:val="20"/>
            <w:szCs w:val="20"/>
            <w:lang w:eastAsia="zh-CN"/>
          </w:rPr>
          <w:t>unsigned pte_val(pte_t pte)</w:t>
        </w:r>
      </w:ins>
    </w:p>
    <w:p w14:paraId="35DFBBC2" w14:textId="5C3365BA" w:rsidR="00BF3B22" w:rsidRDefault="00BF3B22" w:rsidP="00BF3B22">
      <w:pPr>
        <w:spacing w:before="15"/>
        <w:ind w:firstLineChars="200" w:firstLine="440"/>
        <w:jc w:val="both"/>
        <w:rPr>
          <w:ins w:id="936" w:author="simeng zhao" w:date="2018-02-03T17:01:00Z"/>
          <w:color w:val="0000FF"/>
          <w:lang w:eastAsia="zh-CN"/>
        </w:rPr>
      </w:pPr>
      <w:ins w:id="937" w:author="simeng zhao" w:date="2018-02-03T16:54:00Z">
        <w:r>
          <w:rPr>
            <w:rFonts w:hint="eastAsia"/>
            <w:color w:val="0000FF"/>
            <w:lang w:eastAsia="zh-CN"/>
          </w:rPr>
          <w:t>这三个宏是用来</w:t>
        </w:r>
      </w:ins>
      <w:ins w:id="938" w:author="simeng zhao" w:date="2018-02-03T16:59:00Z">
        <w:r w:rsidR="009B4ED2">
          <w:rPr>
            <w:rFonts w:hint="eastAsia"/>
            <w:color w:val="0000FF"/>
            <w:lang w:eastAsia="zh-CN"/>
          </w:rPr>
          <w:t>从类型化的数据中得到无符号的值，实际中使用的类型会</w:t>
        </w:r>
      </w:ins>
      <w:ins w:id="939" w:author="simeng zhao" w:date="2018-02-03T17:00:00Z">
        <w:r w:rsidR="009B4ED2">
          <w:rPr>
            <w:rFonts w:hint="eastAsia"/>
            <w:color w:val="0000FF"/>
            <w:lang w:eastAsia="zh-CN"/>
          </w:rPr>
          <w:t>因为</w:t>
        </w:r>
      </w:ins>
      <w:ins w:id="940" w:author="simeng zhao" w:date="2018-02-03T16:59:00Z">
        <w:r w:rsidR="009B4ED2">
          <w:rPr>
            <w:rFonts w:hint="eastAsia"/>
            <w:color w:val="0000FF"/>
            <w:lang w:eastAsia="zh-CN"/>
          </w:rPr>
          <w:t>底层架构和内核设置</w:t>
        </w:r>
      </w:ins>
      <w:ins w:id="941" w:author="simeng zhao" w:date="2018-02-03T17:00:00Z">
        <w:r w:rsidR="009B4ED2">
          <w:rPr>
            <w:rFonts w:hint="eastAsia"/>
            <w:color w:val="0000FF"/>
            <w:lang w:eastAsia="zh-CN"/>
          </w:rPr>
          <w:t>不同而不同。一般来说是</w:t>
        </w:r>
      </w:ins>
      <w:ins w:id="942" w:author="simeng zhao" w:date="2018-02-03T17:01:00Z">
        <w:r w:rsidR="009B4ED2">
          <w:rPr>
            <w:rFonts w:hint="eastAsia"/>
            <w:color w:val="0000FF"/>
            <w:lang w:eastAsia="zh-CN"/>
          </w:rPr>
          <w:t>unsigned</w:t>
        </w:r>
        <w:r w:rsidR="009B4ED2">
          <w:rPr>
            <w:color w:val="0000FF"/>
            <w:lang w:eastAsia="zh-CN"/>
          </w:rPr>
          <w:t xml:space="preserve"> </w:t>
        </w:r>
        <w:r w:rsidR="009B4ED2">
          <w:rPr>
            <w:rFonts w:hint="eastAsia"/>
            <w:color w:val="0000FF"/>
            <w:lang w:eastAsia="zh-CN"/>
          </w:rPr>
          <w:t>long</w:t>
        </w:r>
        <w:r w:rsidR="009B4ED2">
          <w:rPr>
            <w:rFonts w:hint="eastAsia"/>
            <w:color w:val="0000FF"/>
            <w:lang w:eastAsia="zh-CN"/>
          </w:rPr>
          <w:t>类型，有的</w:t>
        </w:r>
        <w:r w:rsidR="009B4ED2">
          <w:rPr>
            <w:rFonts w:hint="eastAsia"/>
            <w:color w:val="0000FF"/>
            <w:lang w:eastAsia="zh-CN"/>
          </w:rPr>
          <w:t>3</w:t>
        </w:r>
        <w:r w:rsidR="009B4ED2">
          <w:rPr>
            <w:color w:val="0000FF"/>
            <w:lang w:eastAsia="zh-CN"/>
          </w:rPr>
          <w:t>2</w:t>
        </w:r>
        <w:r w:rsidR="009B4ED2">
          <w:rPr>
            <w:rFonts w:hint="eastAsia"/>
            <w:color w:val="0000FF"/>
            <w:lang w:eastAsia="zh-CN"/>
          </w:rPr>
          <w:t>位的处理器支持高低址，会采用</w:t>
        </w:r>
        <w:r w:rsidR="009B4ED2">
          <w:rPr>
            <w:rFonts w:hint="eastAsia"/>
            <w:color w:val="0000FF"/>
            <w:lang w:eastAsia="zh-CN"/>
          </w:rPr>
          <w:t>unsigned</w:t>
        </w:r>
        <w:r w:rsidR="009B4ED2">
          <w:rPr>
            <w:color w:val="0000FF"/>
            <w:lang w:eastAsia="zh-CN"/>
          </w:rPr>
          <w:t xml:space="preserve"> </w:t>
        </w:r>
        <w:r w:rsidR="009B4ED2">
          <w:rPr>
            <w:rFonts w:hint="eastAsia"/>
            <w:color w:val="0000FF"/>
            <w:lang w:eastAsia="zh-CN"/>
          </w:rPr>
          <w:t>long</w:t>
        </w:r>
        <w:r w:rsidR="009B4ED2">
          <w:rPr>
            <w:color w:val="0000FF"/>
            <w:lang w:eastAsia="zh-CN"/>
          </w:rPr>
          <w:t xml:space="preserve"> </w:t>
        </w:r>
        <w:r w:rsidR="009B4ED2">
          <w:rPr>
            <w:rFonts w:hint="eastAsia"/>
            <w:color w:val="0000FF"/>
            <w:lang w:eastAsia="zh-CN"/>
          </w:rPr>
          <w:t>long</w:t>
        </w:r>
        <w:r w:rsidR="009B4ED2">
          <w:rPr>
            <w:rFonts w:hint="eastAsia"/>
            <w:color w:val="0000FF"/>
            <w:lang w:eastAsia="zh-CN"/>
          </w:rPr>
          <w:t>类型。</w:t>
        </w:r>
      </w:ins>
    </w:p>
    <w:p w14:paraId="399DBB35" w14:textId="54C15CB1" w:rsidR="009B4ED2" w:rsidRDefault="009B4ED2" w:rsidP="009B4ED2">
      <w:pPr>
        <w:autoSpaceDE w:val="0"/>
        <w:autoSpaceDN w:val="0"/>
        <w:adjustRightInd w:val="0"/>
        <w:spacing w:after="0" w:line="240" w:lineRule="auto"/>
        <w:ind w:firstLine="440"/>
        <w:rPr>
          <w:ins w:id="943" w:author="simeng zhao" w:date="2018-02-03T17:01:00Z"/>
          <w:rFonts w:ascii="ConstantWillison" w:eastAsia="ConstantWillison" w:cs="ConstantWillison"/>
          <w:sz w:val="20"/>
          <w:szCs w:val="20"/>
          <w:lang w:eastAsia="zh-CN"/>
        </w:rPr>
        <w:pPrChange w:id="944" w:author="simeng zhao" w:date="2018-02-03T17:02:00Z">
          <w:pPr>
            <w:autoSpaceDE w:val="0"/>
            <w:autoSpaceDN w:val="0"/>
            <w:adjustRightInd w:val="0"/>
            <w:spacing w:after="0" w:line="240" w:lineRule="auto"/>
          </w:pPr>
        </w:pPrChange>
      </w:pPr>
      <w:ins w:id="945" w:author="simeng zhao" w:date="2018-02-03T17:01:00Z">
        <w:r>
          <w:rPr>
            <w:rFonts w:ascii="ConstantWillison" w:eastAsia="ConstantWillison" w:cs="ConstantWillison"/>
            <w:sz w:val="20"/>
            <w:szCs w:val="20"/>
            <w:lang w:eastAsia="zh-CN"/>
          </w:rPr>
          <w:t>pgd_t * pgd_offset(struct mm_struct * mm, unsigned long</w:t>
        </w:r>
      </w:ins>
      <w:ins w:id="946" w:author="simeng zhao" w:date="2018-02-03T17:02:00Z">
        <w:r>
          <w:rPr>
            <w:rFonts w:ascii="ConstantWillison" w:eastAsia="ConstantWillison" w:cs="ConstantWillison" w:hint="eastAsia"/>
            <w:sz w:val="20"/>
            <w:szCs w:val="20"/>
            <w:lang w:eastAsia="zh-CN"/>
          </w:rPr>
          <w:t xml:space="preserve"> </w:t>
        </w:r>
      </w:ins>
      <w:ins w:id="947" w:author="simeng zhao" w:date="2018-02-03T17:01:00Z">
        <w:r>
          <w:rPr>
            <w:rFonts w:ascii="ConstantWillison" w:eastAsia="ConstantWillison" w:cs="ConstantWillison"/>
            <w:sz w:val="20"/>
            <w:szCs w:val="20"/>
            <w:lang w:eastAsia="zh-CN"/>
          </w:rPr>
          <w:t>address)</w:t>
        </w:r>
      </w:ins>
    </w:p>
    <w:p w14:paraId="7323B332" w14:textId="77777777" w:rsidR="009B4ED2" w:rsidRDefault="009B4ED2" w:rsidP="009B4ED2">
      <w:pPr>
        <w:autoSpaceDE w:val="0"/>
        <w:autoSpaceDN w:val="0"/>
        <w:adjustRightInd w:val="0"/>
        <w:spacing w:after="0" w:line="240" w:lineRule="auto"/>
        <w:ind w:firstLine="400"/>
        <w:rPr>
          <w:ins w:id="948" w:author="simeng zhao" w:date="2018-02-03T17:01:00Z"/>
          <w:rFonts w:ascii="ConstantWillison" w:eastAsia="ConstantWillison" w:cs="ConstantWillison"/>
          <w:sz w:val="20"/>
          <w:szCs w:val="20"/>
          <w:lang w:eastAsia="zh-CN"/>
        </w:rPr>
        <w:pPrChange w:id="949" w:author="simeng zhao" w:date="2018-02-03T17:02:00Z">
          <w:pPr>
            <w:autoSpaceDE w:val="0"/>
            <w:autoSpaceDN w:val="0"/>
            <w:adjustRightInd w:val="0"/>
            <w:spacing w:after="0" w:line="240" w:lineRule="auto"/>
          </w:pPr>
        </w:pPrChange>
      </w:pPr>
      <w:ins w:id="950" w:author="simeng zhao" w:date="2018-02-03T17:01:00Z">
        <w:r>
          <w:rPr>
            <w:rFonts w:ascii="ConstantWillison" w:eastAsia="ConstantWillison" w:cs="ConstantWillison"/>
            <w:sz w:val="20"/>
            <w:szCs w:val="20"/>
            <w:lang w:eastAsia="zh-CN"/>
          </w:rPr>
          <w:t>pmd_t * pmd_offset(pgd_t * dir, unsigned long address)</w:t>
        </w:r>
      </w:ins>
    </w:p>
    <w:p w14:paraId="3AD268E9" w14:textId="5B89FEC2" w:rsidR="009B4ED2" w:rsidRDefault="009B4ED2" w:rsidP="009B4ED2">
      <w:pPr>
        <w:spacing w:before="15"/>
        <w:ind w:firstLineChars="200" w:firstLine="400"/>
        <w:jc w:val="both"/>
        <w:rPr>
          <w:ins w:id="951" w:author="simeng zhao" w:date="2018-02-03T17:02:00Z"/>
          <w:rFonts w:ascii="ConstantWillison" w:eastAsia="ConstantWillison" w:cs="ConstantWillison"/>
          <w:sz w:val="20"/>
          <w:szCs w:val="20"/>
          <w:lang w:eastAsia="zh-CN"/>
        </w:rPr>
      </w:pPr>
      <w:ins w:id="952" w:author="simeng zhao" w:date="2018-02-03T17:01:00Z">
        <w:r>
          <w:rPr>
            <w:rFonts w:ascii="ConstantWillison" w:eastAsia="ConstantWillison" w:cs="ConstantWillison"/>
            <w:sz w:val="20"/>
            <w:szCs w:val="20"/>
            <w:lang w:eastAsia="zh-CN"/>
          </w:rPr>
          <w:t>pte_t * pte_offset(pmd_t * dir, unsigned long address)</w:t>
        </w:r>
      </w:ins>
    </w:p>
    <w:p w14:paraId="57FF48F1" w14:textId="28D46036" w:rsidR="009B4ED2" w:rsidRDefault="009B4ED2" w:rsidP="009B4ED2">
      <w:pPr>
        <w:spacing w:before="15"/>
        <w:ind w:firstLineChars="200" w:firstLine="440"/>
        <w:jc w:val="both"/>
        <w:rPr>
          <w:ins w:id="953" w:author="simeng zhao" w:date="2018-02-03T17:51:00Z"/>
          <w:color w:val="0000FF"/>
          <w:lang w:eastAsia="zh-CN"/>
        </w:rPr>
      </w:pPr>
      <w:ins w:id="954" w:author="simeng zhao" w:date="2018-02-03T17:02:00Z">
        <w:r>
          <w:rPr>
            <w:rFonts w:hint="eastAsia"/>
            <w:color w:val="0000FF"/>
            <w:lang w:eastAsia="zh-CN"/>
          </w:rPr>
          <w:lastRenderedPageBreak/>
          <w:t>这几个内联函数是用于</w:t>
        </w:r>
      </w:ins>
      <w:ins w:id="955" w:author="simeng zhao" w:date="2018-02-03T17:03:00Z">
        <w:r>
          <w:rPr>
            <w:rFonts w:hint="eastAsia"/>
            <w:color w:val="0000FF"/>
            <w:lang w:eastAsia="zh-CN"/>
          </w:rPr>
          <w:t>从线性地址得到关联的</w:t>
        </w:r>
        <w:r>
          <w:rPr>
            <w:rFonts w:hint="eastAsia"/>
            <w:color w:val="0000FF"/>
            <w:lang w:eastAsia="zh-CN"/>
          </w:rPr>
          <w:t>pgd</w:t>
        </w:r>
        <w:r>
          <w:rPr>
            <w:rFonts w:hint="eastAsia"/>
            <w:color w:val="0000FF"/>
            <w:lang w:eastAsia="zh-CN"/>
          </w:rPr>
          <w:t>，</w:t>
        </w:r>
        <w:r>
          <w:rPr>
            <w:rFonts w:hint="eastAsia"/>
            <w:color w:val="0000FF"/>
            <w:lang w:eastAsia="zh-CN"/>
          </w:rPr>
          <w:t>pmd</w:t>
        </w:r>
        <w:r>
          <w:rPr>
            <w:rFonts w:hint="eastAsia"/>
            <w:color w:val="0000FF"/>
            <w:lang w:eastAsia="zh-CN"/>
          </w:rPr>
          <w:t>，</w:t>
        </w:r>
        <w:r>
          <w:rPr>
            <w:rFonts w:hint="eastAsia"/>
            <w:color w:val="0000FF"/>
            <w:lang w:eastAsia="zh-CN"/>
          </w:rPr>
          <w:t>pte</w:t>
        </w:r>
        <w:r>
          <w:rPr>
            <w:rFonts w:hint="eastAsia"/>
            <w:color w:val="0000FF"/>
            <w:lang w:eastAsia="zh-CN"/>
          </w:rPr>
          <w:t>等项</w:t>
        </w:r>
      </w:ins>
      <w:ins w:id="956" w:author="simeng zhao" w:date="2018-02-03T17:15:00Z">
        <w:r w:rsidR="006B51B8">
          <w:rPr>
            <w:rFonts w:hint="eastAsia"/>
            <w:color w:val="0000FF"/>
            <w:lang w:eastAsia="zh-CN"/>
          </w:rPr>
          <w:t>。整个</w:t>
        </w:r>
      </w:ins>
      <w:ins w:id="957" w:author="simeng zhao" w:date="2018-02-03T17:16:00Z">
        <w:r w:rsidR="006B51B8">
          <w:rPr>
            <w:rFonts w:hint="eastAsia"/>
            <w:color w:val="0000FF"/>
            <w:lang w:eastAsia="zh-CN"/>
          </w:rPr>
          <w:t>页表地址查找的过程是从一个结构体指针</w:t>
        </w:r>
      </w:ins>
      <w:ins w:id="958" w:author="simeng zhao" w:date="2018-02-03T17:17:00Z">
        <w:r w:rsidR="006B51B8">
          <w:rPr>
            <w:rFonts w:hint="eastAsia"/>
            <w:color w:val="0000FF"/>
            <w:lang w:eastAsia="zh-CN"/>
          </w:rPr>
          <w:t>mm_struct</w:t>
        </w:r>
        <w:r w:rsidR="006B51B8">
          <w:rPr>
            <w:rFonts w:hint="eastAsia"/>
            <w:color w:val="0000FF"/>
            <w:lang w:eastAsia="zh-CN"/>
          </w:rPr>
          <w:t>开始的，</w:t>
        </w:r>
      </w:ins>
      <w:ins w:id="959" w:author="simeng zhao" w:date="2018-02-03T17:18:00Z">
        <w:r w:rsidR="006B51B8">
          <w:rPr>
            <w:rFonts w:hint="eastAsia"/>
            <w:color w:val="0000FF"/>
            <w:lang w:eastAsia="zh-CN"/>
          </w:rPr>
          <w:t>current-</w:t>
        </w:r>
        <w:r w:rsidR="006B51B8">
          <w:rPr>
            <w:color w:val="0000FF"/>
            <w:lang w:eastAsia="zh-CN"/>
          </w:rPr>
          <w:t>&gt;</w:t>
        </w:r>
        <w:r w:rsidR="006B51B8">
          <w:rPr>
            <w:rFonts w:hint="eastAsia"/>
            <w:color w:val="0000FF"/>
            <w:lang w:eastAsia="zh-CN"/>
          </w:rPr>
          <w:t>mm</w:t>
        </w:r>
        <w:r w:rsidR="006B51B8">
          <w:rPr>
            <w:rFonts w:hint="eastAsia"/>
            <w:color w:val="0000FF"/>
            <w:lang w:eastAsia="zh-CN"/>
          </w:rPr>
          <w:t>指向的就是</w:t>
        </w:r>
        <w:r w:rsidR="00C06015">
          <w:rPr>
            <w:rFonts w:hint="eastAsia"/>
            <w:color w:val="0000FF"/>
            <w:lang w:eastAsia="zh-CN"/>
          </w:rPr>
          <w:t>为</w:t>
        </w:r>
        <w:r w:rsidR="006B51B8">
          <w:rPr>
            <w:rFonts w:hint="eastAsia"/>
            <w:color w:val="0000FF"/>
            <w:lang w:eastAsia="zh-CN"/>
          </w:rPr>
          <w:t>当前</w:t>
        </w:r>
        <w:r w:rsidR="00C06015">
          <w:rPr>
            <w:rFonts w:hint="eastAsia"/>
            <w:color w:val="0000FF"/>
            <w:lang w:eastAsia="zh-CN"/>
          </w:rPr>
          <w:t>运行进程的内存映射</w:t>
        </w:r>
      </w:ins>
      <w:ins w:id="960" w:author="simeng zhao" w:date="2018-02-03T17:19:00Z">
        <w:r w:rsidR="00C06015">
          <w:rPr>
            <w:rFonts w:hint="eastAsia"/>
            <w:color w:val="0000FF"/>
            <w:lang w:eastAsia="zh-CN"/>
          </w:rPr>
          <w:t>的</w:t>
        </w:r>
        <w:r w:rsidR="00C06015">
          <w:rPr>
            <w:rFonts w:hint="eastAsia"/>
            <w:color w:val="0000FF"/>
            <w:lang w:eastAsia="zh-CN"/>
          </w:rPr>
          <w:t>mm_struct</w:t>
        </w:r>
        <w:r w:rsidR="00C06015">
          <w:rPr>
            <w:rFonts w:hint="eastAsia"/>
            <w:color w:val="0000FF"/>
            <w:lang w:eastAsia="zh-CN"/>
          </w:rPr>
          <w:t>结构体。二级分页的处理器会把</w:t>
        </w:r>
        <w:r w:rsidR="00C06015">
          <w:rPr>
            <w:rFonts w:hint="eastAsia"/>
            <w:color w:val="0000FF"/>
            <w:lang w:eastAsia="zh-CN"/>
          </w:rPr>
          <w:t>pmd_offset(</w:t>
        </w:r>
        <w:r w:rsidR="00C06015">
          <w:rPr>
            <w:color w:val="0000FF"/>
            <w:lang w:eastAsia="zh-CN"/>
          </w:rPr>
          <w:t>dir,add)</w:t>
        </w:r>
        <w:r w:rsidR="00C06015">
          <w:rPr>
            <w:rFonts w:hint="eastAsia"/>
            <w:color w:val="0000FF"/>
            <w:lang w:eastAsia="zh-CN"/>
          </w:rPr>
          <w:t>函数定义为</w:t>
        </w:r>
      </w:ins>
      <w:ins w:id="961" w:author="simeng zhao" w:date="2018-02-03T17:20:00Z">
        <w:r w:rsidR="00C06015">
          <w:rPr>
            <w:rFonts w:hint="eastAsia"/>
            <w:color w:val="0000FF"/>
            <w:lang w:eastAsia="zh-CN"/>
          </w:rPr>
          <w:t>(</w:t>
        </w:r>
        <w:r w:rsidR="00C06015">
          <w:rPr>
            <w:color w:val="0000FF"/>
            <w:lang w:eastAsia="zh-CN"/>
          </w:rPr>
          <w:t>pmd_t *)dir</w:t>
        </w:r>
        <w:r w:rsidR="00C06015">
          <w:rPr>
            <w:rFonts w:hint="eastAsia"/>
            <w:color w:val="0000FF"/>
            <w:lang w:eastAsia="zh-CN"/>
          </w:rPr>
          <w:t>，这个操作实际上</w:t>
        </w:r>
      </w:ins>
      <w:ins w:id="962" w:author="simeng zhao" w:date="2018-02-03T17:21:00Z">
        <w:r w:rsidR="00C06015">
          <w:rPr>
            <w:rFonts w:hint="eastAsia"/>
            <w:color w:val="0000FF"/>
            <w:lang w:eastAsia="zh-CN"/>
          </w:rPr>
          <w:t>将</w:t>
        </w:r>
        <w:r w:rsidR="00C06015">
          <w:rPr>
            <w:rFonts w:hint="eastAsia"/>
            <w:color w:val="0000FF"/>
            <w:lang w:eastAsia="zh-CN"/>
          </w:rPr>
          <w:t>pmd</w:t>
        </w:r>
        <w:r w:rsidR="00C06015">
          <w:rPr>
            <w:rFonts w:hint="eastAsia"/>
            <w:color w:val="0000FF"/>
            <w:lang w:eastAsia="zh-CN"/>
          </w:rPr>
          <w:t>和</w:t>
        </w:r>
        <w:r w:rsidR="00C06015">
          <w:rPr>
            <w:rFonts w:hint="eastAsia"/>
            <w:color w:val="0000FF"/>
            <w:lang w:eastAsia="zh-CN"/>
          </w:rPr>
          <w:t>pgd</w:t>
        </w:r>
        <w:r w:rsidR="00C06015">
          <w:rPr>
            <w:rFonts w:hint="eastAsia"/>
            <w:color w:val="0000FF"/>
            <w:lang w:eastAsia="zh-CN"/>
          </w:rPr>
          <w:t>合并了</w:t>
        </w:r>
      </w:ins>
      <w:ins w:id="963" w:author="simeng zhao" w:date="2018-02-03T17:26:00Z">
        <w:r w:rsidR="00C06015">
          <w:rPr>
            <w:rFonts w:hint="eastAsia"/>
            <w:color w:val="0000FF"/>
            <w:lang w:eastAsia="zh-CN"/>
          </w:rPr>
          <w:t>。</w:t>
        </w:r>
      </w:ins>
      <w:ins w:id="964" w:author="simeng zhao" w:date="2018-02-03T17:21:00Z">
        <w:r w:rsidR="00C06015">
          <w:rPr>
            <w:rFonts w:hint="eastAsia"/>
            <w:color w:val="0000FF"/>
            <w:lang w:eastAsia="zh-CN"/>
          </w:rPr>
          <w:t>这类函数一般都被定义为内联函数，</w:t>
        </w:r>
      </w:ins>
      <w:ins w:id="965" w:author="simeng zhao" w:date="2018-02-03T17:27:00Z">
        <w:r w:rsidR="00C06015">
          <w:rPr>
            <w:rFonts w:hint="eastAsia"/>
            <w:color w:val="0000FF"/>
            <w:lang w:eastAsia="zh-CN"/>
          </w:rPr>
          <w:t>编译器</w:t>
        </w:r>
      </w:ins>
      <w:ins w:id="966" w:author="simeng zhao" w:date="2018-02-03T17:26:00Z">
        <w:r w:rsidR="00C06015">
          <w:rPr>
            <w:rFonts w:hint="eastAsia"/>
            <w:color w:val="0000FF"/>
            <w:lang w:eastAsia="zh-CN"/>
          </w:rPr>
          <w:t>会对是否使用</w:t>
        </w:r>
      </w:ins>
      <w:ins w:id="967" w:author="simeng zhao" w:date="2018-02-03T17:27:00Z">
        <w:r w:rsidR="00C06015">
          <w:rPr>
            <w:rFonts w:hint="eastAsia"/>
            <w:color w:val="0000FF"/>
            <w:lang w:eastAsia="zh-CN"/>
          </w:rPr>
          <w:t>中间级的页目录做出选择。</w:t>
        </w:r>
      </w:ins>
      <w:bookmarkStart w:id="968" w:name="_GoBack"/>
      <w:bookmarkEnd w:id="968"/>
    </w:p>
    <w:p w14:paraId="096789C8" w14:textId="77777777" w:rsidR="00CE46ED" w:rsidRDefault="00CE46ED" w:rsidP="00CE46ED">
      <w:pPr>
        <w:spacing w:before="15"/>
        <w:ind w:firstLineChars="200" w:firstLine="440"/>
        <w:jc w:val="both"/>
        <w:rPr>
          <w:ins w:id="969" w:author="simeng zhao" w:date="2018-02-02T17:14:00Z"/>
          <w:color w:val="0000FF"/>
          <w:lang w:eastAsia="zh-CN"/>
        </w:rPr>
      </w:pPr>
      <w:ins w:id="970" w:author="simeng zhao" w:date="2018-02-02T17:14:00Z">
        <w:r>
          <w:rPr>
            <w:rFonts w:hint="eastAsia"/>
            <w:color w:val="0000FF"/>
            <w:lang w:eastAsia="zh-CN"/>
          </w:rPr>
          <w:t>/</w:t>
        </w:r>
        <w:r>
          <w:rPr>
            <w:color w:val="0000FF"/>
            <w:lang w:eastAsia="zh-CN"/>
          </w:rPr>
          <w:t>/</w:t>
        </w:r>
        <w:r>
          <w:rPr>
            <w:rFonts w:hint="eastAsia"/>
            <w:color w:val="0000FF"/>
            <w:lang w:eastAsia="zh-CN"/>
          </w:rPr>
          <w:t>书中的内容太复杂，而且没有涉及到</w:t>
        </w:r>
        <w:r>
          <w:rPr>
            <w:rFonts w:hint="eastAsia"/>
            <w:color w:val="0000FF"/>
            <w:lang w:eastAsia="zh-CN"/>
          </w:rPr>
          <w:t>linux</w:t>
        </w:r>
        <w:r>
          <w:rPr>
            <w:rFonts w:hint="eastAsia"/>
            <w:color w:val="0000FF"/>
            <w:lang w:eastAsia="zh-CN"/>
          </w:rPr>
          <w:t>是如何具体的实现不依赖架构的三级页表方法的</w:t>
        </w:r>
      </w:ins>
    </w:p>
    <w:p w14:paraId="641D6BCF" w14:textId="77777777" w:rsidR="00CE46ED" w:rsidRDefault="00CE46ED" w:rsidP="00CE46ED">
      <w:pPr>
        <w:spacing w:before="15"/>
        <w:ind w:firstLineChars="200" w:firstLine="442"/>
        <w:jc w:val="both"/>
        <w:rPr>
          <w:ins w:id="971" w:author="simeng zhao" w:date="2018-02-02T17:14:00Z"/>
          <w:b/>
          <w:bCs/>
          <w:color w:val="FF0000"/>
          <w:lang w:eastAsia="zh-CN"/>
        </w:rPr>
      </w:pPr>
      <w:ins w:id="972" w:author="simeng zhao" w:date="2018-02-02T17:14:00Z">
        <w:r>
          <w:rPr>
            <w:rFonts w:hint="eastAsia"/>
            <w:b/>
            <w:bCs/>
            <w:color w:val="FF0000"/>
            <w:lang w:eastAsia="zh-CN"/>
          </w:rPr>
          <w:t>//</w:t>
        </w:r>
        <w:r>
          <w:rPr>
            <w:rFonts w:hint="eastAsia"/>
            <w:b/>
            <w:bCs/>
            <w:color w:val="FF0000"/>
            <w:lang w:eastAsia="zh-CN"/>
          </w:rPr>
          <w:t>批注：完善这部分内容的文字，自然段以句号结尾，且体例完整。</w:t>
        </w:r>
      </w:ins>
    </w:p>
    <w:p w14:paraId="46B21EC1" w14:textId="77777777" w:rsidR="00CE46ED" w:rsidRPr="00CE46ED" w:rsidRDefault="00CE46ED">
      <w:pPr>
        <w:spacing w:before="240" w:line="360" w:lineRule="auto"/>
        <w:ind w:right="-23"/>
        <w:outlineLvl w:val="2"/>
        <w:rPr>
          <w:rFonts w:ascii="Times New Roman" w:hAnsi="Times New Roman" w:hint="eastAsia"/>
          <w:b/>
          <w:spacing w:val="-1"/>
          <w:sz w:val="24"/>
          <w:szCs w:val="24"/>
          <w:lang w:eastAsia="zh-CN"/>
        </w:rPr>
      </w:pPr>
    </w:p>
    <w:p w14:paraId="6E121C6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w:t>
      </w:r>
      <w:r>
        <w:rPr>
          <w:rFonts w:ascii="Times New Roman" w:hAnsi="Times New Roman"/>
          <w:spacing w:val="10"/>
          <w:sz w:val="21"/>
          <w:szCs w:val="21"/>
          <w:lang w:eastAsia="zh-CN"/>
        </w:rPr>
        <w:t>Intel x86</w:t>
      </w:r>
      <w:r>
        <w:rPr>
          <w:rFonts w:ascii="Times New Roman" w:hAnsi="Times New Roman"/>
          <w:spacing w:val="10"/>
          <w:sz w:val="21"/>
          <w:szCs w:val="21"/>
          <w:lang w:eastAsia="zh-CN"/>
        </w:rPr>
        <w:t>处理器上，可区分两种地址：线性地址和物理地址。线性地址用来表达</w:t>
      </w:r>
      <w:r>
        <w:rPr>
          <w:rFonts w:ascii="Times New Roman" w:hAnsi="Times New Roman"/>
          <w:spacing w:val="10"/>
          <w:sz w:val="21"/>
          <w:szCs w:val="21"/>
          <w:lang w:eastAsia="zh-CN"/>
        </w:rPr>
        <w:t>4 GB</w:t>
      </w:r>
      <w:r>
        <w:rPr>
          <w:rFonts w:ascii="Times New Roman" w:hAnsi="Times New Roman"/>
          <w:spacing w:val="10"/>
          <w:sz w:val="21"/>
          <w:szCs w:val="21"/>
          <w:lang w:eastAsia="zh-CN"/>
        </w:rPr>
        <w:t>虚拟地址空间。后者指内存实地址，用于内存单元寻址。</w:t>
      </w:r>
      <w:r>
        <w:rPr>
          <w:rFonts w:ascii="Times New Roman" w:hAnsi="Times New Roman"/>
          <w:spacing w:val="10"/>
          <w:sz w:val="21"/>
          <w:szCs w:val="21"/>
          <w:lang w:eastAsia="zh-CN"/>
        </w:rPr>
        <w:t>Linux</w:t>
      </w:r>
      <w:r>
        <w:rPr>
          <w:rFonts w:ascii="Times New Roman" w:hAnsi="Times New Roman"/>
          <w:spacing w:val="10"/>
          <w:sz w:val="21"/>
          <w:szCs w:val="21"/>
          <w:lang w:eastAsia="zh-CN"/>
        </w:rPr>
        <w:t>系统采用分页机制实现虚存管理，每个进程都有自己独立的虚拟地址空间，进程虚拟地址空间通过进程的页目录表和页表实现与物理内存的映射。进程创建时分配一个虚拟地址空间，直到实际对物理内存进行操作时，才通过请页机制分配物理内存。虚存以页为单位，大小等同于物理页框。通常页大小定义为</w:t>
      </w:r>
      <w:r>
        <w:rPr>
          <w:rFonts w:ascii="Times New Roman" w:hAnsi="Times New Roman"/>
          <w:spacing w:val="10"/>
          <w:sz w:val="21"/>
          <w:szCs w:val="21"/>
          <w:lang w:eastAsia="zh-CN"/>
        </w:rPr>
        <w:t>4 KB</w:t>
      </w:r>
      <w:r>
        <w:rPr>
          <w:rFonts w:ascii="Times New Roman" w:hAnsi="Times New Roman"/>
          <w:spacing w:val="10"/>
          <w:sz w:val="21"/>
          <w:szCs w:val="21"/>
          <w:lang w:eastAsia="zh-CN"/>
        </w:rPr>
        <w:t>，页面可以映射到任一物理页框。进程线性地址为</w:t>
      </w:r>
      <w:r>
        <w:rPr>
          <w:rFonts w:ascii="Times New Roman" w:hAnsi="Times New Roman"/>
          <w:spacing w:val="10"/>
          <w:sz w:val="21"/>
          <w:szCs w:val="21"/>
          <w:lang w:eastAsia="zh-CN"/>
        </w:rPr>
        <w:t>32</w:t>
      </w:r>
      <w:r>
        <w:rPr>
          <w:rFonts w:ascii="Times New Roman" w:hAnsi="Times New Roman"/>
          <w:spacing w:val="10"/>
          <w:sz w:val="21"/>
          <w:szCs w:val="21"/>
          <w:lang w:eastAsia="zh-CN"/>
        </w:rPr>
        <w:t>位，转换为虚拟地址，分为以下</w:t>
      </w:r>
      <w:r>
        <w:rPr>
          <w:rFonts w:ascii="Times New Roman" w:hAnsi="Times New Roman"/>
          <w:spacing w:val="10"/>
          <w:sz w:val="21"/>
          <w:szCs w:val="21"/>
          <w:lang w:eastAsia="zh-CN"/>
        </w:rPr>
        <w:t>3</w:t>
      </w:r>
      <w:r>
        <w:rPr>
          <w:rFonts w:ascii="Times New Roman" w:hAnsi="Times New Roman"/>
          <w:spacing w:val="10"/>
          <w:sz w:val="21"/>
          <w:szCs w:val="21"/>
          <w:lang w:eastAsia="zh-CN"/>
        </w:rPr>
        <w:t>个部分：页目录表</w:t>
      </w:r>
      <w:r>
        <w:rPr>
          <w:rFonts w:ascii="Times New Roman" w:hAnsi="Times New Roman"/>
          <w:spacing w:val="10"/>
          <w:sz w:val="21"/>
          <w:szCs w:val="21"/>
          <w:lang w:eastAsia="zh-CN"/>
        </w:rPr>
        <w:t>(</w:t>
      </w:r>
      <w:r>
        <w:rPr>
          <w:rFonts w:ascii="Times New Roman" w:hAnsi="Times New Roman"/>
          <w:spacing w:val="10"/>
          <w:sz w:val="21"/>
          <w:szCs w:val="21"/>
          <w:lang w:eastAsia="zh-CN"/>
        </w:rPr>
        <w:t>高</w:t>
      </w:r>
      <w:r>
        <w:rPr>
          <w:rFonts w:ascii="Times New Roman" w:hAnsi="Times New Roman"/>
          <w:spacing w:val="10"/>
          <w:sz w:val="21"/>
          <w:szCs w:val="21"/>
          <w:lang w:eastAsia="zh-CN"/>
        </w:rPr>
        <w:t>10</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记录在页目录中的索引；页表</w:t>
      </w:r>
      <w:r>
        <w:rPr>
          <w:rFonts w:ascii="Times New Roman" w:hAnsi="Times New Roman"/>
          <w:spacing w:val="10"/>
          <w:sz w:val="21"/>
          <w:szCs w:val="21"/>
          <w:lang w:eastAsia="zh-CN"/>
        </w:rPr>
        <w:t>(</w:t>
      </w:r>
      <w:r>
        <w:rPr>
          <w:rFonts w:ascii="Times New Roman" w:hAnsi="Times New Roman"/>
          <w:spacing w:val="10"/>
          <w:sz w:val="21"/>
          <w:szCs w:val="21"/>
          <w:lang w:eastAsia="zh-CN"/>
        </w:rPr>
        <w:t>中间</w:t>
      </w:r>
      <w:r>
        <w:rPr>
          <w:rFonts w:ascii="Times New Roman" w:hAnsi="Times New Roman"/>
          <w:spacing w:val="10"/>
          <w:sz w:val="21"/>
          <w:szCs w:val="21"/>
          <w:lang w:eastAsia="zh-CN"/>
        </w:rPr>
        <w:t>10</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记录在页表中的索引；偏移量</w:t>
      </w:r>
      <w:r>
        <w:rPr>
          <w:rFonts w:ascii="Times New Roman" w:hAnsi="Times New Roman"/>
          <w:spacing w:val="10"/>
          <w:sz w:val="21"/>
          <w:szCs w:val="21"/>
          <w:lang w:eastAsia="zh-CN"/>
        </w:rPr>
        <w:t>(</w:t>
      </w:r>
      <w:r>
        <w:rPr>
          <w:rFonts w:ascii="Times New Roman" w:hAnsi="Times New Roman"/>
          <w:spacing w:val="10"/>
          <w:sz w:val="21"/>
          <w:szCs w:val="21"/>
          <w:lang w:eastAsia="zh-CN"/>
        </w:rPr>
        <w:t>低</w:t>
      </w:r>
      <w:r>
        <w:rPr>
          <w:rFonts w:ascii="Times New Roman" w:hAnsi="Times New Roman"/>
          <w:spacing w:val="10"/>
          <w:sz w:val="21"/>
          <w:szCs w:val="21"/>
          <w:lang w:eastAsia="zh-CN"/>
        </w:rPr>
        <w:t>12</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用来表示</w:t>
      </w:r>
      <w:r>
        <w:rPr>
          <w:rFonts w:ascii="Times New Roman" w:hAnsi="Times New Roman"/>
          <w:spacing w:val="10"/>
          <w:sz w:val="21"/>
          <w:szCs w:val="21"/>
          <w:lang w:eastAsia="zh-CN"/>
        </w:rPr>
        <w:t>4KB</w:t>
      </w:r>
      <w:r>
        <w:rPr>
          <w:rFonts w:ascii="Times New Roman" w:hAnsi="Times New Roman"/>
          <w:spacing w:val="10"/>
          <w:sz w:val="21"/>
          <w:szCs w:val="21"/>
          <w:lang w:eastAsia="zh-CN"/>
        </w:rPr>
        <w:t>页框中的位移。每个进程有一个页目录，每当它运行时，寄存器</w:t>
      </w:r>
      <w:r>
        <w:rPr>
          <w:rFonts w:ascii="Times New Roman" w:hAnsi="Times New Roman"/>
          <w:spacing w:val="10"/>
          <w:sz w:val="21"/>
          <w:szCs w:val="21"/>
          <w:lang w:eastAsia="zh-CN"/>
        </w:rPr>
        <w:t>CR3</w:t>
      </w:r>
      <w:r>
        <w:rPr>
          <w:rFonts w:ascii="Times New Roman" w:hAnsi="Times New Roman"/>
          <w:spacing w:val="10"/>
          <w:sz w:val="21"/>
          <w:szCs w:val="21"/>
          <w:lang w:eastAsia="zh-CN"/>
        </w:rPr>
        <w:t>指向该页目录基地址，显示从线性地址到物理地址的映射过程。页目录用一个物理页框存储，保存页表的基地址，每个数据项占</w:t>
      </w:r>
      <w:r>
        <w:rPr>
          <w:rFonts w:ascii="Times New Roman" w:hAnsi="Times New Roman"/>
          <w:spacing w:val="10"/>
          <w:sz w:val="21"/>
          <w:szCs w:val="21"/>
          <w:lang w:eastAsia="zh-CN"/>
        </w:rPr>
        <w:t>4 B</w:t>
      </w:r>
      <w:r>
        <w:rPr>
          <w:rFonts w:ascii="Times New Roman" w:hAnsi="Times New Roman"/>
          <w:spacing w:val="10"/>
          <w:sz w:val="21"/>
          <w:szCs w:val="21"/>
          <w:lang w:eastAsia="zh-CN"/>
        </w:rPr>
        <w:t>，因而，页目录有</w:t>
      </w:r>
      <w:r>
        <w:rPr>
          <w:rFonts w:ascii="Times New Roman" w:hAnsi="Times New Roman"/>
          <w:spacing w:val="10"/>
          <w:sz w:val="21"/>
          <w:szCs w:val="21"/>
          <w:lang w:eastAsia="zh-CN"/>
        </w:rPr>
        <w:t>1024</w:t>
      </w:r>
      <w:r>
        <w:rPr>
          <w:rFonts w:ascii="Times New Roman" w:hAnsi="Times New Roman"/>
          <w:spacing w:val="10"/>
          <w:sz w:val="21"/>
          <w:szCs w:val="21"/>
          <w:lang w:eastAsia="zh-CN"/>
        </w:rPr>
        <w:t>个页目录项。以页目录值为索引，在页目录中找到页表基地址。页表也用一个物理页框存储，用来保存物理页框号，每个数据项占</w:t>
      </w:r>
      <w:r>
        <w:rPr>
          <w:rFonts w:ascii="Times New Roman" w:hAnsi="Times New Roman"/>
          <w:spacing w:val="10"/>
          <w:sz w:val="21"/>
          <w:szCs w:val="21"/>
          <w:lang w:eastAsia="zh-CN"/>
        </w:rPr>
        <w:t>4 B</w:t>
      </w:r>
      <w:r>
        <w:rPr>
          <w:rFonts w:ascii="Times New Roman" w:hAnsi="Times New Roman"/>
          <w:spacing w:val="10"/>
          <w:sz w:val="21"/>
          <w:szCs w:val="21"/>
          <w:lang w:eastAsia="zh-CN"/>
        </w:rPr>
        <w:t>，因而，页表有</w:t>
      </w:r>
      <w:r>
        <w:rPr>
          <w:rFonts w:ascii="Times New Roman" w:hAnsi="Times New Roman"/>
          <w:spacing w:val="10"/>
          <w:sz w:val="21"/>
          <w:szCs w:val="21"/>
          <w:lang w:eastAsia="zh-CN"/>
        </w:rPr>
        <w:t>1024</w:t>
      </w:r>
      <w:r>
        <w:rPr>
          <w:rFonts w:ascii="Times New Roman" w:hAnsi="Times New Roman"/>
          <w:spacing w:val="10"/>
          <w:sz w:val="21"/>
          <w:szCs w:val="21"/>
          <w:lang w:eastAsia="zh-CN"/>
        </w:rPr>
        <w:t>个页表项。物理页框号拼接偏移量即得到对应物理地址。</w:t>
      </w:r>
    </w:p>
    <w:p w14:paraId="47D8ED7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Linux</w:t>
      </w:r>
      <w:r>
        <w:rPr>
          <w:rFonts w:ascii="Times New Roman" w:hAnsi="Times New Roman"/>
          <w:spacing w:val="10"/>
          <w:sz w:val="21"/>
          <w:szCs w:val="21"/>
          <w:lang w:eastAsia="zh-CN"/>
        </w:rPr>
        <w:t>系统的页表项共</w:t>
      </w:r>
      <w:r>
        <w:rPr>
          <w:rFonts w:ascii="Times New Roman" w:hAnsi="Times New Roman"/>
          <w:spacing w:val="10"/>
          <w:sz w:val="21"/>
          <w:szCs w:val="21"/>
          <w:lang w:eastAsia="zh-CN"/>
        </w:rPr>
        <w:t>32</w:t>
      </w:r>
      <w:r>
        <w:rPr>
          <w:rFonts w:ascii="Times New Roman" w:hAnsi="Times New Roman"/>
          <w:spacing w:val="10"/>
          <w:sz w:val="21"/>
          <w:szCs w:val="21"/>
          <w:lang w:eastAsia="zh-CN"/>
        </w:rPr>
        <w:t>位，除</w:t>
      </w:r>
      <w:r>
        <w:rPr>
          <w:rFonts w:ascii="Times New Roman" w:hAnsi="Times New Roman"/>
          <w:spacing w:val="10"/>
          <w:sz w:val="21"/>
          <w:szCs w:val="21"/>
          <w:lang w:eastAsia="zh-CN"/>
        </w:rPr>
        <w:t>4</w:t>
      </w:r>
      <w:r>
        <w:rPr>
          <w:rFonts w:ascii="Times New Roman" w:hAnsi="Times New Roman"/>
          <w:spacing w:val="10"/>
          <w:sz w:val="21"/>
          <w:szCs w:val="21"/>
          <w:lang w:eastAsia="zh-CN"/>
        </w:rPr>
        <w:t>位备用外，其定义如下：页框基地址</w:t>
      </w:r>
      <w:r>
        <w:rPr>
          <w:rFonts w:ascii="Times New Roman" w:hAnsi="Times New Roman"/>
          <w:spacing w:val="10"/>
          <w:sz w:val="21"/>
          <w:szCs w:val="21"/>
          <w:lang w:eastAsia="zh-CN"/>
        </w:rPr>
        <w:t>(12-31</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，其余为页框使用情况和保护标志位。</w:t>
      </w:r>
      <w:r>
        <w:rPr>
          <w:rFonts w:ascii="Times New Roman" w:hAnsi="Times New Roman"/>
          <w:spacing w:val="10"/>
          <w:sz w:val="21"/>
          <w:szCs w:val="21"/>
          <w:lang w:eastAsia="zh-CN"/>
        </w:rPr>
        <w:t>Page Size(7</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置位表示</w:t>
      </w:r>
      <w:r>
        <w:rPr>
          <w:rFonts w:ascii="Times New Roman" w:hAnsi="Times New Roman"/>
          <w:spacing w:val="10"/>
          <w:sz w:val="21"/>
          <w:szCs w:val="21"/>
          <w:lang w:eastAsia="zh-CN"/>
        </w:rPr>
        <w:t>2KB</w:t>
      </w:r>
      <w:r>
        <w:rPr>
          <w:rFonts w:ascii="Times New Roman" w:hAnsi="Times New Roman"/>
          <w:spacing w:val="10"/>
          <w:sz w:val="21"/>
          <w:szCs w:val="21"/>
          <w:lang w:eastAsia="zh-CN"/>
        </w:rPr>
        <w:t>页面</w:t>
      </w:r>
      <w:r>
        <w:rPr>
          <w:rFonts w:ascii="Times New Roman" w:hAnsi="Times New Roman"/>
          <w:spacing w:val="10"/>
          <w:sz w:val="21"/>
          <w:szCs w:val="21"/>
          <w:lang w:eastAsia="zh-CN"/>
        </w:rPr>
        <w:t>(</w:t>
      </w:r>
      <w:r>
        <w:rPr>
          <w:rFonts w:ascii="Times New Roman" w:hAnsi="Times New Roman"/>
          <w:spacing w:val="10"/>
          <w:sz w:val="21"/>
          <w:szCs w:val="21"/>
          <w:lang w:eastAsia="zh-CN"/>
        </w:rPr>
        <w:t>否则</w:t>
      </w:r>
      <w:r>
        <w:rPr>
          <w:rFonts w:ascii="Times New Roman" w:hAnsi="Times New Roman"/>
          <w:spacing w:val="10"/>
          <w:sz w:val="21"/>
          <w:szCs w:val="21"/>
          <w:lang w:eastAsia="zh-CN"/>
        </w:rPr>
        <w:t>4KB)</w:t>
      </w:r>
      <w:r>
        <w:rPr>
          <w:rFonts w:ascii="Times New Roman" w:hAnsi="Times New Roman"/>
          <w:spacing w:val="10"/>
          <w:sz w:val="21"/>
          <w:szCs w:val="21"/>
          <w:lang w:eastAsia="zh-CN"/>
        </w:rPr>
        <w:t>，</w:t>
      </w:r>
      <w:r>
        <w:rPr>
          <w:rFonts w:ascii="Times New Roman" w:hAnsi="Times New Roman"/>
          <w:spacing w:val="10"/>
          <w:sz w:val="21"/>
          <w:szCs w:val="21"/>
          <w:lang w:eastAsia="zh-CN"/>
        </w:rPr>
        <w:t>Dirty(6</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置位表示页面被修改过，</w:t>
      </w:r>
      <w:r>
        <w:rPr>
          <w:rFonts w:ascii="Times New Roman" w:hAnsi="Times New Roman"/>
          <w:spacing w:val="10"/>
          <w:sz w:val="21"/>
          <w:szCs w:val="21"/>
          <w:lang w:eastAsia="zh-CN"/>
        </w:rPr>
        <w:t>Access(5</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置位表示页面被访问过，</w:t>
      </w:r>
      <w:r>
        <w:rPr>
          <w:rFonts w:ascii="Times New Roman" w:hAnsi="Times New Roman"/>
          <w:spacing w:val="10"/>
          <w:sz w:val="21"/>
          <w:szCs w:val="21"/>
          <w:lang w:eastAsia="zh-CN"/>
        </w:rPr>
        <w:t>PCD(4</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置位表示关闭页面高速缓冲</w:t>
      </w:r>
      <w:r>
        <w:rPr>
          <w:rFonts w:ascii="Times New Roman" w:hAnsi="Times New Roman"/>
          <w:spacing w:val="10"/>
          <w:sz w:val="21"/>
          <w:szCs w:val="21"/>
          <w:lang w:eastAsia="zh-CN"/>
        </w:rPr>
        <w:t>(</w:t>
      </w:r>
      <w:r>
        <w:rPr>
          <w:rFonts w:ascii="Times New Roman" w:hAnsi="Times New Roman"/>
          <w:spacing w:val="10"/>
          <w:sz w:val="21"/>
          <w:szCs w:val="21"/>
          <w:lang w:eastAsia="zh-CN"/>
        </w:rPr>
        <w:t>否则可缓存</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PWT(3</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置位表示页面缓冲采用同直写缓冲和内存</w:t>
      </w:r>
      <w:r>
        <w:rPr>
          <w:rFonts w:ascii="Times New Roman" w:hAnsi="Times New Roman"/>
          <w:spacing w:val="10"/>
          <w:sz w:val="21"/>
          <w:szCs w:val="21"/>
          <w:lang w:eastAsia="zh-CN"/>
        </w:rPr>
        <w:t>(</w:t>
      </w:r>
      <w:r>
        <w:rPr>
          <w:rFonts w:ascii="Times New Roman" w:hAnsi="Times New Roman"/>
          <w:spacing w:val="10"/>
          <w:sz w:val="21"/>
          <w:szCs w:val="21"/>
          <w:lang w:eastAsia="zh-CN"/>
        </w:rPr>
        <w:t>否则仅写缓冲</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User/Kernal(2</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置位表示用户级保护</w:t>
      </w:r>
      <w:r>
        <w:rPr>
          <w:rFonts w:ascii="Times New Roman" w:hAnsi="Times New Roman"/>
          <w:spacing w:val="10"/>
          <w:sz w:val="21"/>
          <w:szCs w:val="21"/>
          <w:lang w:eastAsia="zh-CN"/>
        </w:rPr>
        <w:t>(</w:t>
      </w:r>
      <w:r>
        <w:rPr>
          <w:rFonts w:ascii="Times New Roman" w:hAnsi="Times New Roman"/>
          <w:spacing w:val="10"/>
          <w:sz w:val="21"/>
          <w:szCs w:val="21"/>
          <w:lang w:eastAsia="zh-CN"/>
        </w:rPr>
        <w:t>否则内核级保护</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Read/Write(1</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置位表示页面可读可写</w:t>
      </w:r>
      <w:r>
        <w:rPr>
          <w:rFonts w:ascii="Times New Roman" w:hAnsi="Times New Roman"/>
          <w:spacing w:val="10"/>
          <w:sz w:val="21"/>
          <w:szCs w:val="21"/>
          <w:lang w:eastAsia="zh-CN"/>
        </w:rPr>
        <w:t>(</w:t>
      </w:r>
      <w:r>
        <w:rPr>
          <w:rFonts w:ascii="Times New Roman" w:hAnsi="Times New Roman"/>
          <w:spacing w:val="10"/>
          <w:sz w:val="21"/>
          <w:szCs w:val="21"/>
          <w:lang w:eastAsia="zh-CN"/>
        </w:rPr>
        <w:t>否则只读</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Present(0</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置位表示页面在内存。笫</w:t>
      </w:r>
      <w:r>
        <w:rPr>
          <w:rFonts w:ascii="Times New Roman" w:hAnsi="Times New Roman"/>
          <w:spacing w:val="10"/>
          <w:sz w:val="21"/>
          <w:szCs w:val="21"/>
          <w:lang w:eastAsia="zh-CN"/>
        </w:rPr>
        <w:t>0</w:t>
      </w:r>
      <w:r>
        <w:rPr>
          <w:rFonts w:ascii="Times New Roman" w:hAnsi="Times New Roman"/>
          <w:spacing w:val="10"/>
          <w:sz w:val="21"/>
          <w:szCs w:val="21"/>
          <w:lang w:eastAsia="zh-CN"/>
        </w:rPr>
        <w:t>位是异常位，为</w:t>
      </w:r>
      <w:r>
        <w:rPr>
          <w:rFonts w:ascii="Times New Roman" w:hAnsi="Times New Roman"/>
          <w:spacing w:val="10"/>
          <w:sz w:val="21"/>
          <w:szCs w:val="21"/>
          <w:lang w:eastAsia="zh-CN"/>
        </w:rPr>
        <w:t>0</w:t>
      </w:r>
      <w:r>
        <w:rPr>
          <w:rFonts w:ascii="Times New Roman" w:hAnsi="Times New Roman"/>
          <w:spacing w:val="10"/>
          <w:sz w:val="21"/>
          <w:szCs w:val="21"/>
          <w:lang w:eastAsia="zh-CN"/>
        </w:rPr>
        <w:t>表示对应页尚不存在，当访问该线性地址对应页面时，将产生页面异常，导致页面装入并填充页表项。</w:t>
      </w:r>
    </w:p>
    <w:p w14:paraId="6819E748"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4.7.4  </w:t>
      </w:r>
      <w:r>
        <w:rPr>
          <w:rFonts w:ascii="Times New Roman" w:hAnsi="Times New Roman"/>
          <w:b/>
          <w:spacing w:val="-1"/>
          <w:sz w:val="24"/>
          <w:szCs w:val="24"/>
          <w:lang w:eastAsia="zh-CN"/>
        </w:rPr>
        <w:t>缺页异常处理</w:t>
      </w:r>
    </w:p>
    <w:p w14:paraId="44CAB030" w14:textId="77777777" w:rsidR="007319B1" w:rsidRDefault="007319B1">
      <w:pPr>
        <w:spacing w:before="10" w:after="0" w:line="110" w:lineRule="exact"/>
        <w:rPr>
          <w:rFonts w:ascii="Times New Roman" w:hAnsi="Times New Roman"/>
          <w:sz w:val="11"/>
          <w:szCs w:val="11"/>
          <w:lang w:eastAsia="zh-CN"/>
        </w:rPr>
      </w:pPr>
    </w:p>
    <w:p w14:paraId="2ED60505" w14:textId="77777777" w:rsidR="007319B1" w:rsidRDefault="007319B1">
      <w:pPr>
        <w:numPr>
          <w:ilvl w:val="0"/>
          <w:numId w:val="1"/>
        </w:numPr>
        <w:spacing w:after="0" w:line="360" w:lineRule="auto"/>
        <w:ind w:left="777" w:right="91" w:hanging="363"/>
        <w:jc w:val="both"/>
        <w:outlineLvl w:val="3"/>
        <w:rPr>
          <w:rFonts w:ascii="Times New Roman" w:hAnsi="Times New Roman"/>
          <w:spacing w:val="10"/>
          <w:sz w:val="21"/>
          <w:szCs w:val="21"/>
          <w:lang w:eastAsia="zh-CN"/>
        </w:rPr>
      </w:pPr>
      <w:r>
        <w:rPr>
          <w:rFonts w:ascii="Times New Roman" w:hAnsi="Times New Roman"/>
          <w:spacing w:val="10"/>
          <w:sz w:val="21"/>
          <w:szCs w:val="21"/>
          <w:lang w:eastAsia="zh-CN"/>
        </w:rPr>
        <w:t>缺页异常处理过程</w:t>
      </w:r>
    </w:p>
    <w:p w14:paraId="638B53A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页面失效在</w:t>
      </w:r>
      <w:r>
        <w:rPr>
          <w:rFonts w:ascii="Times New Roman" w:hAnsi="Times New Roman"/>
          <w:spacing w:val="10"/>
          <w:sz w:val="21"/>
          <w:szCs w:val="21"/>
          <w:lang w:eastAsia="zh-CN"/>
        </w:rPr>
        <w:t>Linux</w:t>
      </w:r>
      <w:r>
        <w:rPr>
          <w:rFonts w:ascii="Times New Roman" w:hAnsi="Times New Roman"/>
          <w:spacing w:val="10"/>
          <w:sz w:val="21"/>
          <w:szCs w:val="21"/>
          <w:lang w:eastAsia="zh-CN"/>
        </w:rPr>
        <w:t>系统中被称为缺页异常，为了在内存资源有限情况下实现多进程并发执行，在可执行程序第一次被装载时，仅其中一小部分映像被装入内存，当处理器执行到一个不在内存的页面时，</w:t>
      </w:r>
      <w:r>
        <w:rPr>
          <w:rFonts w:ascii="Times New Roman" w:hAnsi="Times New Roman"/>
          <w:spacing w:val="10"/>
          <w:sz w:val="21"/>
          <w:szCs w:val="21"/>
          <w:lang w:eastAsia="zh-CN"/>
        </w:rPr>
        <w:t>CPU</w:t>
      </w:r>
      <w:r>
        <w:rPr>
          <w:rFonts w:ascii="Times New Roman" w:hAnsi="Times New Roman"/>
          <w:spacing w:val="10"/>
          <w:sz w:val="21"/>
          <w:szCs w:val="21"/>
          <w:lang w:eastAsia="zh-CN"/>
        </w:rPr>
        <w:t>控制单元就会引发一次缺页异常。处理器自动终止当前程序的执行，转去执行缺页异常处理程序，它将需要执行的页面调入内存后，再恢复被中止的程序执行。</w:t>
      </w:r>
      <w:r>
        <w:rPr>
          <w:rFonts w:ascii="Times New Roman" w:hAnsi="Times New Roman"/>
          <w:spacing w:val="10"/>
          <w:sz w:val="21"/>
          <w:szCs w:val="21"/>
          <w:lang w:eastAsia="zh-CN"/>
        </w:rPr>
        <w:t>Linux</w:t>
      </w:r>
      <w:r>
        <w:rPr>
          <w:rFonts w:ascii="Times New Roman" w:hAnsi="Times New Roman"/>
          <w:spacing w:val="10"/>
          <w:sz w:val="21"/>
          <w:szCs w:val="21"/>
          <w:lang w:eastAsia="zh-CN"/>
        </w:rPr>
        <w:t>系统缺页异常处</w:t>
      </w:r>
      <w:r>
        <w:rPr>
          <w:rFonts w:ascii="Times New Roman" w:hAnsi="Times New Roman"/>
          <w:spacing w:val="10"/>
          <w:sz w:val="21"/>
          <w:szCs w:val="21"/>
          <w:lang w:eastAsia="zh-CN"/>
        </w:rPr>
        <w:lastRenderedPageBreak/>
        <w:t>理程序</w:t>
      </w:r>
      <w:r>
        <w:rPr>
          <w:rFonts w:ascii="Times New Roman" w:hAnsi="Times New Roman"/>
          <w:spacing w:val="10"/>
          <w:sz w:val="21"/>
          <w:szCs w:val="21"/>
          <w:lang w:eastAsia="zh-CN"/>
        </w:rPr>
        <w:t xml:space="preserve"> do_page_fault()</w:t>
      </w:r>
      <w:r>
        <w:rPr>
          <w:rFonts w:ascii="Times New Roman" w:hAnsi="Times New Roman"/>
          <w:spacing w:val="10"/>
          <w:sz w:val="21"/>
          <w:szCs w:val="21"/>
          <w:lang w:eastAsia="zh-CN"/>
        </w:rPr>
        <w:t>能够区分两种情况：如果编程错误而引起的对保护页面非法访问的异常，这时应根据</w:t>
      </w:r>
      <w:r>
        <w:rPr>
          <w:rFonts w:ascii="Times New Roman" w:hAnsi="Times New Roman"/>
          <w:spacing w:val="10"/>
          <w:sz w:val="21"/>
          <w:szCs w:val="21"/>
          <w:lang w:eastAsia="zh-CN"/>
        </w:rPr>
        <w:t xml:space="preserve"> vma</w:t>
      </w:r>
      <w:r>
        <w:rPr>
          <w:rFonts w:ascii="Times New Roman" w:hAnsi="Times New Roman"/>
          <w:spacing w:val="10"/>
          <w:sz w:val="21"/>
          <w:szCs w:val="21"/>
          <w:lang w:eastAsia="zh-CN"/>
        </w:rPr>
        <w:t>结构中的</w:t>
      </w:r>
      <w:r>
        <w:rPr>
          <w:rFonts w:ascii="Times New Roman" w:hAnsi="Times New Roman"/>
          <w:spacing w:val="10"/>
          <w:sz w:val="21"/>
          <w:szCs w:val="21"/>
          <w:lang w:eastAsia="zh-CN"/>
        </w:rPr>
        <w:t>vm_flags</w:t>
      </w:r>
      <w:r>
        <w:rPr>
          <w:rFonts w:ascii="Times New Roman" w:hAnsi="Times New Roman"/>
          <w:spacing w:val="10"/>
          <w:sz w:val="21"/>
          <w:szCs w:val="21"/>
          <w:lang w:eastAsia="zh-CN"/>
        </w:rPr>
        <w:t>域来区别情况，分门别类地进行处理；如果进程在执行时，处理器访问到一个有效虚地址，但该地址对应页面尚未调入内存，这时产生缺页异常，并把缺页的虚地址保存在控制寄存器</w:t>
      </w:r>
      <w:r>
        <w:rPr>
          <w:rFonts w:ascii="Times New Roman" w:hAnsi="Times New Roman"/>
          <w:spacing w:val="10"/>
          <w:sz w:val="21"/>
          <w:szCs w:val="21"/>
          <w:lang w:eastAsia="zh-CN"/>
        </w:rPr>
        <w:t>CR2</w:t>
      </w:r>
      <w:r>
        <w:rPr>
          <w:rFonts w:ascii="Times New Roman" w:hAnsi="Times New Roman"/>
          <w:spacing w:val="10"/>
          <w:sz w:val="21"/>
          <w:szCs w:val="21"/>
          <w:lang w:eastAsia="zh-CN"/>
        </w:rPr>
        <w:t>中，连同缺页时访问虚存的模式一并传给缺页异常处理程序</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，它读取引起缺页的虚拟地址，进行以下步骤处理。</w:t>
      </w:r>
    </w:p>
    <w:p w14:paraId="7315086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）检查异常发生时处理器是否正在处理中断，或正在执行内核线程，如是则表示内核发生错误，进行出错处理。</w:t>
      </w:r>
    </w:p>
    <w:p w14:paraId="08F0565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）调用</w:t>
      </w:r>
      <w:r>
        <w:rPr>
          <w:rFonts w:ascii="Times New Roman" w:hAnsi="Times New Roman"/>
          <w:spacing w:val="10"/>
          <w:sz w:val="21"/>
          <w:szCs w:val="21"/>
          <w:lang w:eastAsia="zh-CN"/>
        </w:rPr>
        <w:t xml:space="preserve"> find_vma </w:t>
      </w:r>
      <w:r>
        <w:rPr>
          <w:rFonts w:ascii="Times New Roman" w:hAnsi="Times New Roman"/>
          <w:spacing w:val="10"/>
          <w:sz w:val="21"/>
          <w:szCs w:val="21"/>
          <w:lang w:eastAsia="zh-CN"/>
        </w:rPr>
        <w:t>找到发生缺页异常的虚地址所在的</w:t>
      </w:r>
      <w:r>
        <w:rPr>
          <w:rFonts w:ascii="Times New Roman" w:hAnsi="Times New Roman"/>
          <w:spacing w:val="10"/>
          <w:sz w:val="21"/>
          <w:szCs w:val="21"/>
          <w:lang w:eastAsia="zh-CN"/>
        </w:rPr>
        <w:t>vm_area_struct</w:t>
      </w:r>
      <w:r>
        <w:rPr>
          <w:rFonts w:ascii="Times New Roman" w:hAnsi="Times New Roman"/>
          <w:spacing w:val="10"/>
          <w:sz w:val="21"/>
          <w:szCs w:val="21"/>
          <w:lang w:eastAsia="zh-CN"/>
        </w:rPr>
        <w:t>，以确定此错误的虚地址是否包含在进程虚地址空间中，或在堆栈的合理扩展区中</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。如为非法虚地址或非法类型，内核发出信号终止进程。</w:t>
      </w:r>
    </w:p>
    <w:p w14:paraId="072D62C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）若错误由写访问引起，则检查此</w:t>
      </w:r>
      <w:r>
        <w:rPr>
          <w:rFonts w:ascii="Times New Roman" w:hAnsi="Times New Roman"/>
          <w:spacing w:val="10"/>
          <w:sz w:val="21"/>
          <w:szCs w:val="21"/>
          <w:lang w:eastAsia="zh-CN"/>
        </w:rPr>
        <w:t>vma</w:t>
      </w:r>
      <w:r>
        <w:rPr>
          <w:rFonts w:ascii="Times New Roman" w:hAnsi="Times New Roman"/>
          <w:spacing w:val="10"/>
          <w:sz w:val="21"/>
          <w:szCs w:val="21"/>
          <w:lang w:eastAsia="zh-CN"/>
        </w:rPr>
        <w:t>是否可写。若禁写，需发信号终止进程，否则可采用</w:t>
      </w:r>
      <w:r>
        <w:rPr>
          <w:rFonts w:ascii="Times New Roman" w:hAnsi="Times New Roman"/>
          <w:spacing w:val="10"/>
          <w:sz w:val="21"/>
          <w:szCs w:val="21"/>
          <w:lang w:eastAsia="zh-CN"/>
        </w:rPr>
        <w:t>“</w:t>
      </w:r>
      <w:r>
        <w:rPr>
          <w:rFonts w:ascii="Times New Roman" w:hAnsi="Times New Roman"/>
          <w:spacing w:val="10"/>
          <w:sz w:val="21"/>
          <w:szCs w:val="21"/>
          <w:lang w:eastAsia="zh-CN"/>
        </w:rPr>
        <w:t>写时复制</w:t>
      </w:r>
      <w:r>
        <w:rPr>
          <w:rFonts w:ascii="Times New Roman" w:hAnsi="Times New Roman"/>
          <w:spacing w:val="10"/>
          <w:sz w:val="21"/>
          <w:szCs w:val="21"/>
          <w:lang w:eastAsia="zh-CN"/>
        </w:rPr>
        <w:t>”</w:t>
      </w:r>
      <w:r>
        <w:rPr>
          <w:rFonts w:ascii="Times New Roman" w:hAnsi="Times New Roman"/>
          <w:spacing w:val="10"/>
          <w:sz w:val="21"/>
          <w:szCs w:val="21"/>
          <w:lang w:eastAsia="zh-CN"/>
        </w:rPr>
        <w:t>操作，调用</w:t>
      </w:r>
      <w:r>
        <w:rPr>
          <w:rFonts w:ascii="Times New Roman" w:hAnsi="Times New Roman"/>
          <w:spacing w:val="10"/>
          <w:sz w:val="21"/>
          <w:szCs w:val="21"/>
          <w:lang w:eastAsia="zh-CN"/>
        </w:rPr>
        <w:t>do_wp_page()</w:t>
      </w:r>
      <w:r>
        <w:rPr>
          <w:rFonts w:ascii="Times New Roman" w:hAnsi="Times New Roman"/>
          <w:spacing w:val="10"/>
          <w:sz w:val="21"/>
          <w:szCs w:val="21"/>
          <w:lang w:eastAsia="zh-CN"/>
        </w:rPr>
        <w:t>，再调用</w:t>
      </w:r>
      <w:r>
        <w:rPr>
          <w:rFonts w:ascii="Times New Roman" w:hAnsi="Times New Roman"/>
          <w:spacing w:val="10"/>
          <w:sz w:val="21"/>
          <w:szCs w:val="21"/>
          <w:lang w:eastAsia="zh-CN"/>
        </w:rPr>
        <w:t>get_free_page()</w:t>
      </w:r>
      <w:r>
        <w:rPr>
          <w:rFonts w:ascii="Times New Roman" w:hAnsi="Times New Roman"/>
          <w:spacing w:val="10"/>
          <w:sz w:val="21"/>
          <w:szCs w:val="21"/>
          <w:lang w:eastAsia="zh-CN"/>
        </w:rPr>
        <w:t>分配一个新页框，再把旧页面内容拷入到新页框中。</w:t>
      </w:r>
    </w:p>
    <w:p w14:paraId="7333735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）若异常是由读或执行访问所引起的</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，则检查此页面是否已经在内存中</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，若不在内存中且虚地址区的访问权限与引起异常的访问类型相匹配，则执行调用</w:t>
      </w:r>
      <w:r>
        <w:rPr>
          <w:rFonts w:ascii="Times New Roman" w:hAnsi="Times New Roman"/>
          <w:spacing w:val="10"/>
          <w:sz w:val="21"/>
          <w:szCs w:val="21"/>
          <w:lang w:eastAsia="zh-CN"/>
        </w:rPr>
        <w:t>handl_mm_fault()</w:t>
      </w:r>
      <w:r>
        <w:rPr>
          <w:rFonts w:ascii="Times New Roman" w:hAnsi="Times New Roman"/>
          <w:spacing w:val="10"/>
          <w:sz w:val="21"/>
          <w:szCs w:val="21"/>
          <w:lang w:eastAsia="zh-CN"/>
        </w:rPr>
        <w:t>，再调用</w:t>
      </w:r>
      <w:r>
        <w:rPr>
          <w:rFonts w:ascii="Times New Roman" w:hAnsi="Times New Roman"/>
          <w:spacing w:val="10"/>
          <w:sz w:val="21"/>
          <w:szCs w:val="21"/>
          <w:lang w:eastAsia="zh-CN"/>
        </w:rPr>
        <w:t>do_no_page()</w:t>
      </w:r>
      <w:r>
        <w:rPr>
          <w:rFonts w:ascii="Times New Roman" w:hAnsi="Times New Roman"/>
          <w:spacing w:val="10"/>
          <w:sz w:val="21"/>
          <w:szCs w:val="21"/>
          <w:lang w:eastAsia="zh-CN"/>
        </w:rPr>
        <w:t>分配一个页框并初始化，再</w:t>
      </w:r>
      <w:r>
        <w:rPr>
          <w:rFonts w:ascii="Times New Roman" w:hAnsi="Times New Roman"/>
          <w:spacing w:val="10"/>
          <w:sz w:val="21"/>
          <w:szCs w:val="21"/>
          <w:lang w:eastAsia="zh-CN"/>
        </w:rPr>
        <w:t>“</w:t>
      </w:r>
      <w:r>
        <w:rPr>
          <w:rFonts w:ascii="Times New Roman" w:hAnsi="Times New Roman"/>
          <w:spacing w:val="10"/>
          <w:sz w:val="21"/>
          <w:szCs w:val="21"/>
          <w:lang w:eastAsia="zh-CN"/>
        </w:rPr>
        <w:t>请求调页</w:t>
      </w:r>
      <w:r>
        <w:rPr>
          <w:rFonts w:ascii="Times New Roman" w:hAnsi="Times New Roman"/>
          <w:spacing w:val="10"/>
          <w:sz w:val="21"/>
          <w:szCs w:val="21"/>
          <w:lang w:eastAsia="zh-CN"/>
        </w:rPr>
        <w:t>”</w:t>
      </w:r>
      <w:r>
        <w:rPr>
          <w:rFonts w:ascii="Times New Roman" w:hAnsi="Times New Roman"/>
          <w:spacing w:val="10"/>
          <w:sz w:val="21"/>
          <w:szCs w:val="21"/>
          <w:lang w:eastAsia="zh-CN"/>
        </w:rPr>
        <w:t>处理。</w:t>
      </w:r>
    </w:p>
    <w:p w14:paraId="17DBAA0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）检查进程页表项中的特征位，区分缺页所对应的页面是在交换空间，还是在磁盘文件映像中</w:t>
      </w:r>
      <w:r>
        <w:rPr>
          <w:rFonts w:ascii="Times New Roman" w:hAnsi="Times New Roman"/>
          <w:spacing w:val="10"/>
          <w:sz w:val="21"/>
          <w:szCs w:val="21"/>
          <w:lang w:eastAsia="zh-CN"/>
        </w:rPr>
        <w:t>?</w:t>
      </w:r>
      <w:r>
        <w:rPr>
          <w:rFonts w:ascii="Times New Roman" w:hAnsi="Times New Roman"/>
          <w:spacing w:val="10"/>
          <w:sz w:val="21"/>
          <w:szCs w:val="21"/>
          <w:lang w:eastAsia="zh-CN"/>
        </w:rPr>
        <w:t>最后</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，调用</w:t>
      </w:r>
      <w:r>
        <w:rPr>
          <w:rFonts w:ascii="Times New Roman" w:hAnsi="Times New Roman"/>
          <w:spacing w:val="10"/>
          <w:sz w:val="21"/>
          <w:szCs w:val="21"/>
          <w:lang w:eastAsia="zh-CN"/>
        </w:rPr>
        <w:t>swap_in( )</w:t>
      </w:r>
      <w:r>
        <w:rPr>
          <w:rFonts w:ascii="Times New Roman" w:hAnsi="Times New Roman"/>
          <w:spacing w:val="10"/>
          <w:sz w:val="21"/>
          <w:szCs w:val="21"/>
          <w:lang w:eastAsia="zh-CN"/>
        </w:rPr>
        <w:t>进行</w:t>
      </w:r>
      <w:r>
        <w:rPr>
          <w:rFonts w:ascii="Times New Roman" w:hAnsi="Times New Roman"/>
          <w:spacing w:val="10"/>
          <w:sz w:val="21"/>
          <w:szCs w:val="21"/>
          <w:lang w:eastAsia="zh-CN"/>
        </w:rPr>
        <w:t>“</w:t>
      </w:r>
      <w:r>
        <w:rPr>
          <w:rFonts w:ascii="Times New Roman" w:hAnsi="Times New Roman"/>
          <w:spacing w:val="10"/>
          <w:sz w:val="21"/>
          <w:szCs w:val="21"/>
          <w:lang w:eastAsia="zh-CN"/>
        </w:rPr>
        <w:t>页面调入</w:t>
      </w:r>
      <w:r>
        <w:rPr>
          <w:rFonts w:ascii="Times New Roman" w:hAnsi="Times New Roman"/>
          <w:spacing w:val="10"/>
          <w:sz w:val="21"/>
          <w:szCs w:val="21"/>
          <w:lang w:eastAsia="zh-CN"/>
        </w:rPr>
        <w:t>”</w:t>
      </w:r>
      <w:r>
        <w:rPr>
          <w:rFonts w:ascii="Times New Roman" w:hAnsi="Times New Roman"/>
          <w:spacing w:val="10"/>
          <w:sz w:val="21"/>
          <w:szCs w:val="21"/>
          <w:lang w:eastAsia="zh-CN"/>
        </w:rPr>
        <w:t>操作</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611723B6" w14:textId="77777777" w:rsidR="007319B1" w:rsidRDefault="007319B1">
      <w:pPr>
        <w:spacing w:after="0" w:line="360" w:lineRule="auto"/>
        <w:ind w:right="91" w:firstLine="414"/>
        <w:jc w:val="both"/>
        <w:outlineLvl w:val="3"/>
        <w:rPr>
          <w:rFonts w:ascii="Times New Roman" w:hAnsi="Times New Roman"/>
          <w:spacing w:val="10"/>
          <w:sz w:val="21"/>
          <w:szCs w:val="21"/>
          <w:lang w:eastAsia="zh-CN"/>
        </w:rPr>
      </w:pPr>
      <w:r>
        <w:rPr>
          <w:rFonts w:ascii="Times New Roman" w:hAnsi="Times New Roman"/>
          <w:spacing w:val="10"/>
          <w:sz w:val="21"/>
          <w:szCs w:val="21"/>
          <w:lang w:eastAsia="zh-CN"/>
        </w:rPr>
        <w:t>2. Linux</w:t>
      </w:r>
      <w:r>
        <w:rPr>
          <w:rFonts w:ascii="Times New Roman" w:hAnsi="Times New Roman"/>
          <w:spacing w:val="10"/>
          <w:sz w:val="21"/>
          <w:szCs w:val="21"/>
          <w:lang w:eastAsia="zh-CN"/>
        </w:rPr>
        <w:t>页面替换算法</w:t>
      </w:r>
    </w:p>
    <w:p w14:paraId="4FC1F46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Linux</w:t>
      </w:r>
      <w:r>
        <w:rPr>
          <w:rFonts w:ascii="Times New Roman" w:hAnsi="Times New Roman"/>
          <w:spacing w:val="10"/>
          <w:sz w:val="21"/>
          <w:szCs w:val="21"/>
          <w:lang w:eastAsia="zh-CN"/>
        </w:rPr>
        <w:t>页面替换算法是一种改进的最少使用频率策略。最早用</w:t>
      </w:r>
      <w:r>
        <w:rPr>
          <w:rFonts w:ascii="Times New Roman" w:hAnsi="Times New Roman"/>
          <w:spacing w:val="10"/>
          <w:sz w:val="21"/>
          <w:szCs w:val="21"/>
          <w:lang w:eastAsia="zh-CN"/>
        </w:rPr>
        <w:t>access</w:t>
      </w:r>
      <w:r>
        <w:rPr>
          <w:rFonts w:ascii="Times New Roman" w:hAnsi="Times New Roman"/>
          <w:spacing w:val="10"/>
          <w:sz w:val="21"/>
          <w:szCs w:val="21"/>
          <w:lang w:eastAsia="zh-CN"/>
        </w:rPr>
        <w:t>标志指示页面被访问情况，以便为页面淘汰作准备。为了精确地做好页面淘汰，页表项中设置一个</w:t>
      </w:r>
      <w:r>
        <w:rPr>
          <w:rFonts w:ascii="Times New Roman" w:hAnsi="Times New Roman"/>
          <w:spacing w:val="10"/>
          <w:sz w:val="21"/>
          <w:szCs w:val="21"/>
          <w:lang w:eastAsia="zh-CN"/>
        </w:rPr>
        <w:t>8</w:t>
      </w:r>
      <w:r>
        <w:rPr>
          <w:rFonts w:ascii="Times New Roman" w:hAnsi="Times New Roman"/>
          <w:spacing w:val="10"/>
          <w:sz w:val="21"/>
          <w:szCs w:val="21"/>
          <w:lang w:eastAsia="zh-CN"/>
        </w:rPr>
        <w:t>位的</w:t>
      </w:r>
      <w:r>
        <w:rPr>
          <w:rFonts w:ascii="Times New Roman" w:hAnsi="Times New Roman"/>
          <w:spacing w:val="10"/>
          <w:sz w:val="21"/>
          <w:szCs w:val="21"/>
          <w:lang w:eastAsia="zh-CN"/>
        </w:rPr>
        <w:t>age</w:t>
      </w:r>
      <w:r>
        <w:rPr>
          <w:rFonts w:ascii="Times New Roman" w:hAnsi="Times New Roman"/>
          <w:spacing w:val="10"/>
          <w:sz w:val="21"/>
          <w:szCs w:val="21"/>
          <w:lang w:eastAsia="zh-CN"/>
        </w:rPr>
        <w:t>变量来替代</w:t>
      </w:r>
      <w:r>
        <w:rPr>
          <w:rFonts w:ascii="Times New Roman" w:hAnsi="Times New Roman"/>
          <w:spacing w:val="10"/>
          <w:sz w:val="21"/>
          <w:szCs w:val="21"/>
          <w:lang w:eastAsia="zh-CN"/>
        </w:rPr>
        <w:t>access</w:t>
      </w:r>
      <w:r>
        <w:rPr>
          <w:rFonts w:ascii="Times New Roman" w:hAnsi="Times New Roman"/>
          <w:spacing w:val="10"/>
          <w:sz w:val="21"/>
          <w:szCs w:val="21"/>
          <w:lang w:eastAsia="zh-CN"/>
        </w:rPr>
        <w:t>，将根据内存中当前页面的年龄来决定是否将其替换。每个被调入内存的页面都有一个起始年龄，其默认值是</w:t>
      </w:r>
      <w:r>
        <w:rPr>
          <w:rFonts w:ascii="Times New Roman" w:hAnsi="Times New Roman"/>
          <w:spacing w:val="10"/>
          <w:sz w:val="21"/>
          <w:szCs w:val="21"/>
          <w:lang w:eastAsia="zh-CN"/>
        </w:rPr>
        <w:t>3</w:t>
      </w:r>
      <w:r>
        <w:rPr>
          <w:rFonts w:ascii="Times New Roman" w:hAnsi="Times New Roman"/>
          <w:spacing w:val="10"/>
          <w:sz w:val="21"/>
          <w:szCs w:val="21"/>
          <w:lang w:eastAsia="zh-CN"/>
        </w:rPr>
        <w:t>。如果页面长久没有被访问过，它会变老。系统规定，页面每次被访问时其</w:t>
      </w:r>
      <w:r>
        <w:rPr>
          <w:rFonts w:ascii="Times New Roman" w:hAnsi="Times New Roman"/>
          <w:spacing w:val="10"/>
          <w:sz w:val="21"/>
          <w:szCs w:val="21"/>
          <w:lang w:eastAsia="zh-CN"/>
        </w:rPr>
        <w:t>age</w:t>
      </w:r>
      <w:r>
        <w:rPr>
          <w:rFonts w:ascii="Times New Roman" w:hAnsi="Times New Roman"/>
          <w:spacing w:val="10"/>
          <w:sz w:val="21"/>
          <w:szCs w:val="21"/>
          <w:lang w:eastAsia="zh-CN"/>
        </w:rPr>
        <w:t>增加</w:t>
      </w:r>
      <w:r>
        <w:rPr>
          <w:rFonts w:ascii="Times New Roman" w:hAnsi="Times New Roman"/>
          <w:spacing w:val="10"/>
          <w:sz w:val="21"/>
          <w:szCs w:val="21"/>
          <w:lang w:eastAsia="zh-CN"/>
        </w:rPr>
        <w:t>3</w:t>
      </w:r>
      <w:r>
        <w:rPr>
          <w:rFonts w:ascii="Times New Roman" w:hAnsi="Times New Roman"/>
          <w:spacing w:val="10"/>
          <w:sz w:val="21"/>
          <w:szCs w:val="21"/>
          <w:lang w:eastAsia="zh-CN"/>
        </w:rPr>
        <w:t>，</w:t>
      </w:r>
      <w:r>
        <w:rPr>
          <w:rFonts w:ascii="Times New Roman" w:hAnsi="Times New Roman"/>
          <w:spacing w:val="10"/>
          <w:sz w:val="21"/>
          <w:szCs w:val="21"/>
          <w:lang w:eastAsia="zh-CN"/>
        </w:rPr>
        <w:t>kswapd</w:t>
      </w:r>
      <w:r>
        <w:rPr>
          <w:rFonts w:ascii="Times New Roman" w:hAnsi="Times New Roman"/>
          <w:spacing w:val="10"/>
          <w:sz w:val="21"/>
          <w:szCs w:val="21"/>
          <w:lang w:eastAsia="zh-CN"/>
        </w:rPr>
        <w:t>内核线程周期性地扫描全局页池</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，每个页面的年龄将减</w:t>
      </w:r>
      <w:r>
        <w:rPr>
          <w:rFonts w:ascii="Times New Roman" w:hAnsi="Times New Roman"/>
          <w:spacing w:val="10"/>
          <w:sz w:val="21"/>
          <w:szCs w:val="21"/>
          <w:lang w:eastAsia="zh-CN"/>
        </w:rPr>
        <w:t>1</w:t>
      </w:r>
      <w:r>
        <w:rPr>
          <w:rFonts w:ascii="Times New Roman" w:hAnsi="Times New Roman"/>
          <w:spacing w:val="10"/>
          <w:sz w:val="21"/>
          <w:szCs w:val="21"/>
          <w:lang w:eastAsia="zh-CN"/>
        </w:rPr>
        <w:t>，直到</w:t>
      </w:r>
      <w:r>
        <w:rPr>
          <w:rFonts w:ascii="Times New Roman" w:hAnsi="Times New Roman"/>
          <w:spacing w:val="10"/>
          <w:sz w:val="21"/>
          <w:szCs w:val="21"/>
          <w:lang w:eastAsia="zh-CN"/>
        </w:rPr>
        <w:t>0</w:t>
      </w:r>
      <w:r>
        <w:rPr>
          <w:rFonts w:ascii="Times New Roman" w:hAnsi="Times New Roman"/>
          <w:spacing w:val="10"/>
          <w:sz w:val="21"/>
          <w:szCs w:val="21"/>
          <w:lang w:eastAsia="zh-CN"/>
        </w:rPr>
        <w:t>时为止。显然</w:t>
      </w:r>
      <w:r>
        <w:rPr>
          <w:rFonts w:ascii="Times New Roman" w:hAnsi="Times New Roman"/>
          <w:spacing w:val="10"/>
          <w:sz w:val="21"/>
          <w:szCs w:val="21"/>
          <w:lang w:eastAsia="zh-CN"/>
        </w:rPr>
        <w:t>age</w:t>
      </w:r>
      <w:r>
        <w:rPr>
          <w:rFonts w:ascii="Times New Roman" w:hAnsi="Times New Roman"/>
          <w:spacing w:val="10"/>
          <w:sz w:val="21"/>
          <w:szCs w:val="21"/>
          <w:lang w:eastAsia="zh-CN"/>
        </w:rPr>
        <w:t>的值越小，所对应的页面越老，交换进程只替换老页面，因为它是最近没有被访问过的页面。</w:t>
      </w:r>
      <w:r>
        <w:rPr>
          <w:rFonts w:ascii="Times New Roman" w:hAnsi="Times New Roman"/>
          <w:spacing w:val="10"/>
          <w:sz w:val="21"/>
          <w:szCs w:val="21"/>
          <w:lang w:eastAsia="zh-CN"/>
        </w:rPr>
        <w:t>age</w:t>
      </w:r>
      <w:r>
        <w:rPr>
          <w:rFonts w:ascii="Times New Roman" w:hAnsi="Times New Roman"/>
          <w:spacing w:val="10"/>
          <w:sz w:val="21"/>
          <w:szCs w:val="21"/>
          <w:lang w:eastAsia="zh-CN"/>
        </w:rPr>
        <w:t>值越大，此页最近被使用过的频率就越高，也就越不适合替换。如果被替换的页面已修改过，必须在释放前将其写回到交换空间。</w:t>
      </w:r>
    </w:p>
    <w:p w14:paraId="5EC9F3D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w:t>
      </w:r>
      <w:r>
        <w:rPr>
          <w:rFonts w:ascii="Times New Roman" w:hAnsi="Times New Roman"/>
          <w:spacing w:val="10"/>
          <w:sz w:val="21"/>
          <w:szCs w:val="21"/>
          <w:lang w:eastAsia="zh-CN"/>
        </w:rPr>
        <w:t>Linux</w:t>
      </w:r>
      <w:r>
        <w:rPr>
          <w:rFonts w:ascii="Times New Roman" w:hAnsi="Times New Roman"/>
          <w:spacing w:val="10"/>
          <w:sz w:val="21"/>
          <w:szCs w:val="21"/>
          <w:lang w:eastAsia="zh-CN"/>
        </w:rPr>
        <w:t>系统中，内核将暂时不用的内存数据或代码以页为单位从物理内存转储到交换区中。当需要这些页面时，再从交换区调回内存。交换区是用预留的若干硬盘分区来保存换出的页面，这些硬盘分区称为交换设备。内核为每个交换设备建立一个</w:t>
      </w:r>
      <w:r>
        <w:rPr>
          <w:rFonts w:ascii="Times New Roman" w:hAnsi="Times New Roman"/>
          <w:spacing w:val="10"/>
          <w:sz w:val="21"/>
          <w:szCs w:val="21"/>
          <w:lang w:eastAsia="zh-CN"/>
        </w:rPr>
        <w:t>swap_info_struct</w:t>
      </w:r>
      <w:r>
        <w:rPr>
          <w:rFonts w:ascii="Times New Roman" w:hAnsi="Times New Roman"/>
          <w:spacing w:val="10"/>
          <w:sz w:val="21"/>
          <w:szCs w:val="21"/>
          <w:lang w:eastAsia="zh-CN"/>
        </w:rPr>
        <w:t>结构，并定义一个交换设备数组</w:t>
      </w:r>
      <w:r>
        <w:rPr>
          <w:rFonts w:ascii="Times New Roman" w:hAnsi="Times New Roman"/>
          <w:spacing w:val="10"/>
          <w:sz w:val="21"/>
          <w:szCs w:val="21"/>
          <w:lang w:eastAsia="zh-CN"/>
        </w:rPr>
        <w:t>swap_info[]</w:t>
      </w:r>
      <w:r>
        <w:rPr>
          <w:rFonts w:ascii="Times New Roman" w:hAnsi="Times New Roman"/>
          <w:spacing w:val="10"/>
          <w:sz w:val="21"/>
          <w:szCs w:val="21"/>
          <w:lang w:eastAsia="zh-CN"/>
        </w:rPr>
        <w:t>，结构内容有：发生交换的设备号及优先级、指向文件或文件目录设备的目录项、计数器数组指针</w:t>
      </w:r>
      <w:r>
        <w:rPr>
          <w:rFonts w:ascii="Times New Roman" w:hAnsi="Times New Roman"/>
          <w:spacing w:val="10"/>
          <w:sz w:val="21"/>
          <w:szCs w:val="21"/>
          <w:lang w:eastAsia="zh-CN"/>
        </w:rPr>
        <w:t>(</w:t>
      </w:r>
      <w:r>
        <w:rPr>
          <w:rFonts w:ascii="Times New Roman" w:hAnsi="Times New Roman"/>
          <w:spacing w:val="10"/>
          <w:sz w:val="21"/>
          <w:szCs w:val="21"/>
          <w:lang w:eastAsia="zh-CN"/>
        </w:rPr>
        <w:t>每个元素对应一个页框</w:t>
      </w:r>
      <w:r>
        <w:rPr>
          <w:rFonts w:ascii="Times New Roman" w:hAnsi="Times New Roman"/>
          <w:spacing w:val="10"/>
          <w:sz w:val="21"/>
          <w:szCs w:val="21"/>
          <w:lang w:eastAsia="zh-CN"/>
        </w:rPr>
        <w:t>)</w:t>
      </w:r>
      <w:r>
        <w:rPr>
          <w:rFonts w:ascii="Times New Roman" w:hAnsi="Times New Roman"/>
          <w:spacing w:val="10"/>
          <w:sz w:val="21"/>
          <w:szCs w:val="21"/>
          <w:lang w:eastAsia="zh-CN"/>
        </w:rPr>
        <w:t>、交换设备中首个</w:t>
      </w:r>
      <w:r>
        <w:rPr>
          <w:rFonts w:ascii="Times New Roman" w:hAnsi="Times New Roman"/>
          <w:spacing w:val="10"/>
          <w:sz w:val="21"/>
          <w:szCs w:val="21"/>
          <w:lang w:eastAsia="zh-CN"/>
        </w:rPr>
        <w:t>/</w:t>
      </w:r>
      <w:r>
        <w:rPr>
          <w:rFonts w:ascii="Times New Roman" w:hAnsi="Times New Roman"/>
          <w:spacing w:val="10"/>
          <w:sz w:val="21"/>
          <w:szCs w:val="21"/>
          <w:lang w:eastAsia="zh-CN"/>
        </w:rPr>
        <w:t>末个可用页、搜索指针、交换设备可用页面数、交换区大小、链接指针等。</w:t>
      </w:r>
    </w:p>
    <w:p w14:paraId="049CC34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当系统中的物理内存空间减少时，存储管理必须释放物理页框，这个任务由内核线程</w:t>
      </w:r>
      <w:r>
        <w:rPr>
          <w:rFonts w:ascii="Times New Roman" w:hAnsi="Times New Roman"/>
          <w:spacing w:val="10"/>
          <w:sz w:val="21"/>
          <w:szCs w:val="21"/>
          <w:lang w:eastAsia="zh-CN"/>
        </w:rPr>
        <w:t>kswapd</w:t>
      </w:r>
      <w:r>
        <w:rPr>
          <w:rFonts w:ascii="Times New Roman" w:hAnsi="Times New Roman"/>
          <w:spacing w:val="10"/>
          <w:sz w:val="21"/>
          <w:szCs w:val="21"/>
          <w:lang w:eastAsia="zh-CN"/>
        </w:rPr>
        <w:t>完成，其目标是保证系统中有足够空闲页框来满足应用程序需求和系统运行效率，它被内核对换定时器周期性地调用，检查系统中的空闲页框数是否太少，用两个变量</w:t>
      </w:r>
      <w:r>
        <w:rPr>
          <w:rFonts w:ascii="Times New Roman" w:hAnsi="Times New Roman"/>
          <w:spacing w:val="10"/>
          <w:sz w:val="21"/>
          <w:szCs w:val="21"/>
          <w:lang w:eastAsia="zh-CN"/>
        </w:rPr>
        <w:t xml:space="preserve">free_pages_high </w:t>
      </w:r>
      <w:r>
        <w:rPr>
          <w:rFonts w:ascii="Times New Roman" w:hAnsi="Times New Roman"/>
          <w:spacing w:val="10"/>
          <w:sz w:val="21"/>
          <w:szCs w:val="21"/>
          <w:lang w:eastAsia="zh-CN"/>
        </w:rPr>
        <w:t>和</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lastRenderedPageBreak/>
        <w:t>free_pages_low</w:t>
      </w:r>
      <w:r>
        <w:rPr>
          <w:rFonts w:ascii="Times New Roman" w:hAnsi="Times New Roman"/>
          <w:spacing w:val="10"/>
          <w:sz w:val="21"/>
          <w:szCs w:val="21"/>
          <w:lang w:eastAsia="zh-CN"/>
        </w:rPr>
        <w:t>来判断是否释放页面；如果系统中的空闲页框数大于上限，</w:t>
      </w:r>
      <w:r>
        <w:rPr>
          <w:rFonts w:ascii="Times New Roman" w:hAnsi="Times New Roman"/>
          <w:spacing w:val="10"/>
          <w:sz w:val="21"/>
          <w:szCs w:val="21"/>
          <w:lang w:eastAsia="zh-CN"/>
        </w:rPr>
        <w:t>kswapd</w:t>
      </w:r>
      <w:r>
        <w:rPr>
          <w:rFonts w:ascii="Times New Roman" w:hAnsi="Times New Roman"/>
          <w:spacing w:val="10"/>
          <w:sz w:val="21"/>
          <w:szCs w:val="21"/>
          <w:lang w:eastAsia="zh-CN"/>
        </w:rPr>
        <w:t>就不做任何工作，并睡眠到下一次定时器到时为止；如果系统中的空闲页框数在上限甚至下限以下时，将通过</w:t>
      </w:r>
      <w:r>
        <w:rPr>
          <w:rFonts w:ascii="Times New Roman" w:hAnsi="Times New Roman"/>
          <w:spacing w:val="10"/>
          <w:sz w:val="21"/>
          <w:szCs w:val="21"/>
          <w:lang w:eastAsia="zh-CN"/>
        </w:rPr>
        <w:t>3</w:t>
      </w:r>
      <w:r>
        <w:rPr>
          <w:rFonts w:ascii="Times New Roman" w:hAnsi="Times New Roman"/>
          <w:spacing w:val="10"/>
          <w:sz w:val="21"/>
          <w:szCs w:val="21"/>
          <w:lang w:eastAsia="zh-CN"/>
        </w:rPr>
        <w:t>途径来减少系统中所使用的页框的数量。（</w:t>
      </w:r>
      <w:r>
        <w:rPr>
          <w:rFonts w:ascii="Times New Roman" w:hAnsi="Times New Roman"/>
          <w:spacing w:val="10"/>
          <w:sz w:val="21"/>
          <w:szCs w:val="21"/>
          <w:lang w:eastAsia="zh-CN"/>
        </w:rPr>
        <w:t>1</w:t>
      </w:r>
      <w:r>
        <w:rPr>
          <w:rFonts w:ascii="Times New Roman" w:hAnsi="Times New Roman"/>
          <w:spacing w:val="10"/>
          <w:sz w:val="21"/>
          <w:szCs w:val="21"/>
          <w:lang w:eastAsia="zh-CN"/>
        </w:rPr>
        <w:t>）换出页面缓存和数据缓存的页面。（</w:t>
      </w:r>
      <w:r>
        <w:rPr>
          <w:rFonts w:ascii="Times New Roman" w:hAnsi="Times New Roman"/>
          <w:spacing w:val="10"/>
          <w:sz w:val="21"/>
          <w:szCs w:val="21"/>
          <w:lang w:eastAsia="zh-CN"/>
        </w:rPr>
        <w:t>2</w:t>
      </w:r>
      <w:r>
        <w:rPr>
          <w:rFonts w:ascii="Times New Roman" w:hAnsi="Times New Roman"/>
          <w:spacing w:val="10"/>
          <w:sz w:val="21"/>
          <w:szCs w:val="21"/>
          <w:lang w:eastAsia="zh-CN"/>
        </w:rPr>
        <w:t>）换出</w:t>
      </w:r>
      <w:r>
        <w:rPr>
          <w:rFonts w:ascii="Times New Roman" w:hAnsi="Times New Roman"/>
          <w:spacing w:val="10"/>
          <w:sz w:val="21"/>
          <w:szCs w:val="21"/>
          <w:lang w:eastAsia="zh-CN"/>
        </w:rPr>
        <w:t>System V IPC</w:t>
      </w:r>
      <w:r>
        <w:rPr>
          <w:rFonts w:ascii="Times New Roman" w:hAnsi="Times New Roman"/>
          <w:spacing w:val="10"/>
          <w:sz w:val="21"/>
          <w:szCs w:val="21"/>
          <w:lang w:eastAsia="zh-CN"/>
        </w:rPr>
        <w:t>的共享内存页面。（</w:t>
      </w:r>
      <w:r>
        <w:rPr>
          <w:rFonts w:ascii="Times New Roman" w:hAnsi="Times New Roman"/>
          <w:spacing w:val="10"/>
          <w:sz w:val="21"/>
          <w:szCs w:val="21"/>
          <w:lang w:eastAsia="zh-CN"/>
        </w:rPr>
        <w:t>3</w:t>
      </w:r>
      <w:r>
        <w:rPr>
          <w:rFonts w:ascii="Times New Roman" w:hAnsi="Times New Roman"/>
          <w:spacing w:val="10"/>
          <w:sz w:val="21"/>
          <w:szCs w:val="21"/>
          <w:lang w:eastAsia="zh-CN"/>
        </w:rPr>
        <w:t>）换出或者丢弃进程占有的页面。如果系统中的空闲页面数低于下限，</w:t>
      </w:r>
      <w:r>
        <w:rPr>
          <w:rFonts w:ascii="Times New Roman" w:hAnsi="Times New Roman"/>
          <w:spacing w:val="10"/>
          <w:sz w:val="21"/>
          <w:szCs w:val="21"/>
          <w:lang w:eastAsia="zh-CN"/>
        </w:rPr>
        <w:t>kswapd</w:t>
      </w:r>
      <w:r>
        <w:rPr>
          <w:rFonts w:ascii="Times New Roman" w:hAnsi="Times New Roman"/>
          <w:spacing w:val="10"/>
          <w:sz w:val="21"/>
          <w:szCs w:val="21"/>
          <w:lang w:eastAsia="zh-CN"/>
        </w:rPr>
        <w:t>将在下次运行之前释放</w:t>
      </w:r>
      <w:r>
        <w:rPr>
          <w:rFonts w:ascii="Times New Roman" w:hAnsi="Times New Roman"/>
          <w:spacing w:val="10"/>
          <w:sz w:val="21"/>
          <w:szCs w:val="21"/>
          <w:lang w:eastAsia="zh-CN"/>
        </w:rPr>
        <w:t>6</w:t>
      </w:r>
      <w:r>
        <w:rPr>
          <w:rFonts w:ascii="Times New Roman" w:hAnsi="Times New Roman"/>
          <w:spacing w:val="10"/>
          <w:sz w:val="21"/>
          <w:szCs w:val="21"/>
          <w:lang w:eastAsia="zh-CN"/>
        </w:rPr>
        <w:t>个页面，否则它只释放</w:t>
      </w:r>
      <w:r>
        <w:rPr>
          <w:rFonts w:ascii="Times New Roman" w:hAnsi="Times New Roman"/>
          <w:spacing w:val="10"/>
          <w:sz w:val="21"/>
          <w:szCs w:val="21"/>
          <w:lang w:eastAsia="zh-CN"/>
        </w:rPr>
        <w:t>3</w:t>
      </w:r>
      <w:r>
        <w:rPr>
          <w:rFonts w:ascii="Times New Roman" w:hAnsi="Times New Roman"/>
          <w:spacing w:val="10"/>
          <w:sz w:val="21"/>
          <w:szCs w:val="21"/>
          <w:lang w:eastAsia="zh-CN"/>
        </w:rPr>
        <w:t>个页面。将依次使用上述途径直到系统释放足够的空闲页框，然后，</w:t>
      </w:r>
      <w:r>
        <w:rPr>
          <w:rFonts w:ascii="Times New Roman" w:hAnsi="Times New Roman"/>
          <w:spacing w:val="10"/>
          <w:sz w:val="21"/>
          <w:szCs w:val="21"/>
          <w:lang w:eastAsia="zh-CN"/>
        </w:rPr>
        <w:t>kswapd</w:t>
      </w:r>
      <w:r>
        <w:rPr>
          <w:rFonts w:ascii="Times New Roman" w:hAnsi="Times New Roman"/>
          <w:spacing w:val="10"/>
          <w:sz w:val="21"/>
          <w:szCs w:val="21"/>
          <w:lang w:eastAsia="zh-CN"/>
        </w:rPr>
        <w:t>线程再次睡眠到下次定时器到时为止。如果导致释放页面的原因是系统中的空闲页框数小于下限，则它只睡眠平时的一半时间，一旦空闲页面数大于</w:t>
      </w:r>
      <w:r>
        <w:rPr>
          <w:rFonts w:ascii="Times New Roman" w:hAnsi="Times New Roman"/>
          <w:spacing w:val="10"/>
          <w:sz w:val="21"/>
          <w:szCs w:val="21"/>
          <w:lang w:eastAsia="zh-CN"/>
        </w:rPr>
        <w:t>free_pages_low</w:t>
      </w:r>
      <w:r>
        <w:rPr>
          <w:rFonts w:ascii="Times New Roman" w:hAnsi="Times New Roman"/>
          <w:spacing w:val="10"/>
          <w:sz w:val="21"/>
          <w:szCs w:val="21"/>
          <w:lang w:eastAsia="zh-CN"/>
        </w:rPr>
        <w:t>，那么，它的睡眠时间又会延长。</w:t>
      </w:r>
      <w:r>
        <w:rPr>
          <w:rFonts w:ascii="Times New Roman" w:hAnsi="Times New Roman"/>
          <w:spacing w:val="10"/>
          <w:sz w:val="21"/>
          <w:szCs w:val="21"/>
          <w:lang w:eastAsia="zh-CN"/>
        </w:rPr>
        <w:t xml:space="preserve"> </w:t>
      </w:r>
    </w:p>
    <w:p w14:paraId="0CFBF613" w14:textId="77777777" w:rsidR="007319B1" w:rsidRDefault="007319B1">
      <w:pPr>
        <w:spacing w:after="0" w:line="360" w:lineRule="auto"/>
        <w:ind w:right="88" w:firstLine="415"/>
        <w:jc w:val="both"/>
        <w:rPr>
          <w:rFonts w:ascii="Times New Roman" w:hAnsi="Times New Roman"/>
          <w:sz w:val="20"/>
          <w:szCs w:val="20"/>
          <w:lang w:eastAsia="zh-CN"/>
        </w:rPr>
      </w:pPr>
      <w:r>
        <w:rPr>
          <w:rFonts w:ascii="Times New Roman" w:hAnsi="Times New Roman"/>
          <w:spacing w:val="10"/>
          <w:sz w:val="21"/>
          <w:szCs w:val="21"/>
          <w:lang w:eastAsia="zh-CN"/>
        </w:rPr>
        <w:t>Linux</w:t>
      </w:r>
      <w:r>
        <w:rPr>
          <w:rFonts w:ascii="Times New Roman" w:hAnsi="Times New Roman"/>
          <w:spacing w:val="10"/>
          <w:sz w:val="21"/>
          <w:szCs w:val="21"/>
          <w:lang w:eastAsia="zh-CN"/>
        </w:rPr>
        <w:t>内存管理系统中还有另一个守护进程</w:t>
      </w:r>
      <w:r>
        <w:rPr>
          <w:rFonts w:ascii="Times New Roman" w:hAnsi="Times New Roman"/>
          <w:spacing w:val="10"/>
          <w:sz w:val="21"/>
          <w:szCs w:val="21"/>
          <w:lang w:eastAsia="zh-CN"/>
        </w:rPr>
        <w:t>pdflush</w:t>
      </w:r>
      <w:r>
        <w:rPr>
          <w:rFonts w:ascii="Times New Roman" w:hAnsi="Times New Roman"/>
          <w:spacing w:val="10"/>
          <w:sz w:val="21"/>
          <w:szCs w:val="21"/>
          <w:lang w:eastAsia="zh-CN"/>
        </w:rPr>
        <w:t>，通常每隔</w:t>
      </w:r>
      <w:r>
        <w:rPr>
          <w:rFonts w:ascii="Times New Roman" w:hAnsi="Times New Roman"/>
          <w:spacing w:val="10"/>
          <w:sz w:val="21"/>
          <w:szCs w:val="21"/>
          <w:lang w:eastAsia="zh-CN"/>
        </w:rPr>
        <w:t>500 ms</w:t>
      </w:r>
      <w:r>
        <w:rPr>
          <w:rFonts w:ascii="Times New Roman" w:hAnsi="Times New Roman"/>
          <w:spacing w:val="10"/>
          <w:sz w:val="21"/>
          <w:szCs w:val="21"/>
          <w:lang w:eastAsia="zh-CN"/>
        </w:rPr>
        <w:t>，它被周期性地唤醒，完成两项任务：（</w:t>
      </w:r>
      <w:r>
        <w:rPr>
          <w:rFonts w:ascii="Times New Roman" w:hAnsi="Times New Roman"/>
          <w:spacing w:val="10"/>
          <w:sz w:val="21"/>
          <w:szCs w:val="21"/>
          <w:lang w:eastAsia="zh-CN"/>
        </w:rPr>
        <w:t>1</w:t>
      </w:r>
      <w:r>
        <w:rPr>
          <w:rFonts w:ascii="Times New Roman" w:hAnsi="Times New Roman"/>
          <w:spacing w:val="10"/>
          <w:sz w:val="21"/>
          <w:szCs w:val="21"/>
          <w:lang w:eastAsia="zh-CN"/>
        </w:rPr>
        <w:t>）把非常老的</w:t>
      </w:r>
      <w:r>
        <w:rPr>
          <w:rFonts w:ascii="Times New Roman" w:hAnsi="Times New Roman"/>
          <w:spacing w:val="10"/>
          <w:sz w:val="21"/>
          <w:szCs w:val="21"/>
          <w:lang w:eastAsia="zh-CN"/>
        </w:rPr>
        <w:t>“</w:t>
      </w:r>
      <w:r>
        <w:rPr>
          <w:rFonts w:ascii="Times New Roman" w:hAnsi="Times New Roman"/>
          <w:spacing w:val="10"/>
          <w:sz w:val="21"/>
          <w:szCs w:val="21"/>
          <w:lang w:eastAsia="zh-CN"/>
        </w:rPr>
        <w:t>脏（</w:t>
      </w:r>
      <w:r>
        <w:rPr>
          <w:rFonts w:ascii="Times New Roman" w:hAnsi="Times New Roman"/>
          <w:spacing w:val="10"/>
          <w:sz w:val="21"/>
          <w:szCs w:val="21"/>
          <w:lang w:eastAsia="zh-CN"/>
        </w:rPr>
        <w:t>dirty</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页面写回到磁盘；</w:t>
      </w:r>
      <w:r>
        <w:rPr>
          <w:rFonts w:ascii="Times New Roman" w:hAnsi="Times New Roman"/>
          <w:spacing w:val="10"/>
          <w:sz w:val="21"/>
          <w:szCs w:val="21"/>
          <w:lang w:eastAsia="zh-CN"/>
        </w:rPr>
        <w:t>(2</w:t>
      </w:r>
      <w:r>
        <w:rPr>
          <w:rFonts w:ascii="Times New Roman" w:hAnsi="Times New Roman"/>
          <w:spacing w:val="10"/>
          <w:sz w:val="21"/>
          <w:szCs w:val="21"/>
          <w:lang w:eastAsia="zh-CN"/>
        </w:rPr>
        <w:t>）当可用的内存水平下降到一个阈值时，由内核唤醒，把页面缓存的</w:t>
      </w:r>
      <w:r>
        <w:rPr>
          <w:rFonts w:ascii="Times New Roman" w:hAnsi="Times New Roman"/>
          <w:spacing w:val="10"/>
          <w:sz w:val="21"/>
          <w:szCs w:val="21"/>
          <w:lang w:eastAsia="zh-CN"/>
        </w:rPr>
        <w:t>“</w:t>
      </w:r>
      <w:r>
        <w:rPr>
          <w:rFonts w:ascii="Times New Roman" w:hAnsi="Times New Roman"/>
          <w:spacing w:val="10"/>
          <w:sz w:val="21"/>
          <w:szCs w:val="21"/>
          <w:lang w:eastAsia="zh-CN"/>
        </w:rPr>
        <w:t>脏</w:t>
      </w:r>
      <w:r>
        <w:rPr>
          <w:rFonts w:ascii="Times New Roman" w:hAnsi="Times New Roman"/>
          <w:spacing w:val="10"/>
          <w:sz w:val="21"/>
          <w:szCs w:val="21"/>
          <w:lang w:eastAsia="zh-CN"/>
        </w:rPr>
        <w:t>”</w:t>
      </w:r>
      <w:r>
        <w:rPr>
          <w:rFonts w:ascii="Times New Roman" w:hAnsi="Times New Roman"/>
          <w:spacing w:val="10"/>
          <w:sz w:val="21"/>
          <w:szCs w:val="21"/>
          <w:lang w:eastAsia="zh-CN"/>
        </w:rPr>
        <w:t>页面写回到磁盘。</w:t>
      </w:r>
    </w:p>
    <w:p w14:paraId="391BFFBC" w14:textId="77777777" w:rsidR="007319B1" w:rsidRDefault="007319B1">
      <w:pPr>
        <w:spacing w:after="0" w:line="360" w:lineRule="auto"/>
        <w:ind w:right="-23"/>
        <w:jc w:val="center"/>
        <w:outlineLvl w:val="1"/>
        <w:rPr>
          <w:rFonts w:ascii="Times New Roman" w:hAnsi="Times New Roman"/>
          <w:b/>
          <w:bCs/>
          <w:sz w:val="30"/>
          <w:szCs w:val="30"/>
          <w:lang w:eastAsia="zh-CN"/>
        </w:rPr>
      </w:pPr>
      <w:r>
        <w:rPr>
          <w:rFonts w:ascii="Times New Roman" w:hAnsi="Times New Roman"/>
          <w:b/>
          <w:bCs/>
          <w:sz w:val="30"/>
          <w:szCs w:val="30"/>
          <w:highlight w:val="lightGray"/>
          <w:u w:val="single" w:color="000000"/>
          <w:lang w:eastAsia="zh-CN"/>
        </w:rPr>
        <w:t>4.</w:t>
      </w:r>
      <w:r>
        <w:rPr>
          <w:rFonts w:ascii="Times New Roman" w:hAnsi="Times New Roman"/>
          <w:b/>
          <w:bCs/>
          <w:sz w:val="30"/>
          <w:szCs w:val="30"/>
          <w:u w:val="single" w:color="000000"/>
          <w:lang w:eastAsia="zh-CN"/>
        </w:rPr>
        <w:t xml:space="preserve">8  </w:t>
      </w:r>
      <w:r>
        <w:rPr>
          <w:rFonts w:ascii="Times New Roman" w:hAnsi="Times New Roman"/>
          <w:b/>
          <w:bCs/>
          <w:sz w:val="30"/>
          <w:szCs w:val="30"/>
          <w:u w:val="single" w:color="000000"/>
          <w:lang w:eastAsia="zh-CN"/>
        </w:rPr>
        <w:t>本</w:t>
      </w:r>
      <w:r>
        <w:rPr>
          <w:rFonts w:ascii="Times New Roman" w:hAnsi="Times New Roman"/>
          <w:b/>
          <w:bCs/>
          <w:sz w:val="30"/>
          <w:szCs w:val="30"/>
          <w:u w:val="single" w:color="000000"/>
          <w:lang w:eastAsia="zh-CN"/>
        </w:rPr>
        <w:t xml:space="preserve"> </w:t>
      </w:r>
      <w:r>
        <w:rPr>
          <w:rFonts w:ascii="Times New Roman" w:hAnsi="Times New Roman"/>
          <w:b/>
          <w:bCs/>
          <w:sz w:val="30"/>
          <w:szCs w:val="30"/>
          <w:u w:val="single" w:color="000000"/>
          <w:lang w:eastAsia="zh-CN"/>
        </w:rPr>
        <w:t>章</w:t>
      </w:r>
      <w:r>
        <w:rPr>
          <w:rFonts w:ascii="Times New Roman" w:hAnsi="Times New Roman"/>
          <w:b/>
          <w:bCs/>
          <w:sz w:val="30"/>
          <w:szCs w:val="30"/>
          <w:u w:val="single" w:color="000000"/>
          <w:lang w:eastAsia="zh-CN"/>
        </w:rPr>
        <w:t xml:space="preserve"> </w:t>
      </w:r>
      <w:r>
        <w:rPr>
          <w:rFonts w:ascii="Times New Roman" w:hAnsi="Times New Roman"/>
          <w:b/>
          <w:bCs/>
          <w:sz w:val="30"/>
          <w:szCs w:val="30"/>
          <w:u w:val="single" w:color="000000"/>
          <w:lang w:eastAsia="zh-CN"/>
        </w:rPr>
        <w:t>小</w:t>
      </w:r>
      <w:r>
        <w:rPr>
          <w:rFonts w:ascii="Times New Roman" w:hAnsi="Times New Roman"/>
          <w:b/>
          <w:bCs/>
          <w:sz w:val="30"/>
          <w:szCs w:val="30"/>
          <w:u w:val="single" w:color="000000"/>
          <w:lang w:eastAsia="zh-CN"/>
        </w:rPr>
        <w:t xml:space="preserve"> </w:t>
      </w:r>
      <w:r>
        <w:rPr>
          <w:rFonts w:ascii="Times New Roman" w:hAnsi="Times New Roman"/>
          <w:b/>
          <w:bCs/>
          <w:sz w:val="30"/>
          <w:szCs w:val="30"/>
          <w:u w:val="single" w:color="000000"/>
          <w:lang w:eastAsia="zh-CN"/>
        </w:rPr>
        <w:t>结</w:t>
      </w:r>
    </w:p>
    <w:p w14:paraId="022E980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操作系统存储管理的基本功能有：存储分配、地址转换、存储保护、存储共享和存储扩充。存储分配是指为选中的多道运行作业分配内存空间；地址转换是把逻辑地址空间中的程序和数据通过静态或动态地址重定位转换和映射到分配的物理地址空间中，以便程序执行；存储保护指各道程序只能访问自己的存储区域，而不能互相干扰，以免其他程序受到有意或无意的破坏；存储共享指内存中的某些程序和数据可供不同的用户进程同时使用。</w:t>
      </w:r>
    </w:p>
    <w:p w14:paraId="508C12D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存储管理的另一个重要任务是解决好存储扩充问题，使得内存中进入尽可能多的进程，使得内存利用率得以提高，使得应用程序不受可用物理内存大小的限制。操作系统支持多个用户进程在内存中同时运行，能满足多道程序设计需要的最简单的存储管理技术是分区方式，又分为固定分区和可变分区，可变分区的分配算法包括：最先适应、下次适应、最佳适应、最坏适应和快速适应等分配算法。内存空间不足时主要采用的技术有：移动、对换和覆盖技术。</w:t>
      </w:r>
    </w:p>
    <w:p w14:paraId="28BCE14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现代计算机系统都有某种虚拟存储硬设备支持，其中简单也是常用的是请求分页式虚存管理，允许把进程的页面存放到若干不相邻接的内存页框中。虚拟存储器的思路是：基于程序的局部性原理，不把一个进程的全部信息装入内存，而是仅将其中的当前使用部分先装入内存，当进程使用某部分地址空间时，保证将相应部分的程序加载到内存中。它采用自动</w:t>
      </w:r>
      <w:r>
        <w:rPr>
          <w:rFonts w:ascii="Times New Roman" w:hAnsi="Times New Roman"/>
          <w:spacing w:val="10"/>
          <w:sz w:val="21"/>
          <w:szCs w:val="21"/>
          <w:lang w:eastAsia="zh-CN"/>
        </w:rPr>
        <w:t>“</w:t>
      </w:r>
      <w:r>
        <w:rPr>
          <w:rFonts w:ascii="Times New Roman" w:hAnsi="Times New Roman"/>
          <w:spacing w:val="10"/>
          <w:sz w:val="21"/>
          <w:szCs w:val="21"/>
          <w:lang w:eastAsia="zh-CN"/>
        </w:rPr>
        <w:t>部分装入、部分对换</w:t>
      </w:r>
      <w:r>
        <w:rPr>
          <w:rFonts w:ascii="Times New Roman" w:hAnsi="Times New Roman"/>
          <w:spacing w:val="10"/>
          <w:sz w:val="21"/>
          <w:szCs w:val="21"/>
          <w:lang w:eastAsia="zh-CN"/>
        </w:rPr>
        <w:t>”</w:t>
      </w:r>
      <w:r>
        <w:rPr>
          <w:rFonts w:ascii="Times New Roman" w:hAnsi="Times New Roman"/>
          <w:spacing w:val="10"/>
          <w:sz w:val="21"/>
          <w:szCs w:val="21"/>
          <w:lang w:eastAsia="zh-CN"/>
        </w:rPr>
        <w:t>技术、内存和外存独立编址统一使用的技术，使得进程的虚拟地址空间可以远远大于系统的物理地址空间，为用户编程提供了极大方便。请求分页虚存管理的基本原理包括：页面、页框、逻辑地址、页表、地址转换等，相关概念还有：加快地址映射的快表、减少内存空间占用的多级页表等。在一个实际操作系统中，还有以下一些重要问题：页面装入策略：决定页面何时被装入内存，有请页式和预调式两种装入策略。页面清除策略：决定修改过的页面何时被回写到磁盘，有请页式和预约式两种清除策略。页面分配策略：根据进程生命周期中分配的页框数可否改变，分为固定分配和可变分配。页面替换策略：根据页面替换算法的作用范围是整个系统还是局部于进程，分为全局页面替换算法和局部页面替换算法。</w:t>
      </w:r>
    </w:p>
    <w:p w14:paraId="711B8A0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已经设计出许多页面替换算法，全局页面替换算法有：</w:t>
      </w:r>
      <w:r>
        <w:rPr>
          <w:rFonts w:ascii="Times New Roman" w:hAnsi="Times New Roman"/>
          <w:spacing w:val="10"/>
          <w:sz w:val="21"/>
          <w:szCs w:val="21"/>
          <w:lang w:eastAsia="zh-CN"/>
        </w:rPr>
        <w:t>OPT</w:t>
      </w:r>
      <w:r>
        <w:rPr>
          <w:rFonts w:ascii="Times New Roman" w:hAnsi="Times New Roman"/>
          <w:spacing w:val="10"/>
          <w:sz w:val="21"/>
          <w:szCs w:val="21"/>
          <w:lang w:eastAsia="zh-CN"/>
        </w:rPr>
        <w:t>、</w:t>
      </w:r>
      <w:r>
        <w:rPr>
          <w:rFonts w:ascii="Times New Roman" w:hAnsi="Times New Roman"/>
          <w:spacing w:val="10"/>
          <w:sz w:val="21"/>
          <w:szCs w:val="21"/>
          <w:lang w:eastAsia="zh-CN"/>
        </w:rPr>
        <w:t>FIFO</w:t>
      </w:r>
      <w:r>
        <w:rPr>
          <w:rFonts w:ascii="Times New Roman" w:hAnsi="Times New Roman"/>
          <w:spacing w:val="10"/>
          <w:sz w:val="21"/>
          <w:szCs w:val="21"/>
          <w:lang w:eastAsia="zh-CN"/>
        </w:rPr>
        <w:t>、</w:t>
      </w:r>
      <w:r>
        <w:rPr>
          <w:rFonts w:ascii="Times New Roman" w:hAnsi="Times New Roman"/>
          <w:spacing w:val="10"/>
          <w:sz w:val="21"/>
          <w:szCs w:val="21"/>
          <w:lang w:eastAsia="zh-CN"/>
        </w:rPr>
        <w:t>LRU</w:t>
      </w:r>
      <w:r>
        <w:rPr>
          <w:rFonts w:ascii="Times New Roman" w:hAnsi="Times New Roman"/>
          <w:spacing w:val="10"/>
          <w:sz w:val="21"/>
          <w:szCs w:val="21"/>
          <w:lang w:eastAsia="zh-CN"/>
        </w:rPr>
        <w:t>、</w:t>
      </w:r>
      <w:r>
        <w:rPr>
          <w:rFonts w:ascii="Times New Roman" w:hAnsi="Times New Roman"/>
          <w:spacing w:val="10"/>
          <w:sz w:val="21"/>
          <w:szCs w:val="21"/>
          <w:lang w:eastAsia="zh-CN"/>
        </w:rPr>
        <w:t>SCR</w:t>
      </w:r>
      <w:r>
        <w:rPr>
          <w:rFonts w:ascii="Times New Roman" w:hAnsi="Times New Roman"/>
          <w:spacing w:val="10"/>
          <w:sz w:val="21"/>
          <w:szCs w:val="21"/>
          <w:lang w:eastAsia="zh-CN"/>
        </w:rPr>
        <w:t>、</w:t>
      </w:r>
      <w:r>
        <w:rPr>
          <w:rFonts w:ascii="Times New Roman" w:hAnsi="Times New Roman"/>
          <w:spacing w:val="10"/>
          <w:sz w:val="21"/>
          <w:szCs w:val="21"/>
          <w:lang w:eastAsia="zh-CN"/>
        </w:rPr>
        <w:t>Clock</w:t>
      </w:r>
      <w:r>
        <w:rPr>
          <w:rFonts w:ascii="Times New Roman" w:hAnsi="Times New Roman"/>
          <w:spacing w:val="10"/>
          <w:sz w:val="21"/>
          <w:szCs w:val="21"/>
          <w:lang w:eastAsia="zh-CN"/>
        </w:rPr>
        <w:t>等。</w:t>
      </w:r>
      <w:r>
        <w:rPr>
          <w:rFonts w:ascii="Times New Roman" w:hAnsi="Times New Roman"/>
          <w:spacing w:val="10"/>
          <w:sz w:val="21"/>
          <w:szCs w:val="21"/>
          <w:lang w:eastAsia="zh-CN"/>
        </w:rPr>
        <w:lastRenderedPageBreak/>
        <w:t>局部页面替换算法有：工作集、模拟工作集、缺页频率算法等。可通过工作集模型来指导确定进程常驻集的大小，使得进程的缺页中断率低，内存空间又能得到充分利用。</w:t>
      </w:r>
      <w:r>
        <w:rPr>
          <w:rFonts w:ascii="Times New Roman" w:hAnsi="Times New Roman"/>
          <w:spacing w:val="10"/>
          <w:sz w:val="21"/>
          <w:szCs w:val="21"/>
          <w:lang w:eastAsia="zh-CN"/>
        </w:rPr>
        <w:t>OPT</w:t>
      </w:r>
      <w:r>
        <w:rPr>
          <w:rFonts w:ascii="Times New Roman" w:hAnsi="Times New Roman"/>
          <w:spacing w:val="10"/>
          <w:sz w:val="21"/>
          <w:szCs w:val="21"/>
          <w:lang w:eastAsia="zh-CN"/>
        </w:rPr>
        <w:t>算法虽然好但并不可行，常用的算法是</w:t>
      </w:r>
      <w:r>
        <w:rPr>
          <w:rFonts w:ascii="Times New Roman" w:hAnsi="Times New Roman"/>
          <w:spacing w:val="10"/>
          <w:sz w:val="21"/>
          <w:szCs w:val="21"/>
          <w:lang w:eastAsia="zh-CN"/>
        </w:rPr>
        <w:t xml:space="preserve"> LRU</w:t>
      </w:r>
      <w:r>
        <w:rPr>
          <w:rFonts w:ascii="Times New Roman" w:hAnsi="Times New Roman"/>
          <w:spacing w:val="10"/>
          <w:sz w:val="21"/>
          <w:szCs w:val="21"/>
          <w:lang w:eastAsia="zh-CN"/>
        </w:rPr>
        <w:t>和</w:t>
      </w:r>
      <w:r>
        <w:rPr>
          <w:rFonts w:ascii="Times New Roman" w:hAnsi="Times New Roman"/>
          <w:spacing w:val="10"/>
          <w:sz w:val="21"/>
          <w:szCs w:val="21"/>
          <w:lang w:eastAsia="zh-CN"/>
        </w:rPr>
        <w:t xml:space="preserve"> Clock</w:t>
      </w:r>
      <w:r>
        <w:rPr>
          <w:rFonts w:ascii="Times New Roman" w:hAnsi="Times New Roman"/>
          <w:spacing w:val="10"/>
          <w:sz w:val="21"/>
          <w:szCs w:val="21"/>
          <w:lang w:eastAsia="zh-CN"/>
        </w:rPr>
        <w:t>算法及其变种。</w:t>
      </w:r>
    </w:p>
    <w:p w14:paraId="488C217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请求分页虚存管理不能支持模块化程序设计，在分页式虚存管理的基础上实现分段式虚存管理就是段页式虚存管理。它能满足现代高级语言模块化程序设计所需的二维地址要求以及方便用户（程序员）编程和使用。请求段页式虚存管理的基本原理：（</w:t>
      </w:r>
      <w:r>
        <w:rPr>
          <w:rFonts w:ascii="Times New Roman" w:hAnsi="Times New Roman"/>
          <w:spacing w:val="10"/>
          <w:sz w:val="21"/>
          <w:szCs w:val="21"/>
          <w:lang w:eastAsia="zh-CN"/>
        </w:rPr>
        <w:t>1</w:t>
      </w:r>
      <w:r>
        <w:rPr>
          <w:rFonts w:ascii="Times New Roman" w:hAnsi="Times New Roman"/>
          <w:spacing w:val="10"/>
          <w:sz w:val="21"/>
          <w:szCs w:val="21"/>
          <w:lang w:eastAsia="zh-CN"/>
        </w:rPr>
        <w:t>）虚地址以程序的逻辑结构划分成段。（</w:t>
      </w:r>
      <w:r>
        <w:rPr>
          <w:rFonts w:ascii="Times New Roman" w:hAnsi="Times New Roman"/>
          <w:spacing w:val="10"/>
          <w:sz w:val="21"/>
          <w:szCs w:val="21"/>
          <w:lang w:eastAsia="zh-CN"/>
        </w:rPr>
        <w:t>2</w:t>
      </w:r>
      <w:r>
        <w:rPr>
          <w:rFonts w:ascii="Times New Roman" w:hAnsi="Times New Roman"/>
          <w:spacing w:val="10"/>
          <w:sz w:val="21"/>
          <w:szCs w:val="21"/>
          <w:lang w:eastAsia="zh-CN"/>
        </w:rPr>
        <w:t>）实地址划分成位置固定、大小相等的页框。（</w:t>
      </w:r>
      <w:r>
        <w:rPr>
          <w:rFonts w:ascii="Times New Roman" w:hAnsi="Times New Roman"/>
          <w:spacing w:val="10"/>
          <w:sz w:val="21"/>
          <w:szCs w:val="21"/>
          <w:lang w:eastAsia="zh-CN"/>
        </w:rPr>
        <w:t>3</w:t>
      </w:r>
      <w:r>
        <w:rPr>
          <w:rFonts w:ascii="Times New Roman" w:hAnsi="Times New Roman"/>
          <w:spacing w:val="10"/>
          <w:sz w:val="21"/>
          <w:szCs w:val="21"/>
          <w:lang w:eastAsia="zh-CN"/>
        </w:rPr>
        <w:t>）将每一段线性地址空间划分成与页框大小相同的页面，于是形成段页式存储管理的特征。（</w:t>
      </w:r>
      <w:r>
        <w:rPr>
          <w:rFonts w:ascii="Times New Roman" w:hAnsi="Times New Roman"/>
          <w:spacing w:val="10"/>
          <w:sz w:val="21"/>
          <w:szCs w:val="21"/>
          <w:lang w:eastAsia="zh-CN"/>
        </w:rPr>
        <w:t>4</w:t>
      </w:r>
      <w:r>
        <w:rPr>
          <w:rFonts w:ascii="Times New Roman" w:hAnsi="Times New Roman"/>
          <w:spacing w:val="10"/>
          <w:sz w:val="21"/>
          <w:szCs w:val="21"/>
          <w:lang w:eastAsia="zh-CN"/>
        </w:rPr>
        <w:t>）逻辑地址分为</w:t>
      </w:r>
      <w:r>
        <w:rPr>
          <w:rFonts w:ascii="Times New Roman" w:hAnsi="Times New Roman"/>
          <w:spacing w:val="10"/>
          <w:sz w:val="21"/>
          <w:szCs w:val="21"/>
          <w:lang w:eastAsia="zh-CN"/>
        </w:rPr>
        <w:t>4</w:t>
      </w:r>
      <w:r>
        <w:rPr>
          <w:rFonts w:ascii="Times New Roman" w:hAnsi="Times New Roman"/>
          <w:spacing w:val="10"/>
          <w:sz w:val="21"/>
          <w:szCs w:val="21"/>
          <w:lang w:eastAsia="zh-CN"/>
        </w:rPr>
        <w:t>个部分：段号</w:t>
      </w:r>
      <w:r>
        <w:rPr>
          <w:rFonts w:ascii="Times New Roman" w:hAnsi="Times New Roman"/>
          <w:spacing w:val="10"/>
          <w:sz w:val="21"/>
          <w:szCs w:val="21"/>
          <w:lang w:eastAsia="zh-CN"/>
        </w:rPr>
        <w:t>s</w:t>
      </w:r>
      <w:r>
        <w:rPr>
          <w:rFonts w:ascii="Times New Roman" w:hAnsi="Times New Roman"/>
          <w:spacing w:val="10"/>
          <w:sz w:val="21"/>
          <w:szCs w:val="21"/>
          <w:lang w:eastAsia="zh-CN"/>
        </w:rPr>
        <w:t>、段内页号</w:t>
      </w:r>
      <w:r>
        <w:rPr>
          <w:rFonts w:ascii="Times New Roman" w:hAnsi="Times New Roman"/>
          <w:spacing w:val="10"/>
          <w:sz w:val="21"/>
          <w:szCs w:val="21"/>
          <w:lang w:eastAsia="zh-CN"/>
        </w:rPr>
        <w:t>p</w:t>
      </w:r>
      <w:r>
        <w:rPr>
          <w:rFonts w:ascii="Times New Roman" w:hAnsi="Times New Roman"/>
          <w:spacing w:val="10"/>
          <w:sz w:val="21"/>
          <w:szCs w:val="21"/>
          <w:lang w:eastAsia="zh-CN"/>
        </w:rPr>
        <w:t>、页内位移</w:t>
      </w:r>
      <w:r>
        <w:rPr>
          <w:rFonts w:ascii="Times New Roman" w:hAnsi="Times New Roman"/>
          <w:spacing w:val="10"/>
          <w:sz w:val="21"/>
          <w:szCs w:val="21"/>
          <w:lang w:eastAsia="zh-CN"/>
        </w:rPr>
        <w:t xml:space="preserve">d </w:t>
      </w:r>
      <w:r>
        <w:rPr>
          <w:rFonts w:ascii="Times New Roman" w:hAnsi="Times New Roman"/>
          <w:spacing w:val="10"/>
          <w:sz w:val="21"/>
          <w:szCs w:val="21"/>
          <w:lang w:eastAsia="zh-CN"/>
        </w:rPr>
        <w:t>。对于用户而言，段式虚拟地址应该由段号</w:t>
      </w:r>
      <w:r>
        <w:rPr>
          <w:rFonts w:ascii="Times New Roman" w:hAnsi="Times New Roman"/>
          <w:spacing w:val="10"/>
          <w:sz w:val="21"/>
          <w:szCs w:val="21"/>
          <w:lang w:eastAsia="zh-CN"/>
        </w:rPr>
        <w:t>s</w:t>
      </w:r>
      <w:r>
        <w:rPr>
          <w:rFonts w:ascii="Times New Roman" w:hAnsi="Times New Roman"/>
          <w:spacing w:val="10"/>
          <w:sz w:val="21"/>
          <w:szCs w:val="21"/>
          <w:lang w:eastAsia="zh-CN"/>
        </w:rPr>
        <w:t>和段内位移</w:t>
      </w:r>
      <w:r>
        <w:rPr>
          <w:rFonts w:ascii="Times New Roman" w:hAnsi="Times New Roman"/>
          <w:spacing w:val="10"/>
          <w:sz w:val="21"/>
          <w:szCs w:val="21"/>
          <w:lang w:eastAsia="zh-CN"/>
        </w:rPr>
        <w:t>d′</w:t>
      </w:r>
      <w:r>
        <w:rPr>
          <w:rFonts w:ascii="Times New Roman" w:hAnsi="Times New Roman"/>
          <w:spacing w:val="10"/>
          <w:sz w:val="21"/>
          <w:szCs w:val="21"/>
          <w:lang w:eastAsia="zh-CN"/>
        </w:rPr>
        <w:t>组成，操作系统内部自动进行地址变换。</w:t>
      </w:r>
    </w:p>
    <w:p w14:paraId="42EBA45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操作系统的存储管理功能与硬件存储器的组织结构和支撑设施密切相关，操作系统设计者应根据硬件情况和用户需要，采用各种有效的存储资源分配策略和保护措施。</w:t>
      </w:r>
    </w:p>
    <w:p w14:paraId="650BC770" w14:textId="77777777" w:rsidR="007319B1" w:rsidRDefault="007319B1">
      <w:pPr>
        <w:spacing w:after="0" w:line="360" w:lineRule="auto"/>
        <w:ind w:right="88" w:firstLine="415"/>
        <w:jc w:val="both"/>
        <w:rPr>
          <w:rFonts w:ascii="Times New Roman" w:hAnsi="Times New Roman"/>
          <w:spacing w:val="10"/>
          <w:sz w:val="21"/>
          <w:szCs w:val="21"/>
          <w:lang w:eastAsia="zh-CN"/>
        </w:rPr>
      </w:pPr>
    </w:p>
    <w:p w14:paraId="0FEEF1E0" w14:textId="77777777" w:rsidR="007319B1" w:rsidRDefault="007319B1">
      <w:pPr>
        <w:spacing w:after="0" w:line="360" w:lineRule="auto"/>
        <w:ind w:right="91"/>
        <w:jc w:val="center"/>
        <w:outlineLvl w:val="1"/>
        <w:rPr>
          <w:rFonts w:ascii="Times New Roman" w:hAnsi="Times New Roman"/>
          <w:b/>
          <w:bCs/>
          <w:spacing w:val="10"/>
          <w:sz w:val="21"/>
          <w:szCs w:val="21"/>
          <w:lang w:eastAsia="zh-CN"/>
        </w:rPr>
      </w:pPr>
      <w:r>
        <w:rPr>
          <w:rFonts w:ascii="Times New Roman" w:hAnsi="Times New Roman" w:hint="eastAsia"/>
          <w:b/>
          <w:bCs/>
          <w:spacing w:val="10"/>
          <w:sz w:val="21"/>
          <w:szCs w:val="21"/>
          <w:lang w:eastAsia="zh-CN"/>
        </w:rPr>
        <w:t>习题四</w:t>
      </w:r>
    </w:p>
    <w:p w14:paraId="5CC1DE36" w14:textId="77777777" w:rsidR="007319B1" w:rsidRDefault="007319B1">
      <w:pPr>
        <w:spacing w:after="0" w:line="200" w:lineRule="exact"/>
        <w:rPr>
          <w:rFonts w:ascii="Times New Roman" w:hAnsi="Times New Roman"/>
          <w:sz w:val="20"/>
          <w:szCs w:val="20"/>
          <w:lang w:eastAsia="zh-CN"/>
        </w:rPr>
      </w:pPr>
    </w:p>
    <w:p w14:paraId="1476B488" w14:textId="77777777" w:rsidR="007319B1" w:rsidRDefault="007319B1">
      <w:pPr>
        <w:spacing w:before="2" w:after="0" w:line="360" w:lineRule="auto"/>
        <w:ind w:right="44"/>
        <w:rPr>
          <w:rFonts w:ascii="Times New Roman" w:hAnsi="Times New Roman"/>
          <w:sz w:val="18"/>
          <w:szCs w:val="18"/>
          <w:lang w:eastAsia="zh-CN"/>
        </w:rPr>
      </w:pPr>
    </w:p>
    <w:p w14:paraId="28F88300" w14:textId="77777777" w:rsidR="007319B1" w:rsidRDefault="007319B1">
      <w:pPr>
        <w:spacing w:before="2" w:after="0" w:line="360" w:lineRule="auto"/>
        <w:ind w:right="45"/>
        <w:outlineLvl w:val="2"/>
        <w:rPr>
          <w:rFonts w:ascii="Times New Roman" w:hAnsi="Times New Roman"/>
          <w:b/>
          <w:bCs/>
          <w:sz w:val="18"/>
          <w:szCs w:val="18"/>
          <w:lang w:eastAsia="zh-CN"/>
        </w:rPr>
      </w:pPr>
      <w:r>
        <w:rPr>
          <w:rFonts w:ascii="Times New Roman" w:hAnsi="Times New Roman"/>
          <w:b/>
          <w:bCs/>
          <w:sz w:val="18"/>
          <w:szCs w:val="18"/>
          <w:lang w:eastAsia="zh-CN"/>
        </w:rPr>
        <w:t>一、思考题</w:t>
      </w:r>
    </w:p>
    <w:p w14:paraId="60C65650"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  </w:t>
      </w:r>
      <w:r>
        <w:rPr>
          <w:rFonts w:ascii="Times New Roman" w:hAnsi="Times New Roman"/>
          <w:sz w:val="18"/>
          <w:szCs w:val="18"/>
          <w:lang w:eastAsia="zh-CN"/>
        </w:rPr>
        <w:t>试述存储管理的基本功能。</w:t>
      </w:r>
    </w:p>
    <w:p w14:paraId="33EA278F"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  </w:t>
      </w:r>
      <w:r>
        <w:rPr>
          <w:rFonts w:ascii="Times New Roman" w:hAnsi="Times New Roman"/>
          <w:sz w:val="18"/>
          <w:szCs w:val="18"/>
          <w:lang w:eastAsia="zh-CN"/>
        </w:rPr>
        <w:t>试述计算机系统中的存储器层次。为什么要配置层次式存储器？</w:t>
      </w:r>
    </w:p>
    <w:p w14:paraId="38FC7363"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  </w:t>
      </w:r>
      <w:r>
        <w:rPr>
          <w:rFonts w:ascii="Times New Roman" w:hAnsi="Times New Roman"/>
          <w:sz w:val="18"/>
          <w:szCs w:val="18"/>
          <w:lang w:eastAsia="zh-CN"/>
        </w:rPr>
        <w:t>什么是逻辑地址（空间）和物理地址（空间）？</w:t>
      </w:r>
    </w:p>
    <w:p w14:paraId="47E3800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  </w:t>
      </w:r>
      <w:r>
        <w:rPr>
          <w:rFonts w:ascii="Times New Roman" w:hAnsi="Times New Roman"/>
          <w:sz w:val="18"/>
          <w:szCs w:val="18"/>
          <w:lang w:eastAsia="zh-CN"/>
        </w:rPr>
        <w:t>何谓地址转换（重定位）？哪些方法可以实现地址转换？</w:t>
      </w:r>
    </w:p>
    <w:p w14:paraId="7DB31E99"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5.  </w:t>
      </w:r>
      <w:r>
        <w:rPr>
          <w:rFonts w:ascii="Times New Roman" w:hAnsi="Times New Roman"/>
          <w:sz w:val="18"/>
          <w:szCs w:val="18"/>
          <w:lang w:eastAsia="zh-CN"/>
        </w:rPr>
        <w:t>分区存储管理中常采用哪些分配策略？比较其优、缺点。</w:t>
      </w:r>
    </w:p>
    <w:p w14:paraId="5BA9CB2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6.  </w:t>
      </w:r>
      <w:r>
        <w:rPr>
          <w:rFonts w:ascii="Times New Roman" w:hAnsi="Times New Roman"/>
          <w:sz w:val="18"/>
          <w:szCs w:val="18"/>
          <w:lang w:eastAsia="zh-CN"/>
        </w:rPr>
        <w:t>什么是移动技术？在什么情况下采用这种技术？</w:t>
      </w:r>
    </w:p>
    <w:p w14:paraId="1BE40691"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7.  </w:t>
      </w:r>
      <w:r>
        <w:rPr>
          <w:rFonts w:ascii="Times New Roman" w:hAnsi="Times New Roman"/>
          <w:sz w:val="18"/>
          <w:szCs w:val="18"/>
          <w:lang w:eastAsia="zh-CN"/>
        </w:rPr>
        <w:t>若采用表格方式管理可变分区，试绘制分配和释放一个存储区的算法流程图。</w:t>
      </w:r>
    </w:p>
    <w:p w14:paraId="15DCA944"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8.  </w:t>
      </w:r>
      <w:r>
        <w:rPr>
          <w:rFonts w:ascii="Times New Roman" w:hAnsi="Times New Roman"/>
          <w:sz w:val="18"/>
          <w:szCs w:val="18"/>
          <w:lang w:eastAsia="zh-CN"/>
        </w:rPr>
        <w:t>什么是存储保护？在分区存储管理中如何实现分区的保护？</w:t>
      </w:r>
    </w:p>
    <w:p w14:paraId="4D565F3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9.  </w:t>
      </w:r>
      <w:r>
        <w:rPr>
          <w:rFonts w:ascii="Times New Roman" w:hAnsi="Times New Roman"/>
          <w:sz w:val="18"/>
          <w:szCs w:val="18"/>
          <w:lang w:eastAsia="zh-CN"/>
        </w:rPr>
        <w:t>什么是虚拟存储器？列举采用虚拟存储技术的必要性和可能性。</w:t>
      </w:r>
    </w:p>
    <w:p w14:paraId="058F555D"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10.  </w:t>
      </w:r>
      <w:r>
        <w:rPr>
          <w:rFonts w:ascii="Times New Roman" w:hAnsi="Times New Roman"/>
          <w:sz w:val="18"/>
          <w:szCs w:val="18"/>
          <w:lang w:eastAsia="zh-CN"/>
        </w:rPr>
        <w:t>试述请求分页虚存管理的实现原理。</w:t>
      </w:r>
    </w:p>
    <w:p w14:paraId="66CA93D8"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11.  </w:t>
      </w:r>
      <w:r>
        <w:rPr>
          <w:rFonts w:ascii="Times New Roman" w:hAnsi="Times New Roman"/>
          <w:sz w:val="18"/>
          <w:szCs w:val="18"/>
          <w:lang w:eastAsia="zh-CN"/>
        </w:rPr>
        <w:t>试述请求分段虚存管理的实现原理。</w:t>
      </w:r>
    </w:p>
    <w:p w14:paraId="0496B51E"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12.  </w:t>
      </w:r>
      <w:r>
        <w:rPr>
          <w:rFonts w:ascii="Times New Roman" w:hAnsi="Times New Roman"/>
          <w:sz w:val="18"/>
          <w:szCs w:val="18"/>
          <w:lang w:eastAsia="zh-CN"/>
        </w:rPr>
        <w:t>分页虚存管理中有哪几种常见的页面淘汰算法？</w:t>
      </w:r>
    </w:p>
    <w:p w14:paraId="24AEE5BD"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13.  </w:t>
      </w:r>
      <w:r>
        <w:rPr>
          <w:rFonts w:ascii="Times New Roman" w:hAnsi="Times New Roman"/>
          <w:sz w:val="18"/>
          <w:szCs w:val="18"/>
          <w:lang w:eastAsia="zh-CN"/>
        </w:rPr>
        <w:t>试比较分页式虚存管理和分段式虚存管理。</w:t>
      </w:r>
    </w:p>
    <w:p w14:paraId="64B0531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14.  </w:t>
      </w:r>
      <w:r>
        <w:rPr>
          <w:rFonts w:ascii="Times New Roman" w:hAnsi="Times New Roman"/>
          <w:sz w:val="18"/>
          <w:szCs w:val="18"/>
          <w:lang w:eastAsia="zh-CN"/>
        </w:rPr>
        <w:t>试述几种存储保护方法</w:t>
      </w:r>
      <w:r>
        <w:rPr>
          <w:rFonts w:ascii="Times New Roman" w:hAnsi="Times New Roman"/>
          <w:sz w:val="18"/>
          <w:szCs w:val="18"/>
          <w:lang w:eastAsia="zh-CN"/>
        </w:rPr>
        <w:t xml:space="preserve"> </w:t>
      </w:r>
      <w:r>
        <w:rPr>
          <w:rFonts w:ascii="Times New Roman" w:hAnsi="Times New Roman"/>
          <w:sz w:val="18"/>
          <w:szCs w:val="18"/>
          <w:lang w:eastAsia="zh-CN"/>
        </w:rPr>
        <w:t>，其各适用于何种场合？</w:t>
      </w:r>
    </w:p>
    <w:p w14:paraId="5B703B26"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15.  </w:t>
      </w:r>
      <w:r>
        <w:rPr>
          <w:rFonts w:ascii="Times New Roman" w:hAnsi="Times New Roman"/>
          <w:sz w:val="18"/>
          <w:szCs w:val="18"/>
          <w:lang w:eastAsia="zh-CN"/>
        </w:rPr>
        <w:t>试述存储管理中的碎片</w:t>
      </w:r>
      <w:r>
        <w:rPr>
          <w:rFonts w:ascii="Times New Roman" w:hAnsi="Times New Roman"/>
          <w:sz w:val="18"/>
          <w:szCs w:val="18"/>
          <w:lang w:eastAsia="zh-CN"/>
        </w:rPr>
        <w:t xml:space="preserve"> </w:t>
      </w:r>
      <w:r>
        <w:rPr>
          <w:rFonts w:ascii="Times New Roman" w:hAnsi="Times New Roman"/>
          <w:sz w:val="18"/>
          <w:szCs w:val="18"/>
          <w:lang w:eastAsia="zh-CN"/>
        </w:rPr>
        <w:t>。列出</w:t>
      </w:r>
      <w:r>
        <w:rPr>
          <w:rFonts w:ascii="Times New Roman" w:hAnsi="Times New Roman"/>
          <w:sz w:val="18"/>
          <w:szCs w:val="18"/>
          <w:lang w:eastAsia="zh-CN"/>
        </w:rPr>
        <w:t xml:space="preserve"> </w:t>
      </w:r>
      <w:r>
        <w:rPr>
          <w:rFonts w:ascii="Times New Roman" w:hAnsi="Times New Roman"/>
          <w:sz w:val="18"/>
          <w:szCs w:val="18"/>
          <w:lang w:eastAsia="zh-CN"/>
        </w:rPr>
        <w:t>各种存储管理方法中可能产生何种碎片？</w:t>
      </w:r>
    </w:p>
    <w:p w14:paraId="7B99F791"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16.  </w:t>
      </w:r>
      <w:r>
        <w:rPr>
          <w:rFonts w:ascii="Times New Roman" w:hAnsi="Times New Roman"/>
          <w:sz w:val="18"/>
          <w:szCs w:val="18"/>
          <w:lang w:eastAsia="zh-CN"/>
        </w:rPr>
        <w:t>采用可变分区方式进行存储管理，假如允许用户运行时动态申请／归还内存资源，这时，系统可能因竞争内存资源而产生死锁吗？如果否，试说明之；如果是，试设计一种解决死锁的方案。</w:t>
      </w:r>
    </w:p>
    <w:p w14:paraId="5CBB82EA"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17.  </w:t>
      </w:r>
      <w:r>
        <w:rPr>
          <w:rFonts w:ascii="Times New Roman" w:hAnsi="Times New Roman"/>
          <w:sz w:val="18"/>
          <w:szCs w:val="18"/>
          <w:lang w:eastAsia="zh-CN"/>
        </w:rPr>
        <w:t>试述分页式存储管理中决定页面大小的主要因素。</w:t>
      </w:r>
    </w:p>
    <w:p w14:paraId="209A33F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18.  </w:t>
      </w:r>
      <w:r>
        <w:rPr>
          <w:rFonts w:ascii="Times New Roman" w:hAnsi="Times New Roman"/>
          <w:sz w:val="18"/>
          <w:szCs w:val="18"/>
          <w:lang w:eastAsia="zh-CN"/>
        </w:rPr>
        <w:t>试述实现虚拟存储器的基本原理。</w:t>
      </w:r>
    </w:p>
    <w:p w14:paraId="56C91061"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19.  </w:t>
      </w:r>
      <w:r>
        <w:rPr>
          <w:rFonts w:ascii="Times New Roman" w:hAnsi="Times New Roman"/>
          <w:sz w:val="18"/>
          <w:szCs w:val="18"/>
          <w:lang w:eastAsia="zh-CN"/>
        </w:rPr>
        <w:t>采用页式存储管理的存储器是否就是虚拟存储器，为什么？实现虚拟存储器必须要有哪些软硬件支撑？</w:t>
      </w:r>
    </w:p>
    <w:p w14:paraId="7A863E2A"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20.  </w:t>
      </w:r>
      <w:r>
        <w:rPr>
          <w:rFonts w:ascii="Times New Roman" w:hAnsi="Times New Roman"/>
          <w:sz w:val="18"/>
          <w:szCs w:val="18"/>
          <w:lang w:eastAsia="zh-CN"/>
        </w:rPr>
        <w:t>如果内存中的某页正在与外部设备交换信息，那么，当发生缺页异常时，可以将这一页淘汰吗？为什么？出现这种情况时，你能提出怎样的处理方法？</w:t>
      </w:r>
    </w:p>
    <w:p w14:paraId="0B0BC4CD"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21.  </w:t>
      </w:r>
      <w:r>
        <w:rPr>
          <w:rFonts w:ascii="Times New Roman" w:hAnsi="Times New Roman"/>
          <w:sz w:val="18"/>
          <w:szCs w:val="18"/>
          <w:lang w:eastAsia="zh-CN"/>
        </w:rPr>
        <w:t>为什么在页式存储器中实现程序共享时，必须对共享程序给出相同的页号？</w:t>
      </w:r>
    </w:p>
    <w:p w14:paraId="5D89A38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lastRenderedPageBreak/>
        <w:t xml:space="preserve">22.  </w:t>
      </w:r>
      <w:r>
        <w:rPr>
          <w:rFonts w:ascii="Times New Roman" w:hAnsi="Times New Roman"/>
          <w:sz w:val="18"/>
          <w:szCs w:val="18"/>
          <w:lang w:eastAsia="zh-CN"/>
        </w:rPr>
        <w:t>在段式存储器中实现程序共享时，共享段的段号是否一定要相同？为什么？</w:t>
      </w:r>
    </w:p>
    <w:p w14:paraId="0453F8BF"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23.  </w:t>
      </w:r>
      <w:r>
        <w:rPr>
          <w:rFonts w:ascii="Times New Roman" w:hAnsi="Times New Roman"/>
          <w:sz w:val="18"/>
          <w:szCs w:val="18"/>
          <w:lang w:eastAsia="zh-CN"/>
        </w:rPr>
        <w:t>试述段页式存储器的主要优、缺点。</w:t>
      </w:r>
    </w:p>
    <w:p w14:paraId="247A646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24.  </w:t>
      </w:r>
      <w:r>
        <w:rPr>
          <w:rFonts w:ascii="Times New Roman" w:hAnsi="Times New Roman"/>
          <w:sz w:val="18"/>
          <w:szCs w:val="18"/>
          <w:lang w:eastAsia="zh-CN"/>
        </w:rPr>
        <w:t>试述虚存管理与实存管理之间的主要区别。</w:t>
      </w:r>
    </w:p>
    <w:p w14:paraId="066B3D1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25.  </w:t>
      </w:r>
      <w:r>
        <w:rPr>
          <w:rFonts w:ascii="Times New Roman" w:hAnsi="Times New Roman"/>
          <w:sz w:val="18"/>
          <w:szCs w:val="18"/>
          <w:lang w:eastAsia="zh-CN"/>
        </w:rPr>
        <w:t>试述虚拟存储器与下列技术的关系：（１）多道程序设计；（２）程序地址重定位。</w:t>
      </w:r>
    </w:p>
    <w:p w14:paraId="5B130AC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26.  </w:t>
      </w:r>
      <w:r>
        <w:rPr>
          <w:rFonts w:ascii="Times New Roman" w:hAnsi="Times New Roman"/>
          <w:sz w:val="18"/>
          <w:szCs w:val="18"/>
          <w:lang w:eastAsia="zh-CN"/>
        </w:rPr>
        <w:t>什么是</w:t>
      </w:r>
      <w:r>
        <w:rPr>
          <w:rFonts w:ascii="Times New Roman" w:hAnsi="Times New Roman"/>
          <w:sz w:val="18"/>
          <w:szCs w:val="18"/>
          <w:lang w:eastAsia="zh-CN"/>
        </w:rPr>
        <w:t>“</w:t>
      </w:r>
      <w:r>
        <w:rPr>
          <w:rFonts w:ascii="Times New Roman" w:hAnsi="Times New Roman"/>
          <w:sz w:val="18"/>
          <w:szCs w:val="18"/>
          <w:lang w:eastAsia="zh-CN"/>
        </w:rPr>
        <w:t>抖动</w:t>
      </w:r>
      <w:r>
        <w:rPr>
          <w:rFonts w:ascii="Times New Roman" w:hAnsi="Times New Roman"/>
          <w:sz w:val="18"/>
          <w:szCs w:val="18"/>
          <w:lang w:eastAsia="zh-CN"/>
        </w:rPr>
        <w:t>”</w:t>
      </w:r>
      <w:r>
        <w:rPr>
          <w:rFonts w:ascii="Times New Roman" w:hAnsi="Times New Roman"/>
          <w:sz w:val="18"/>
          <w:szCs w:val="18"/>
          <w:lang w:eastAsia="zh-CN"/>
        </w:rPr>
        <w:t>？试给出抖动的例子。</w:t>
      </w:r>
    </w:p>
    <w:p w14:paraId="0492087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27.  </w:t>
      </w:r>
      <w:r>
        <w:rPr>
          <w:rFonts w:ascii="Times New Roman" w:hAnsi="Times New Roman"/>
          <w:sz w:val="18"/>
          <w:szCs w:val="18"/>
          <w:lang w:eastAsia="zh-CN"/>
        </w:rPr>
        <w:t>在可变分区存储管理中</w:t>
      </w:r>
      <w:r>
        <w:rPr>
          <w:rFonts w:ascii="Times New Roman" w:hAnsi="Times New Roman"/>
          <w:sz w:val="18"/>
          <w:szCs w:val="18"/>
          <w:lang w:eastAsia="zh-CN"/>
        </w:rPr>
        <w:t xml:space="preserve"> </w:t>
      </w:r>
      <w:r>
        <w:rPr>
          <w:rFonts w:ascii="Times New Roman" w:hAnsi="Times New Roman"/>
          <w:sz w:val="18"/>
          <w:szCs w:val="18"/>
          <w:lang w:eastAsia="zh-CN"/>
        </w:rPr>
        <w:t>，回收一个分区时有多种不同的邻接情况</w:t>
      </w:r>
      <w:r>
        <w:rPr>
          <w:rFonts w:ascii="Times New Roman" w:hAnsi="Times New Roman"/>
          <w:sz w:val="18"/>
          <w:szCs w:val="18"/>
          <w:lang w:eastAsia="zh-CN"/>
        </w:rPr>
        <w:t xml:space="preserve"> </w:t>
      </w:r>
      <w:r>
        <w:rPr>
          <w:rFonts w:ascii="Times New Roman" w:hAnsi="Times New Roman"/>
          <w:sz w:val="18"/>
          <w:szCs w:val="18"/>
          <w:lang w:eastAsia="zh-CN"/>
        </w:rPr>
        <w:t>，试讨论各种情况的处理方法。</w:t>
      </w:r>
    </w:p>
    <w:p w14:paraId="715C1E63"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28.  </w:t>
      </w:r>
      <w:r>
        <w:rPr>
          <w:rFonts w:ascii="Times New Roman" w:hAnsi="Times New Roman"/>
          <w:sz w:val="18"/>
          <w:szCs w:val="18"/>
          <w:lang w:eastAsia="zh-CN"/>
        </w:rPr>
        <w:t>在请求分页存储管理中</w:t>
      </w:r>
      <w:r>
        <w:rPr>
          <w:rFonts w:ascii="Times New Roman" w:hAnsi="Times New Roman"/>
          <w:sz w:val="18"/>
          <w:szCs w:val="18"/>
          <w:lang w:eastAsia="zh-CN"/>
        </w:rPr>
        <w:t xml:space="preserve"> </w:t>
      </w:r>
      <w:r>
        <w:rPr>
          <w:rFonts w:ascii="Times New Roman" w:hAnsi="Times New Roman"/>
          <w:sz w:val="18"/>
          <w:szCs w:val="18"/>
          <w:lang w:eastAsia="zh-CN"/>
        </w:rPr>
        <w:t>，若把进程的页框数增加一倍</w:t>
      </w:r>
      <w:r>
        <w:rPr>
          <w:rFonts w:ascii="Times New Roman" w:hAnsi="Times New Roman"/>
          <w:sz w:val="18"/>
          <w:szCs w:val="18"/>
          <w:lang w:eastAsia="zh-CN"/>
        </w:rPr>
        <w:t xml:space="preserve"> </w:t>
      </w:r>
      <w:r>
        <w:rPr>
          <w:rFonts w:ascii="Times New Roman" w:hAnsi="Times New Roman"/>
          <w:sz w:val="18"/>
          <w:szCs w:val="18"/>
          <w:lang w:eastAsia="zh-CN"/>
        </w:rPr>
        <w:t>，则缺页异常次数会减少至一半吗？为什么？</w:t>
      </w:r>
    </w:p>
    <w:p w14:paraId="7606B5A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29.  </w:t>
      </w:r>
      <w:r>
        <w:rPr>
          <w:rFonts w:ascii="Times New Roman" w:hAnsi="Times New Roman"/>
          <w:sz w:val="18"/>
          <w:szCs w:val="18"/>
          <w:lang w:eastAsia="zh-CN"/>
        </w:rPr>
        <w:t>试讨论虚拟存储器容量与地址总线宽度、内存容量及外存容量之间的关系。</w:t>
      </w:r>
    </w:p>
    <w:p w14:paraId="7A737A8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30.  </w:t>
      </w:r>
      <w:r>
        <w:rPr>
          <w:rFonts w:ascii="Times New Roman" w:hAnsi="Times New Roman"/>
          <w:sz w:val="18"/>
          <w:szCs w:val="18"/>
          <w:lang w:eastAsia="zh-CN"/>
        </w:rPr>
        <w:t>分页式存储管理中，试分析大页面与小页面各自的优点。</w:t>
      </w:r>
    </w:p>
    <w:p w14:paraId="3B310D39" w14:textId="77777777" w:rsidR="007319B1" w:rsidRDefault="007319B1">
      <w:pPr>
        <w:spacing w:after="0" w:line="360" w:lineRule="auto"/>
        <w:ind w:left="126" w:right="-20" w:firstLine="355"/>
        <w:rPr>
          <w:rFonts w:ascii="Times New Roman" w:hAnsi="Times New Roman"/>
          <w:sz w:val="18"/>
          <w:szCs w:val="18"/>
          <w:lang w:eastAsia="zh-CN"/>
        </w:rPr>
      </w:pPr>
      <w:r>
        <w:rPr>
          <w:rFonts w:ascii="Times New Roman" w:hAnsi="Times New Roman"/>
          <w:sz w:val="18"/>
          <w:szCs w:val="18"/>
          <w:lang w:eastAsia="zh-CN"/>
        </w:rPr>
        <w:t xml:space="preserve">31.  </w:t>
      </w:r>
      <w:r>
        <w:rPr>
          <w:rFonts w:ascii="Times New Roman" w:hAnsi="Times New Roman"/>
          <w:sz w:val="18"/>
          <w:szCs w:val="18"/>
          <w:lang w:eastAsia="zh-CN"/>
        </w:rPr>
        <w:t>试述缺页异常与一般中断之间的区别。</w:t>
      </w:r>
    </w:p>
    <w:p w14:paraId="63D51EBE"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32.  </w:t>
      </w:r>
      <w:r>
        <w:rPr>
          <w:rFonts w:ascii="Times New Roman" w:hAnsi="Times New Roman"/>
          <w:sz w:val="18"/>
          <w:szCs w:val="18"/>
          <w:lang w:eastAsia="zh-CN"/>
        </w:rPr>
        <w:t>试述虚拟存储器与辅助存储器之间的关系。</w:t>
      </w:r>
    </w:p>
    <w:p w14:paraId="02095377"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33.  </w:t>
      </w:r>
      <w:r>
        <w:rPr>
          <w:rFonts w:ascii="Times New Roman" w:hAnsi="Times New Roman"/>
          <w:sz w:val="18"/>
          <w:szCs w:val="18"/>
          <w:lang w:eastAsia="zh-CN"/>
        </w:rPr>
        <w:t>在请求分页虚拟存储的替换算法中，对于任何给定的驻留集尺寸，在什么引用串情况下，</w:t>
      </w:r>
      <w:r>
        <w:rPr>
          <w:rFonts w:ascii="Times New Roman" w:hAnsi="Times New Roman"/>
          <w:sz w:val="18"/>
          <w:szCs w:val="18"/>
          <w:lang w:eastAsia="zh-CN"/>
        </w:rPr>
        <w:t>FIFO</w:t>
      </w:r>
      <w:r>
        <w:rPr>
          <w:rFonts w:ascii="Times New Roman" w:hAnsi="Times New Roman"/>
          <w:sz w:val="18"/>
          <w:szCs w:val="18"/>
          <w:lang w:eastAsia="zh-CN"/>
        </w:rPr>
        <w:t>与</w:t>
      </w:r>
      <w:r>
        <w:rPr>
          <w:rFonts w:ascii="Times New Roman" w:hAnsi="Times New Roman"/>
          <w:sz w:val="18"/>
          <w:szCs w:val="18"/>
          <w:lang w:eastAsia="zh-CN"/>
        </w:rPr>
        <w:t>LRU</w:t>
      </w:r>
      <w:r>
        <w:rPr>
          <w:rFonts w:ascii="Times New Roman" w:hAnsi="Times New Roman"/>
          <w:sz w:val="18"/>
          <w:szCs w:val="18"/>
          <w:lang w:eastAsia="zh-CN"/>
        </w:rPr>
        <w:t>替换算法一样（即所替换的页面与缺页中断率一样）？举例说明。</w:t>
      </w:r>
    </w:p>
    <w:p w14:paraId="3AD3BA0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34.  </w:t>
      </w:r>
      <w:r>
        <w:rPr>
          <w:rFonts w:ascii="Times New Roman" w:hAnsi="Times New Roman"/>
          <w:sz w:val="18"/>
          <w:szCs w:val="18"/>
          <w:lang w:eastAsia="zh-CN"/>
        </w:rPr>
        <w:t>解决大作业和小内存之间的矛盾有哪些途径？简述其实现思想。</w:t>
      </w:r>
    </w:p>
    <w:p w14:paraId="67953294"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35.  </w:t>
      </w:r>
      <w:r>
        <w:rPr>
          <w:rFonts w:ascii="Times New Roman" w:hAnsi="Times New Roman"/>
          <w:sz w:val="18"/>
          <w:szCs w:val="18"/>
          <w:lang w:eastAsia="zh-CN"/>
        </w:rPr>
        <w:t>在请求分页虚拟存储系统中，若已测得时间利用率为：</w:t>
      </w:r>
      <w:r>
        <w:rPr>
          <w:rFonts w:ascii="Times New Roman" w:hAnsi="Times New Roman"/>
          <w:sz w:val="18"/>
          <w:szCs w:val="18"/>
          <w:lang w:eastAsia="zh-CN"/>
        </w:rPr>
        <w:t>CPU 20</w:t>
      </w:r>
      <w:r>
        <w:rPr>
          <w:rFonts w:ascii="Times New Roman" w:hAnsi="Times New Roman"/>
          <w:sz w:val="18"/>
          <w:szCs w:val="18"/>
          <w:lang w:eastAsia="zh-CN"/>
        </w:rPr>
        <w:t>％、分页磁盘</w:t>
      </w:r>
      <w:r>
        <w:rPr>
          <w:rFonts w:ascii="Times New Roman" w:hAnsi="Times New Roman"/>
          <w:sz w:val="18"/>
          <w:szCs w:val="18"/>
          <w:lang w:eastAsia="zh-CN"/>
        </w:rPr>
        <w:t>97.7</w:t>
      </w:r>
      <w:r>
        <w:rPr>
          <w:rFonts w:ascii="Times New Roman" w:hAnsi="Times New Roman"/>
          <w:sz w:val="18"/>
          <w:szCs w:val="18"/>
          <w:lang w:eastAsia="zh-CN"/>
        </w:rPr>
        <w:t>％、其他外部设备</w:t>
      </w:r>
      <w:r>
        <w:rPr>
          <w:rFonts w:ascii="Times New Roman" w:hAnsi="Times New Roman"/>
          <w:sz w:val="18"/>
          <w:szCs w:val="18"/>
          <w:lang w:eastAsia="zh-CN"/>
        </w:rPr>
        <w:t>50</w:t>
      </w:r>
      <w:r>
        <w:rPr>
          <w:rFonts w:ascii="Times New Roman" w:hAnsi="Times New Roman"/>
          <w:sz w:val="18"/>
          <w:szCs w:val="18"/>
          <w:lang w:eastAsia="zh-CN"/>
        </w:rPr>
        <w:t>％。试问哪些措施可以改善</w:t>
      </w:r>
      <w:r>
        <w:rPr>
          <w:rFonts w:ascii="Times New Roman" w:hAnsi="Times New Roman"/>
          <w:sz w:val="18"/>
          <w:szCs w:val="18"/>
          <w:lang w:eastAsia="zh-CN"/>
        </w:rPr>
        <w:t>CPU</w:t>
      </w:r>
      <w:r>
        <w:rPr>
          <w:rFonts w:ascii="Times New Roman" w:hAnsi="Times New Roman"/>
          <w:sz w:val="18"/>
          <w:szCs w:val="18"/>
          <w:lang w:eastAsia="zh-CN"/>
        </w:rPr>
        <w:t>利用率？</w:t>
      </w:r>
    </w:p>
    <w:p w14:paraId="61C24EE6"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36.  </w:t>
      </w:r>
      <w:r>
        <w:rPr>
          <w:rFonts w:ascii="Times New Roman" w:hAnsi="Times New Roman"/>
          <w:sz w:val="18"/>
          <w:szCs w:val="18"/>
          <w:lang w:eastAsia="zh-CN"/>
        </w:rPr>
        <w:t>在请求分页虚拟存储系统中，分析下列程序设计风格对系统性能所产生的影响：（</w:t>
      </w:r>
      <w:r>
        <w:rPr>
          <w:rFonts w:ascii="Times New Roman" w:hAnsi="Times New Roman"/>
          <w:sz w:val="18"/>
          <w:szCs w:val="18"/>
          <w:lang w:eastAsia="zh-CN"/>
        </w:rPr>
        <w:t>1</w:t>
      </w:r>
      <w:r>
        <w:rPr>
          <w:rFonts w:ascii="Times New Roman" w:hAnsi="Times New Roman"/>
          <w:sz w:val="18"/>
          <w:szCs w:val="18"/>
          <w:lang w:eastAsia="zh-CN"/>
        </w:rPr>
        <w:t>）迭代法；（</w:t>
      </w:r>
      <w:r>
        <w:rPr>
          <w:rFonts w:ascii="Times New Roman" w:hAnsi="Times New Roman"/>
          <w:sz w:val="18"/>
          <w:szCs w:val="18"/>
          <w:lang w:eastAsia="zh-CN"/>
        </w:rPr>
        <w:t>2</w:t>
      </w:r>
      <w:r>
        <w:rPr>
          <w:rFonts w:ascii="Times New Roman" w:hAnsi="Times New Roman"/>
          <w:sz w:val="18"/>
          <w:szCs w:val="18"/>
          <w:lang w:eastAsia="zh-CN"/>
        </w:rPr>
        <w:t>）递归法；（</w:t>
      </w:r>
      <w:r>
        <w:rPr>
          <w:rFonts w:ascii="Times New Roman" w:hAnsi="Times New Roman"/>
          <w:sz w:val="18"/>
          <w:szCs w:val="18"/>
          <w:lang w:eastAsia="zh-CN"/>
        </w:rPr>
        <w:t>3</w:t>
      </w:r>
      <w:r>
        <w:rPr>
          <w:rFonts w:ascii="Times New Roman" w:hAnsi="Times New Roman"/>
          <w:sz w:val="18"/>
          <w:szCs w:val="18"/>
          <w:lang w:eastAsia="zh-CN"/>
        </w:rPr>
        <w:t>）常用</w:t>
      </w:r>
      <w:r>
        <w:rPr>
          <w:rFonts w:ascii="Times New Roman" w:hAnsi="Times New Roman"/>
          <w:sz w:val="18"/>
          <w:szCs w:val="18"/>
          <w:lang w:eastAsia="zh-CN"/>
        </w:rPr>
        <w:t>goto</w:t>
      </w:r>
      <w:r>
        <w:rPr>
          <w:rFonts w:ascii="Times New Roman" w:hAnsi="Times New Roman"/>
          <w:sz w:val="18"/>
          <w:szCs w:val="18"/>
          <w:lang w:eastAsia="zh-CN"/>
        </w:rPr>
        <w:t>语句；（</w:t>
      </w:r>
      <w:r>
        <w:rPr>
          <w:rFonts w:ascii="Times New Roman" w:hAnsi="Times New Roman"/>
          <w:sz w:val="18"/>
          <w:szCs w:val="18"/>
          <w:lang w:eastAsia="zh-CN"/>
        </w:rPr>
        <w:t>4</w:t>
      </w:r>
      <w:r>
        <w:rPr>
          <w:rFonts w:ascii="Times New Roman" w:hAnsi="Times New Roman"/>
          <w:sz w:val="18"/>
          <w:szCs w:val="18"/>
          <w:lang w:eastAsia="zh-CN"/>
        </w:rPr>
        <w:t>）转子程序；（</w:t>
      </w:r>
      <w:r>
        <w:rPr>
          <w:rFonts w:ascii="Times New Roman" w:hAnsi="Times New Roman"/>
          <w:sz w:val="18"/>
          <w:szCs w:val="18"/>
          <w:lang w:eastAsia="zh-CN"/>
        </w:rPr>
        <w:t>5</w:t>
      </w:r>
      <w:r>
        <w:rPr>
          <w:rFonts w:ascii="Times New Roman" w:hAnsi="Times New Roman"/>
          <w:sz w:val="18"/>
          <w:szCs w:val="18"/>
          <w:lang w:eastAsia="zh-CN"/>
        </w:rPr>
        <w:t>）动态数组。</w:t>
      </w:r>
    </w:p>
    <w:p w14:paraId="7659C669" w14:textId="77777777" w:rsidR="007319B1" w:rsidRDefault="007319B1">
      <w:pPr>
        <w:spacing w:before="96" w:after="0" w:line="240" w:lineRule="auto"/>
        <w:ind w:right="-23"/>
        <w:outlineLvl w:val="2"/>
        <w:rPr>
          <w:rFonts w:ascii="Times New Roman" w:hAnsi="Times New Roman"/>
          <w:b/>
          <w:bCs/>
          <w:sz w:val="18"/>
          <w:szCs w:val="18"/>
          <w:lang w:eastAsia="zh-CN"/>
        </w:rPr>
      </w:pPr>
      <w:r>
        <w:rPr>
          <w:rFonts w:ascii="Times New Roman" w:hAnsi="Times New Roman"/>
          <w:b/>
          <w:bCs/>
          <w:sz w:val="18"/>
          <w:szCs w:val="18"/>
          <w:lang w:eastAsia="zh-CN"/>
        </w:rPr>
        <w:t>二</w:t>
      </w:r>
      <w:r>
        <w:rPr>
          <w:rFonts w:ascii="Times New Roman" w:hAnsi="Times New Roman"/>
          <w:b/>
          <w:bCs/>
          <w:w w:val="49"/>
          <w:sz w:val="18"/>
          <w:szCs w:val="18"/>
          <w:lang w:eastAsia="zh-CN"/>
        </w:rPr>
        <w:t>、</w:t>
      </w:r>
      <w:r>
        <w:rPr>
          <w:rFonts w:ascii="Times New Roman" w:hAnsi="Times New Roman"/>
          <w:b/>
          <w:bCs/>
          <w:w w:val="49"/>
          <w:sz w:val="18"/>
          <w:szCs w:val="18"/>
          <w:lang w:eastAsia="zh-CN"/>
        </w:rPr>
        <w:t xml:space="preserve"> </w:t>
      </w:r>
      <w:r>
        <w:rPr>
          <w:rFonts w:ascii="Times New Roman" w:hAnsi="Times New Roman"/>
          <w:b/>
          <w:bCs/>
          <w:spacing w:val="1"/>
          <w:sz w:val="18"/>
          <w:szCs w:val="18"/>
          <w:lang w:eastAsia="zh-CN"/>
        </w:rPr>
        <w:t>应用</w:t>
      </w:r>
      <w:r>
        <w:rPr>
          <w:rFonts w:ascii="Times New Roman" w:hAnsi="Times New Roman"/>
          <w:b/>
          <w:bCs/>
          <w:sz w:val="18"/>
          <w:szCs w:val="18"/>
          <w:lang w:eastAsia="zh-CN"/>
        </w:rPr>
        <w:t>题</w:t>
      </w:r>
    </w:p>
    <w:p w14:paraId="6D1DA9D2" w14:textId="77777777" w:rsidR="007319B1" w:rsidRDefault="007319B1">
      <w:pPr>
        <w:spacing w:before="4" w:after="0" w:line="110" w:lineRule="exact"/>
        <w:rPr>
          <w:rFonts w:ascii="Times New Roman" w:hAnsi="Times New Roman"/>
          <w:sz w:val="11"/>
          <w:szCs w:val="11"/>
          <w:lang w:eastAsia="zh-CN"/>
        </w:rPr>
      </w:pPr>
    </w:p>
    <w:p w14:paraId="2608CAE9" w14:textId="77777777" w:rsidR="007319B1" w:rsidRDefault="007319B1">
      <w:pPr>
        <w:spacing w:before="2" w:after="0" w:line="360" w:lineRule="auto"/>
        <w:ind w:left="126" w:right="44" w:firstLine="355"/>
        <w:rPr>
          <w:rFonts w:ascii="Times New Roman" w:hAnsi="Times New Roman"/>
          <w:sz w:val="18"/>
          <w:szCs w:val="18"/>
          <w:lang w:eastAsia="zh-CN"/>
        </w:rPr>
      </w:pPr>
      <w:r>
        <w:rPr>
          <w:rFonts w:ascii="Times New Roman" w:hAnsi="Times New Roman"/>
          <w:sz w:val="18"/>
          <w:szCs w:val="18"/>
          <w:lang w:eastAsia="zh-CN"/>
        </w:rPr>
        <w:t xml:space="preserve">1.  </w:t>
      </w:r>
      <w:r>
        <w:rPr>
          <w:rFonts w:ascii="Times New Roman" w:hAnsi="Times New Roman"/>
          <w:sz w:val="18"/>
          <w:szCs w:val="18"/>
          <w:lang w:eastAsia="zh-CN"/>
        </w:rPr>
        <w:t>在一个请求分页虚存管理系统中</w:t>
      </w:r>
      <w:r>
        <w:rPr>
          <w:rFonts w:ascii="Times New Roman" w:hAnsi="Times New Roman"/>
          <w:sz w:val="18"/>
          <w:szCs w:val="18"/>
          <w:lang w:eastAsia="zh-CN"/>
        </w:rPr>
        <w:t xml:space="preserve"> </w:t>
      </w:r>
      <w:r>
        <w:rPr>
          <w:rFonts w:ascii="Times New Roman" w:hAnsi="Times New Roman"/>
          <w:sz w:val="18"/>
          <w:szCs w:val="18"/>
          <w:lang w:eastAsia="zh-CN"/>
        </w:rPr>
        <w:t>，一个程序运行的页面走向是</w:t>
      </w:r>
      <w:r>
        <w:rPr>
          <w:rFonts w:ascii="Times New Roman" w:hAnsi="Times New Roman"/>
          <w:sz w:val="18"/>
          <w:szCs w:val="18"/>
          <w:lang w:eastAsia="zh-CN"/>
        </w:rPr>
        <w:t xml:space="preserve"> </w:t>
      </w:r>
      <w:r>
        <w:rPr>
          <w:rFonts w:ascii="Times New Roman" w:hAnsi="Times New Roman"/>
          <w:sz w:val="18"/>
          <w:szCs w:val="18"/>
          <w:lang w:eastAsia="zh-CN"/>
        </w:rPr>
        <w:t>：</w:t>
      </w:r>
    </w:p>
    <w:p w14:paraId="3A5D1C98" w14:textId="77777777" w:rsidR="007319B1" w:rsidRDefault="007319B1">
      <w:pPr>
        <w:spacing w:before="2" w:after="0" w:line="360" w:lineRule="auto"/>
        <w:ind w:right="44" w:firstLine="16"/>
        <w:jc w:val="center"/>
        <w:rPr>
          <w:rFonts w:ascii="Times New Roman" w:hAnsi="Times New Roman"/>
          <w:sz w:val="18"/>
          <w:szCs w:val="18"/>
          <w:lang w:eastAsia="zh-CN"/>
        </w:rPr>
      </w:pP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6</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7</w:t>
      </w:r>
      <w:r>
        <w:rPr>
          <w:rFonts w:ascii="Times New Roman" w:hAnsi="Times New Roman"/>
          <w:sz w:val="18"/>
          <w:szCs w:val="18"/>
          <w:lang w:eastAsia="zh-CN"/>
        </w:rPr>
        <w:t>，</w:t>
      </w:r>
      <w:r>
        <w:rPr>
          <w:rFonts w:ascii="Times New Roman" w:hAnsi="Times New Roman"/>
          <w:sz w:val="18"/>
          <w:szCs w:val="18"/>
          <w:lang w:eastAsia="zh-CN"/>
        </w:rPr>
        <w:t>6</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6</w:t>
      </w:r>
    </w:p>
    <w:p w14:paraId="211EC5C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分别用</w:t>
      </w:r>
      <w:r>
        <w:rPr>
          <w:rFonts w:ascii="Times New Roman" w:hAnsi="Times New Roman"/>
          <w:sz w:val="18"/>
          <w:szCs w:val="18"/>
          <w:lang w:eastAsia="zh-CN"/>
        </w:rPr>
        <w:t>FIFO</w:t>
      </w:r>
      <w:r>
        <w:rPr>
          <w:rFonts w:ascii="Times New Roman" w:hAnsi="Times New Roman"/>
          <w:sz w:val="18"/>
          <w:szCs w:val="18"/>
          <w:lang w:eastAsia="zh-CN"/>
        </w:rPr>
        <w:t>、</w:t>
      </w:r>
      <w:r>
        <w:rPr>
          <w:rFonts w:ascii="Times New Roman" w:hAnsi="Times New Roman"/>
          <w:sz w:val="18"/>
          <w:szCs w:val="18"/>
          <w:lang w:eastAsia="zh-CN"/>
        </w:rPr>
        <w:t>OPT</w:t>
      </w:r>
      <w:r>
        <w:rPr>
          <w:rFonts w:ascii="Times New Roman" w:hAnsi="Times New Roman"/>
          <w:sz w:val="18"/>
          <w:szCs w:val="18"/>
          <w:lang w:eastAsia="zh-CN"/>
        </w:rPr>
        <w:t>和</w:t>
      </w:r>
      <w:r>
        <w:rPr>
          <w:rFonts w:ascii="Times New Roman" w:hAnsi="Times New Roman"/>
          <w:sz w:val="18"/>
          <w:szCs w:val="18"/>
          <w:lang w:eastAsia="zh-CN"/>
        </w:rPr>
        <w:t>LRU</w:t>
      </w:r>
      <w:r>
        <w:rPr>
          <w:rFonts w:ascii="Times New Roman" w:hAnsi="Times New Roman"/>
          <w:sz w:val="18"/>
          <w:szCs w:val="18"/>
          <w:lang w:eastAsia="zh-CN"/>
        </w:rPr>
        <w:t>算法，对于分配给程序</w:t>
      </w:r>
      <w:r>
        <w:rPr>
          <w:rFonts w:ascii="Times New Roman" w:hAnsi="Times New Roman"/>
          <w:sz w:val="18"/>
          <w:szCs w:val="18"/>
          <w:lang w:eastAsia="zh-CN"/>
        </w:rPr>
        <w:t>3</w:t>
      </w:r>
      <w:r>
        <w:rPr>
          <w:rFonts w:ascii="Times New Roman" w:hAnsi="Times New Roman"/>
          <w:sz w:val="18"/>
          <w:szCs w:val="18"/>
          <w:lang w:eastAsia="zh-CN"/>
        </w:rPr>
        <w:t>个页框、</w:t>
      </w:r>
      <w:r>
        <w:rPr>
          <w:rFonts w:ascii="Times New Roman" w:hAnsi="Times New Roman"/>
          <w:sz w:val="18"/>
          <w:szCs w:val="18"/>
          <w:lang w:eastAsia="zh-CN"/>
        </w:rPr>
        <w:t>4</w:t>
      </w:r>
      <w:r>
        <w:rPr>
          <w:rFonts w:ascii="Times New Roman" w:hAnsi="Times New Roman"/>
          <w:sz w:val="18"/>
          <w:szCs w:val="18"/>
          <w:lang w:eastAsia="zh-CN"/>
        </w:rPr>
        <w:t>个页框、</w:t>
      </w:r>
      <w:r>
        <w:rPr>
          <w:rFonts w:ascii="Times New Roman" w:hAnsi="Times New Roman"/>
          <w:sz w:val="18"/>
          <w:szCs w:val="18"/>
          <w:lang w:eastAsia="zh-CN"/>
        </w:rPr>
        <w:t>5</w:t>
      </w:r>
      <w:r>
        <w:rPr>
          <w:rFonts w:ascii="Times New Roman" w:hAnsi="Times New Roman"/>
          <w:sz w:val="18"/>
          <w:szCs w:val="18"/>
          <w:lang w:eastAsia="zh-CN"/>
        </w:rPr>
        <w:t>个页框和</w:t>
      </w:r>
      <w:r>
        <w:rPr>
          <w:rFonts w:ascii="Times New Roman" w:hAnsi="Times New Roman"/>
          <w:sz w:val="18"/>
          <w:szCs w:val="18"/>
          <w:lang w:eastAsia="zh-CN"/>
        </w:rPr>
        <w:t>6</w:t>
      </w:r>
      <w:r>
        <w:rPr>
          <w:rFonts w:ascii="Times New Roman" w:hAnsi="Times New Roman"/>
          <w:sz w:val="18"/>
          <w:szCs w:val="18"/>
          <w:lang w:eastAsia="zh-CN"/>
        </w:rPr>
        <w:t>个页框的情况，求出缺页异常次数和缺页中断率。</w:t>
      </w:r>
    </w:p>
    <w:p w14:paraId="3496B6A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  </w:t>
      </w:r>
      <w:r>
        <w:rPr>
          <w:rFonts w:ascii="Times New Roman" w:hAnsi="Times New Roman"/>
          <w:sz w:val="18"/>
          <w:szCs w:val="18"/>
          <w:lang w:eastAsia="zh-CN"/>
        </w:rPr>
        <w:t>在一个请求分页虚存管理系统中，一个作业共有５</w:t>
      </w:r>
      <w:r>
        <w:rPr>
          <w:rFonts w:ascii="Times New Roman" w:hAnsi="Times New Roman"/>
          <w:sz w:val="18"/>
          <w:szCs w:val="18"/>
          <w:lang w:eastAsia="zh-CN"/>
        </w:rPr>
        <w:t xml:space="preserve"> </w:t>
      </w:r>
      <w:r>
        <w:rPr>
          <w:rFonts w:ascii="Times New Roman" w:hAnsi="Times New Roman"/>
          <w:sz w:val="18"/>
          <w:szCs w:val="18"/>
          <w:lang w:eastAsia="zh-CN"/>
        </w:rPr>
        <w:t>页</w:t>
      </w:r>
      <w:r>
        <w:rPr>
          <w:rFonts w:ascii="Times New Roman" w:hAnsi="Times New Roman"/>
          <w:sz w:val="18"/>
          <w:szCs w:val="18"/>
          <w:lang w:eastAsia="zh-CN"/>
        </w:rPr>
        <w:t xml:space="preserve"> </w:t>
      </w:r>
      <w:r>
        <w:rPr>
          <w:rFonts w:ascii="Times New Roman" w:hAnsi="Times New Roman"/>
          <w:sz w:val="18"/>
          <w:szCs w:val="18"/>
          <w:lang w:eastAsia="zh-CN"/>
        </w:rPr>
        <w:t>，执行时其访问页面的次序为</w:t>
      </w:r>
      <w:r>
        <w:rPr>
          <w:rFonts w:ascii="Times New Roman" w:hAnsi="Times New Roman"/>
          <w:sz w:val="18"/>
          <w:szCs w:val="18"/>
          <w:lang w:eastAsia="zh-CN"/>
        </w:rPr>
        <w:t xml:space="preserve"> </w:t>
      </w:r>
      <w:r>
        <w:rPr>
          <w:rFonts w:ascii="Times New Roman" w:hAnsi="Times New Roman"/>
          <w:sz w:val="18"/>
          <w:szCs w:val="18"/>
          <w:lang w:eastAsia="zh-CN"/>
        </w:rPr>
        <w:t>：</w:t>
      </w:r>
    </w:p>
    <w:p w14:paraId="14EA8143" w14:textId="77777777" w:rsidR="007319B1" w:rsidRDefault="007319B1">
      <w:pPr>
        <w:spacing w:before="2" w:after="0" w:line="360" w:lineRule="auto"/>
        <w:ind w:right="44" w:firstLine="426"/>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p>
    <w:p w14:paraId="036D913B" w14:textId="77777777" w:rsidR="007319B1" w:rsidRDefault="007319B1">
      <w:pPr>
        <w:spacing w:before="2" w:after="0" w:line="360" w:lineRule="auto"/>
        <w:ind w:right="44" w:firstLine="426"/>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p>
    <w:p w14:paraId="1D692627"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若分配给此作业</w:t>
      </w:r>
      <w:r>
        <w:rPr>
          <w:rFonts w:ascii="Times New Roman" w:hAnsi="Times New Roman"/>
          <w:sz w:val="18"/>
          <w:szCs w:val="18"/>
          <w:lang w:eastAsia="zh-CN"/>
        </w:rPr>
        <w:t>3</w:t>
      </w:r>
      <w:r>
        <w:rPr>
          <w:rFonts w:ascii="Times New Roman" w:hAnsi="Times New Roman"/>
          <w:sz w:val="18"/>
          <w:szCs w:val="18"/>
          <w:lang w:eastAsia="zh-CN"/>
        </w:rPr>
        <w:t>个页框</w:t>
      </w:r>
      <w:r>
        <w:rPr>
          <w:rFonts w:ascii="Times New Roman" w:hAnsi="Times New Roman"/>
          <w:sz w:val="18"/>
          <w:szCs w:val="18"/>
          <w:lang w:eastAsia="zh-CN"/>
        </w:rPr>
        <w:t xml:space="preserve"> </w:t>
      </w:r>
      <w:r>
        <w:rPr>
          <w:rFonts w:ascii="Times New Roman" w:hAnsi="Times New Roman"/>
          <w:sz w:val="18"/>
          <w:szCs w:val="18"/>
          <w:lang w:eastAsia="zh-CN"/>
        </w:rPr>
        <w:t>，分别采用</w:t>
      </w:r>
      <w:r>
        <w:rPr>
          <w:rFonts w:ascii="Times New Roman" w:hAnsi="Times New Roman"/>
          <w:sz w:val="18"/>
          <w:szCs w:val="18"/>
          <w:lang w:eastAsia="zh-CN"/>
        </w:rPr>
        <w:t>FIFO</w:t>
      </w:r>
      <w:r>
        <w:rPr>
          <w:rFonts w:ascii="Times New Roman" w:hAnsi="Times New Roman"/>
          <w:sz w:val="18"/>
          <w:szCs w:val="18"/>
          <w:lang w:eastAsia="zh-CN"/>
        </w:rPr>
        <w:t>和</w:t>
      </w:r>
      <w:r>
        <w:rPr>
          <w:rFonts w:ascii="Times New Roman" w:hAnsi="Times New Roman"/>
          <w:sz w:val="18"/>
          <w:szCs w:val="18"/>
          <w:lang w:eastAsia="zh-CN"/>
        </w:rPr>
        <w:t>LRU</w:t>
      </w:r>
      <w:r>
        <w:rPr>
          <w:rFonts w:ascii="Times New Roman" w:hAnsi="Times New Roman"/>
          <w:sz w:val="18"/>
          <w:szCs w:val="18"/>
          <w:lang w:eastAsia="zh-CN"/>
        </w:rPr>
        <w:t>页面替换算法，求出各自的缺页异常次数和缺页中断率。</w:t>
      </w:r>
    </w:p>
    <w:p w14:paraId="65E975F7"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  </w:t>
      </w:r>
      <w:r>
        <w:rPr>
          <w:rFonts w:ascii="Times New Roman" w:hAnsi="Times New Roman"/>
          <w:sz w:val="18"/>
          <w:szCs w:val="18"/>
          <w:lang w:eastAsia="zh-CN"/>
        </w:rPr>
        <w:t>一个页式存储管理系统使用</w:t>
      </w:r>
      <w:r>
        <w:rPr>
          <w:rFonts w:ascii="Times New Roman" w:hAnsi="Times New Roman"/>
          <w:sz w:val="18"/>
          <w:szCs w:val="18"/>
          <w:lang w:eastAsia="zh-CN"/>
        </w:rPr>
        <w:t>FIFO</w:t>
      </w:r>
      <w:r>
        <w:rPr>
          <w:rFonts w:ascii="Times New Roman" w:hAnsi="Times New Roman"/>
          <w:sz w:val="18"/>
          <w:szCs w:val="18"/>
          <w:lang w:eastAsia="zh-CN"/>
        </w:rPr>
        <w:t>、</w:t>
      </w:r>
      <w:r>
        <w:rPr>
          <w:rFonts w:ascii="Times New Roman" w:hAnsi="Times New Roman"/>
          <w:sz w:val="18"/>
          <w:szCs w:val="18"/>
          <w:lang w:eastAsia="zh-CN"/>
        </w:rPr>
        <w:t>OPT</w:t>
      </w:r>
      <w:r>
        <w:rPr>
          <w:rFonts w:ascii="Times New Roman" w:hAnsi="Times New Roman"/>
          <w:sz w:val="18"/>
          <w:szCs w:val="18"/>
          <w:lang w:eastAsia="zh-CN"/>
        </w:rPr>
        <w:t>和</w:t>
      </w:r>
      <w:r>
        <w:rPr>
          <w:rFonts w:ascii="Times New Roman" w:hAnsi="Times New Roman"/>
          <w:sz w:val="18"/>
          <w:szCs w:val="18"/>
          <w:lang w:eastAsia="zh-CN"/>
        </w:rPr>
        <w:t>LRU</w:t>
      </w:r>
      <w:r>
        <w:rPr>
          <w:rFonts w:ascii="Times New Roman" w:hAnsi="Times New Roman"/>
          <w:sz w:val="18"/>
          <w:szCs w:val="18"/>
          <w:lang w:eastAsia="zh-CN"/>
        </w:rPr>
        <w:t>页面替换算法</w:t>
      </w:r>
      <w:r>
        <w:rPr>
          <w:rFonts w:ascii="Times New Roman" w:hAnsi="Times New Roman"/>
          <w:sz w:val="18"/>
          <w:szCs w:val="18"/>
          <w:lang w:eastAsia="zh-CN"/>
        </w:rPr>
        <w:t xml:space="preserve"> </w:t>
      </w:r>
      <w:r>
        <w:rPr>
          <w:rFonts w:ascii="Times New Roman" w:hAnsi="Times New Roman"/>
          <w:sz w:val="18"/>
          <w:szCs w:val="18"/>
          <w:lang w:eastAsia="zh-CN"/>
        </w:rPr>
        <w:t>，如果一个作业的页面走向为：</w:t>
      </w:r>
    </w:p>
    <w:p w14:paraId="485F6FBA" w14:textId="77777777" w:rsidR="007319B1" w:rsidRDefault="007319B1">
      <w:pPr>
        <w:spacing w:before="2" w:after="0" w:line="360" w:lineRule="auto"/>
        <w:ind w:right="44" w:firstLine="426"/>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p>
    <w:p w14:paraId="104E1B19" w14:textId="77777777" w:rsidR="007319B1" w:rsidRDefault="007319B1">
      <w:pPr>
        <w:spacing w:before="2" w:after="0" w:line="360" w:lineRule="auto"/>
        <w:ind w:right="44" w:firstLine="426"/>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p>
    <w:p w14:paraId="1F725079" w14:textId="77777777" w:rsidR="007319B1" w:rsidRDefault="007319B1">
      <w:pPr>
        <w:spacing w:before="2" w:after="0" w:line="360" w:lineRule="auto"/>
        <w:ind w:right="44" w:firstLine="426"/>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p>
    <w:p w14:paraId="7F85E2E2"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当分配给此作业的物理块数分别为</w:t>
      </w:r>
      <w:r>
        <w:rPr>
          <w:rFonts w:ascii="Times New Roman" w:hAnsi="Times New Roman"/>
          <w:sz w:val="18"/>
          <w:szCs w:val="18"/>
          <w:lang w:eastAsia="zh-CN"/>
        </w:rPr>
        <w:t>3</w:t>
      </w:r>
      <w:r>
        <w:rPr>
          <w:rFonts w:ascii="Times New Roman" w:hAnsi="Times New Roman"/>
          <w:sz w:val="18"/>
          <w:szCs w:val="18"/>
          <w:lang w:eastAsia="zh-CN"/>
        </w:rPr>
        <w:t>和</w:t>
      </w:r>
      <w:r>
        <w:rPr>
          <w:rFonts w:ascii="Times New Roman" w:hAnsi="Times New Roman"/>
          <w:sz w:val="18"/>
          <w:szCs w:val="18"/>
          <w:lang w:eastAsia="zh-CN"/>
        </w:rPr>
        <w:t>4</w:t>
      </w:r>
      <w:r>
        <w:rPr>
          <w:rFonts w:ascii="Times New Roman" w:hAnsi="Times New Roman"/>
          <w:sz w:val="18"/>
          <w:szCs w:val="18"/>
          <w:lang w:eastAsia="zh-CN"/>
        </w:rPr>
        <w:t>时，试计算访问过程中所发生的缺页异常次数和缺页中断率</w:t>
      </w:r>
      <w:r>
        <w:rPr>
          <w:rFonts w:ascii="Times New Roman" w:hAnsi="Times New Roman"/>
          <w:sz w:val="18"/>
          <w:szCs w:val="18"/>
          <w:lang w:eastAsia="zh-CN"/>
        </w:rPr>
        <w:t xml:space="preserve"> </w:t>
      </w:r>
      <w:r>
        <w:rPr>
          <w:rFonts w:ascii="Times New Roman" w:hAnsi="Times New Roman"/>
          <w:sz w:val="18"/>
          <w:szCs w:val="18"/>
          <w:lang w:eastAsia="zh-CN"/>
        </w:rPr>
        <w:t>。</w:t>
      </w:r>
    </w:p>
    <w:p w14:paraId="4E5DE96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  </w:t>
      </w:r>
      <w:r>
        <w:rPr>
          <w:rFonts w:ascii="Times New Roman" w:hAnsi="Times New Roman"/>
          <w:sz w:val="18"/>
          <w:szCs w:val="18"/>
          <w:lang w:eastAsia="zh-CN"/>
        </w:rPr>
        <w:t>在可变分区存储管理下，按地址排列的内存空闲区为：</w:t>
      </w:r>
      <w:r>
        <w:rPr>
          <w:rFonts w:ascii="Times New Roman" w:hAnsi="Times New Roman"/>
          <w:sz w:val="18"/>
          <w:szCs w:val="18"/>
          <w:lang w:eastAsia="zh-CN"/>
        </w:rPr>
        <w:t>10 KB</w:t>
      </w:r>
      <w:r>
        <w:rPr>
          <w:rFonts w:ascii="Times New Roman" w:hAnsi="Times New Roman"/>
          <w:sz w:val="18"/>
          <w:szCs w:val="18"/>
          <w:lang w:eastAsia="zh-CN"/>
        </w:rPr>
        <w:t>、</w:t>
      </w:r>
      <w:r>
        <w:rPr>
          <w:rFonts w:ascii="Times New Roman" w:hAnsi="Times New Roman"/>
          <w:sz w:val="18"/>
          <w:szCs w:val="18"/>
          <w:lang w:eastAsia="zh-CN"/>
        </w:rPr>
        <w:t>4 KB</w:t>
      </w:r>
      <w:r>
        <w:rPr>
          <w:rFonts w:ascii="Times New Roman" w:hAnsi="Times New Roman"/>
          <w:sz w:val="18"/>
          <w:szCs w:val="18"/>
          <w:lang w:eastAsia="zh-CN"/>
        </w:rPr>
        <w:t>、</w:t>
      </w:r>
      <w:r>
        <w:rPr>
          <w:rFonts w:ascii="Times New Roman" w:hAnsi="Times New Roman"/>
          <w:sz w:val="18"/>
          <w:szCs w:val="18"/>
          <w:lang w:eastAsia="zh-CN"/>
        </w:rPr>
        <w:t>20 KB</w:t>
      </w:r>
      <w:r>
        <w:rPr>
          <w:rFonts w:ascii="Times New Roman" w:hAnsi="Times New Roman"/>
          <w:sz w:val="18"/>
          <w:szCs w:val="18"/>
          <w:lang w:eastAsia="zh-CN"/>
        </w:rPr>
        <w:t>、</w:t>
      </w:r>
      <w:r>
        <w:rPr>
          <w:rFonts w:ascii="Times New Roman" w:hAnsi="Times New Roman"/>
          <w:sz w:val="18"/>
          <w:szCs w:val="18"/>
          <w:lang w:eastAsia="zh-CN"/>
        </w:rPr>
        <w:t>18 KB</w:t>
      </w:r>
      <w:r>
        <w:rPr>
          <w:rFonts w:ascii="Times New Roman" w:hAnsi="Times New Roman"/>
          <w:sz w:val="18"/>
          <w:szCs w:val="18"/>
          <w:lang w:eastAsia="zh-CN"/>
        </w:rPr>
        <w:t>、</w:t>
      </w:r>
      <w:r>
        <w:rPr>
          <w:rFonts w:ascii="Times New Roman" w:hAnsi="Times New Roman"/>
          <w:sz w:val="18"/>
          <w:szCs w:val="18"/>
          <w:lang w:eastAsia="zh-CN"/>
        </w:rPr>
        <w:t>7 KB</w:t>
      </w:r>
      <w:r>
        <w:rPr>
          <w:rFonts w:ascii="Times New Roman" w:hAnsi="Times New Roman"/>
          <w:sz w:val="18"/>
          <w:szCs w:val="18"/>
          <w:lang w:eastAsia="zh-CN"/>
        </w:rPr>
        <w:t>、</w:t>
      </w:r>
      <w:r>
        <w:rPr>
          <w:rFonts w:ascii="Times New Roman" w:hAnsi="Times New Roman"/>
          <w:sz w:val="18"/>
          <w:szCs w:val="18"/>
          <w:lang w:eastAsia="zh-CN"/>
        </w:rPr>
        <w:t>9 KB</w:t>
      </w:r>
      <w:r>
        <w:rPr>
          <w:rFonts w:ascii="Times New Roman" w:hAnsi="Times New Roman"/>
          <w:sz w:val="18"/>
          <w:szCs w:val="18"/>
          <w:lang w:eastAsia="zh-CN"/>
        </w:rPr>
        <w:t>、</w:t>
      </w:r>
      <w:r>
        <w:rPr>
          <w:rFonts w:ascii="Times New Roman" w:hAnsi="Times New Roman"/>
          <w:sz w:val="18"/>
          <w:szCs w:val="18"/>
          <w:lang w:eastAsia="zh-CN"/>
        </w:rPr>
        <w:t>12 KB</w:t>
      </w:r>
      <w:r>
        <w:rPr>
          <w:rFonts w:ascii="Times New Roman" w:hAnsi="Times New Roman"/>
          <w:sz w:val="18"/>
          <w:szCs w:val="18"/>
          <w:lang w:eastAsia="zh-CN"/>
        </w:rPr>
        <w:t>和</w:t>
      </w:r>
      <w:r>
        <w:rPr>
          <w:rFonts w:ascii="Times New Roman" w:hAnsi="Times New Roman"/>
          <w:sz w:val="18"/>
          <w:szCs w:val="18"/>
          <w:lang w:eastAsia="zh-CN"/>
        </w:rPr>
        <w:t>15 KB</w:t>
      </w:r>
      <w:r>
        <w:rPr>
          <w:rFonts w:ascii="Times New Roman" w:hAnsi="Times New Roman"/>
          <w:sz w:val="18"/>
          <w:szCs w:val="18"/>
          <w:lang w:eastAsia="zh-CN"/>
        </w:rPr>
        <w:t>。对于下列连续存储区的请求：（</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12 KB</w:t>
      </w:r>
      <w:r>
        <w:rPr>
          <w:rFonts w:ascii="Times New Roman" w:hAnsi="Times New Roman"/>
          <w:sz w:val="18"/>
          <w:szCs w:val="18"/>
          <w:lang w:eastAsia="zh-CN"/>
        </w:rPr>
        <w:t>、</w:t>
      </w:r>
      <w:r>
        <w:rPr>
          <w:rFonts w:ascii="Times New Roman" w:hAnsi="Times New Roman"/>
          <w:sz w:val="18"/>
          <w:szCs w:val="18"/>
          <w:lang w:eastAsia="zh-CN"/>
        </w:rPr>
        <w:t>10 KB</w:t>
      </w:r>
      <w:r>
        <w:rPr>
          <w:rFonts w:ascii="Times New Roman" w:hAnsi="Times New Roman"/>
          <w:sz w:val="18"/>
          <w:szCs w:val="18"/>
          <w:lang w:eastAsia="zh-CN"/>
        </w:rPr>
        <w:t>、</w:t>
      </w:r>
      <w:r>
        <w:rPr>
          <w:rFonts w:ascii="Times New Roman" w:hAnsi="Times New Roman"/>
          <w:sz w:val="18"/>
          <w:szCs w:val="18"/>
          <w:lang w:eastAsia="zh-CN"/>
        </w:rPr>
        <w:t>9 KB</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12 KB</w:t>
      </w:r>
      <w:r>
        <w:rPr>
          <w:rFonts w:ascii="Times New Roman" w:hAnsi="Times New Roman"/>
          <w:sz w:val="18"/>
          <w:szCs w:val="18"/>
          <w:lang w:eastAsia="zh-CN"/>
        </w:rPr>
        <w:t>、</w:t>
      </w:r>
      <w:r>
        <w:rPr>
          <w:rFonts w:ascii="Times New Roman" w:hAnsi="Times New Roman"/>
          <w:sz w:val="18"/>
          <w:szCs w:val="18"/>
          <w:lang w:eastAsia="zh-CN"/>
        </w:rPr>
        <w:t>10 KB</w:t>
      </w:r>
      <w:r>
        <w:rPr>
          <w:rFonts w:ascii="Times New Roman" w:hAnsi="Times New Roman"/>
          <w:sz w:val="18"/>
          <w:szCs w:val="18"/>
          <w:lang w:eastAsia="zh-CN"/>
        </w:rPr>
        <w:t>、</w:t>
      </w:r>
      <w:r>
        <w:rPr>
          <w:rFonts w:ascii="Times New Roman" w:hAnsi="Times New Roman"/>
          <w:sz w:val="18"/>
          <w:szCs w:val="18"/>
          <w:lang w:eastAsia="zh-CN"/>
        </w:rPr>
        <w:t>15 KB</w:t>
      </w:r>
      <w:r>
        <w:rPr>
          <w:rFonts w:ascii="Times New Roman" w:hAnsi="Times New Roman"/>
          <w:sz w:val="18"/>
          <w:szCs w:val="18"/>
          <w:lang w:eastAsia="zh-CN"/>
        </w:rPr>
        <w:t>、</w:t>
      </w:r>
      <w:r>
        <w:rPr>
          <w:rFonts w:ascii="Times New Roman" w:hAnsi="Times New Roman"/>
          <w:sz w:val="18"/>
          <w:szCs w:val="18"/>
          <w:lang w:eastAsia="zh-CN"/>
        </w:rPr>
        <w:t>18 KB</w:t>
      </w:r>
      <w:r>
        <w:rPr>
          <w:rFonts w:ascii="Times New Roman" w:hAnsi="Times New Roman"/>
          <w:sz w:val="18"/>
          <w:szCs w:val="18"/>
          <w:lang w:eastAsia="zh-CN"/>
        </w:rPr>
        <w:t>，试问：使用首次适应算法、最佳适应算法、最差适应算法和下次适应算法，哪个空闲区将被使用？</w:t>
      </w:r>
      <w:r>
        <w:rPr>
          <w:rFonts w:ascii="Times New Roman" w:hAnsi="Times New Roman"/>
          <w:sz w:val="18"/>
          <w:szCs w:val="18"/>
          <w:lang w:eastAsia="zh-CN"/>
        </w:rPr>
        <w:t xml:space="preserve"> </w:t>
      </w:r>
    </w:p>
    <w:p w14:paraId="03CF93BF"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5.  </w:t>
      </w:r>
      <w:r>
        <w:rPr>
          <w:rFonts w:ascii="Times New Roman" w:hAnsi="Times New Roman"/>
          <w:sz w:val="18"/>
          <w:szCs w:val="18"/>
          <w:lang w:eastAsia="zh-CN"/>
        </w:rPr>
        <w:t>给定内存空闲区，按照地址从小到大排列为：</w:t>
      </w:r>
      <w:r>
        <w:rPr>
          <w:rFonts w:ascii="Times New Roman" w:hAnsi="Times New Roman"/>
          <w:sz w:val="18"/>
          <w:szCs w:val="18"/>
          <w:lang w:eastAsia="zh-CN"/>
        </w:rPr>
        <w:t>100 KB</w:t>
      </w:r>
      <w:r>
        <w:rPr>
          <w:rFonts w:ascii="Times New Roman" w:hAnsi="Times New Roman"/>
          <w:sz w:val="18"/>
          <w:szCs w:val="18"/>
          <w:lang w:eastAsia="zh-CN"/>
        </w:rPr>
        <w:t>、</w:t>
      </w:r>
      <w:r>
        <w:rPr>
          <w:rFonts w:ascii="Times New Roman" w:hAnsi="Times New Roman"/>
          <w:sz w:val="18"/>
          <w:szCs w:val="18"/>
          <w:lang w:eastAsia="zh-CN"/>
        </w:rPr>
        <w:t>500 KB</w:t>
      </w:r>
      <w:r>
        <w:rPr>
          <w:rFonts w:ascii="Times New Roman" w:hAnsi="Times New Roman"/>
          <w:sz w:val="18"/>
          <w:szCs w:val="18"/>
          <w:lang w:eastAsia="zh-CN"/>
        </w:rPr>
        <w:t>、</w:t>
      </w:r>
      <w:r>
        <w:rPr>
          <w:rFonts w:ascii="Times New Roman" w:hAnsi="Times New Roman"/>
          <w:sz w:val="18"/>
          <w:szCs w:val="18"/>
          <w:lang w:eastAsia="zh-CN"/>
        </w:rPr>
        <w:t>200 KB</w:t>
      </w:r>
      <w:r>
        <w:rPr>
          <w:rFonts w:ascii="Times New Roman" w:hAnsi="Times New Roman"/>
          <w:sz w:val="18"/>
          <w:szCs w:val="18"/>
          <w:lang w:eastAsia="zh-CN"/>
        </w:rPr>
        <w:t>、</w:t>
      </w:r>
      <w:r>
        <w:rPr>
          <w:rFonts w:ascii="Times New Roman" w:hAnsi="Times New Roman"/>
          <w:sz w:val="18"/>
          <w:szCs w:val="18"/>
          <w:lang w:eastAsia="zh-CN"/>
        </w:rPr>
        <w:t>300 KB</w:t>
      </w:r>
      <w:r>
        <w:rPr>
          <w:rFonts w:ascii="Times New Roman" w:hAnsi="Times New Roman"/>
          <w:sz w:val="18"/>
          <w:szCs w:val="18"/>
          <w:lang w:eastAsia="zh-CN"/>
        </w:rPr>
        <w:t>和</w:t>
      </w:r>
      <w:r>
        <w:rPr>
          <w:rFonts w:ascii="Times New Roman" w:hAnsi="Times New Roman"/>
          <w:sz w:val="18"/>
          <w:szCs w:val="18"/>
          <w:lang w:eastAsia="zh-CN"/>
        </w:rPr>
        <w:t>600 KB</w:t>
      </w:r>
      <w:r>
        <w:rPr>
          <w:rFonts w:ascii="Times New Roman" w:hAnsi="Times New Roman"/>
          <w:sz w:val="18"/>
          <w:szCs w:val="18"/>
          <w:lang w:eastAsia="zh-CN"/>
        </w:rPr>
        <w:t>。现有用户进程依次为</w:t>
      </w:r>
      <w:r>
        <w:rPr>
          <w:rFonts w:ascii="Times New Roman" w:hAnsi="Times New Roman"/>
          <w:sz w:val="18"/>
          <w:szCs w:val="18"/>
          <w:lang w:eastAsia="zh-CN"/>
        </w:rPr>
        <w:t>212 KB</w:t>
      </w:r>
      <w:r>
        <w:rPr>
          <w:rFonts w:ascii="Times New Roman" w:hAnsi="Times New Roman"/>
          <w:sz w:val="18"/>
          <w:szCs w:val="18"/>
          <w:lang w:eastAsia="zh-CN"/>
        </w:rPr>
        <w:t>、</w:t>
      </w:r>
      <w:r>
        <w:rPr>
          <w:rFonts w:ascii="Times New Roman" w:hAnsi="Times New Roman"/>
          <w:sz w:val="18"/>
          <w:szCs w:val="18"/>
          <w:lang w:eastAsia="zh-CN"/>
        </w:rPr>
        <w:t>417 KB</w:t>
      </w:r>
      <w:r>
        <w:rPr>
          <w:rFonts w:ascii="Times New Roman" w:hAnsi="Times New Roman"/>
          <w:sz w:val="18"/>
          <w:szCs w:val="18"/>
          <w:lang w:eastAsia="zh-CN"/>
        </w:rPr>
        <w:t>、</w:t>
      </w:r>
      <w:r>
        <w:rPr>
          <w:rFonts w:ascii="Times New Roman" w:hAnsi="Times New Roman"/>
          <w:sz w:val="18"/>
          <w:szCs w:val="18"/>
          <w:lang w:eastAsia="zh-CN"/>
        </w:rPr>
        <w:t>112 KB</w:t>
      </w:r>
      <w:r>
        <w:rPr>
          <w:rFonts w:ascii="Times New Roman" w:hAnsi="Times New Roman"/>
          <w:sz w:val="18"/>
          <w:szCs w:val="18"/>
          <w:lang w:eastAsia="zh-CN"/>
        </w:rPr>
        <w:t>和</w:t>
      </w:r>
      <w:r>
        <w:rPr>
          <w:rFonts w:ascii="Times New Roman" w:hAnsi="Times New Roman"/>
          <w:sz w:val="18"/>
          <w:szCs w:val="18"/>
          <w:lang w:eastAsia="zh-CN"/>
        </w:rPr>
        <w:t>426 KB</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）分别用</w:t>
      </w:r>
      <w:r>
        <w:rPr>
          <w:rFonts w:ascii="Times New Roman" w:hAnsi="Times New Roman"/>
          <w:sz w:val="18"/>
          <w:szCs w:val="18"/>
          <w:lang w:eastAsia="zh-CN"/>
        </w:rPr>
        <w:t>first-fit</w:t>
      </w:r>
      <w:r>
        <w:rPr>
          <w:rFonts w:ascii="Times New Roman" w:hAnsi="Times New Roman"/>
          <w:sz w:val="18"/>
          <w:szCs w:val="18"/>
          <w:lang w:eastAsia="zh-CN"/>
        </w:rPr>
        <w:t>、</w:t>
      </w:r>
      <w:r>
        <w:rPr>
          <w:rFonts w:ascii="Times New Roman" w:hAnsi="Times New Roman"/>
          <w:sz w:val="18"/>
          <w:szCs w:val="18"/>
          <w:lang w:eastAsia="zh-CN"/>
        </w:rPr>
        <w:t>best-fit</w:t>
      </w:r>
      <w:r>
        <w:rPr>
          <w:rFonts w:ascii="Times New Roman" w:hAnsi="Times New Roman"/>
          <w:sz w:val="18"/>
          <w:szCs w:val="18"/>
          <w:lang w:eastAsia="zh-CN"/>
        </w:rPr>
        <w:t>和</w:t>
      </w:r>
      <w:r>
        <w:rPr>
          <w:rFonts w:ascii="Times New Roman" w:hAnsi="Times New Roman"/>
          <w:sz w:val="18"/>
          <w:szCs w:val="18"/>
          <w:lang w:eastAsia="zh-CN"/>
        </w:rPr>
        <w:t xml:space="preserve"> worst-fit</w:t>
      </w:r>
      <w:r>
        <w:rPr>
          <w:rFonts w:ascii="Times New Roman" w:hAnsi="Times New Roman"/>
          <w:sz w:val="18"/>
          <w:szCs w:val="18"/>
          <w:lang w:eastAsia="zh-CN"/>
        </w:rPr>
        <w:t>算法将它们装入内存的哪个分区？（</w:t>
      </w:r>
      <w:r>
        <w:rPr>
          <w:rFonts w:ascii="Times New Roman" w:hAnsi="Times New Roman"/>
          <w:sz w:val="18"/>
          <w:szCs w:val="18"/>
          <w:lang w:eastAsia="zh-CN"/>
        </w:rPr>
        <w:t>2</w:t>
      </w:r>
      <w:r>
        <w:rPr>
          <w:rFonts w:ascii="Times New Roman" w:hAnsi="Times New Roman"/>
          <w:sz w:val="18"/>
          <w:szCs w:val="18"/>
          <w:lang w:eastAsia="zh-CN"/>
        </w:rPr>
        <w:t>）哪个算法能最有效地利用内存？</w:t>
      </w:r>
    </w:p>
    <w:p w14:paraId="4D63C7E0"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6.  </w:t>
      </w:r>
      <w:r>
        <w:rPr>
          <w:rFonts w:ascii="Times New Roman" w:hAnsi="Times New Roman"/>
          <w:sz w:val="18"/>
          <w:szCs w:val="18"/>
          <w:lang w:eastAsia="zh-CN"/>
        </w:rPr>
        <w:t>一个</w:t>
      </w:r>
      <w:r>
        <w:rPr>
          <w:rFonts w:ascii="Times New Roman" w:hAnsi="Times New Roman"/>
          <w:sz w:val="18"/>
          <w:szCs w:val="18"/>
          <w:lang w:eastAsia="zh-CN"/>
        </w:rPr>
        <w:t>32</w:t>
      </w:r>
      <w:r>
        <w:rPr>
          <w:rFonts w:ascii="Times New Roman" w:hAnsi="Times New Roman"/>
          <w:sz w:val="18"/>
          <w:szCs w:val="18"/>
          <w:lang w:eastAsia="zh-CN"/>
        </w:rPr>
        <w:t>位计算机系统使用二级页表，虚地址被分为</w:t>
      </w:r>
      <w:r>
        <w:rPr>
          <w:rFonts w:ascii="Times New Roman" w:hAnsi="Times New Roman"/>
          <w:sz w:val="18"/>
          <w:szCs w:val="18"/>
          <w:lang w:eastAsia="zh-CN"/>
        </w:rPr>
        <w:t>9</w:t>
      </w:r>
      <w:r>
        <w:rPr>
          <w:rFonts w:ascii="Times New Roman" w:hAnsi="Times New Roman"/>
          <w:sz w:val="18"/>
          <w:szCs w:val="18"/>
          <w:lang w:eastAsia="zh-CN"/>
        </w:rPr>
        <w:t>位顶级页表、</w:t>
      </w:r>
      <w:r>
        <w:rPr>
          <w:rFonts w:ascii="Times New Roman" w:hAnsi="Times New Roman"/>
          <w:sz w:val="18"/>
          <w:szCs w:val="18"/>
          <w:lang w:eastAsia="zh-CN"/>
        </w:rPr>
        <w:t>11</w:t>
      </w:r>
      <w:r>
        <w:rPr>
          <w:rFonts w:ascii="Times New Roman" w:hAnsi="Times New Roman"/>
          <w:sz w:val="18"/>
          <w:szCs w:val="18"/>
          <w:lang w:eastAsia="zh-CN"/>
        </w:rPr>
        <w:t>位二级页表和页内位移。试问：页面长度是多少？虚地址空间共有多少个页面？</w:t>
      </w:r>
    </w:p>
    <w:p w14:paraId="07F7ACC7"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7.  </w:t>
      </w:r>
      <w:r>
        <w:rPr>
          <w:rFonts w:ascii="Times New Roman" w:hAnsi="Times New Roman"/>
          <w:sz w:val="18"/>
          <w:szCs w:val="18"/>
          <w:lang w:eastAsia="zh-CN"/>
        </w:rPr>
        <w:t>一个进程以下列次序访问</w:t>
      </w:r>
      <w:r>
        <w:rPr>
          <w:rFonts w:ascii="Times New Roman" w:hAnsi="Times New Roman"/>
          <w:sz w:val="18"/>
          <w:szCs w:val="18"/>
          <w:lang w:eastAsia="zh-CN"/>
        </w:rPr>
        <w:t>5</w:t>
      </w:r>
      <w:r>
        <w:rPr>
          <w:rFonts w:ascii="Times New Roman" w:hAnsi="Times New Roman"/>
          <w:sz w:val="18"/>
          <w:szCs w:val="18"/>
          <w:lang w:eastAsia="zh-CN"/>
        </w:rPr>
        <w:t>个页</w:t>
      </w:r>
      <w:r>
        <w:rPr>
          <w:rFonts w:ascii="Times New Roman" w:hAnsi="Times New Roman"/>
          <w:sz w:val="18"/>
          <w:szCs w:val="18"/>
          <w:lang w:eastAsia="zh-CN"/>
        </w:rPr>
        <w:t xml:space="preserve"> </w:t>
      </w:r>
      <w:r>
        <w:rPr>
          <w:rFonts w:ascii="Times New Roman" w:hAnsi="Times New Roman"/>
          <w:sz w:val="18"/>
          <w:szCs w:val="18"/>
          <w:lang w:eastAsia="zh-CN"/>
        </w:rPr>
        <w:t>：</w:t>
      </w:r>
      <w:r>
        <w:rPr>
          <w:rFonts w:ascii="Times New Roman" w:hAnsi="Times New Roman"/>
          <w:sz w:val="18"/>
          <w:szCs w:val="18"/>
          <w:lang w:eastAsia="zh-CN"/>
        </w:rPr>
        <w:t>A</w:t>
      </w:r>
      <w:r>
        <w:rPr>
          <w:rFonts w:ascii="Times New Roman" w:hAnsi="Times New Roman"/>
          <w:sz w:val="18"/>
          <w:szCs w:val="18"/>
          <w:lang w:eastAsia="zh-CN"/>
        </w:rPr>
        <w:t>、</w:t>
      </w:r>
      <w:r>
        <w:rPr>
          <w:rFonts w:ascii="Times New Roman" w:hAnsi="Times New Roman"/>
          <w:sz w:val="18"/>
          <w:szCs w:val="18"/>
          <w:lang w:eastAsia="zh-CN"/>
        </w:rPr>
        <w:t>B</w:t>
      </w:r>
      <w:r>
        <w:rPr>
          <w:rFonts w:ascii="Times New Roman" w:hAnsi="Times New Roman"/>
          <w:sz w:val="18"/>
          <w:szCs w:val="18"/>
          <w:lang w:eastAsia="zh-CN"/>
        </w:rPr>
        <w:t>、</w:t>
      </w:r>
      <w:r>
        <w:rPr>
          <w:rFonts w:ascii="Times New Roman" w:hAnsi="Times New Roman"/>
          <w:sz w:val="18"/>
          <w:szCs w:val="18"/>
          <w:lang w:eastAsia="zh-CN"/>
        </w:rPr>
        <w:t>C</w:t>
      </w:r>
      <w:r>
        <w:rPr>
          <w:rFonts w:ascii="Times New Roman" w:hAnsi="Times New Roman"/>
          <w:sz w:val="18"/>
          <w:szCs w:val="18"/>
          <w:lang w:eastAsia="zh-CN"/>
        </w:rPr>
        <w:t>、</w:t>
      </w:r>
      <w:r>
        <w:rPr>
          <w:rFonts w:ascii="Times New Roman" w:hAnsi="Times New Roman"/>
          <w:sz w:val="18"/>
          <w:szCs w:val="18"/>
          <w:lang w:eastAsia="zh-CN"/>
        </w:rPr>
        <w:t>D</w:t>
      </w:r>
      <w:r>
        <w:rPr>
          <w:rFonts w:ascii="Times New Roman" w:hAnsi="Times New Roman"/>
          <w:sz w:val="18"/>
          <w:szCs w:val="18"/>
          <w:lang w:eastAsia="zh-CN"/>
        </w:rPr>
        <w:t>、</w:t>
      </w:r>
      <w:r>
        <w:rPr>
          <w:rFonts w:ascii="Times New Roman" w:hAnsi="Times New Roman"/>
          <w:sz w:val="18"/>
          <w:szCs w:val="18"/>
          <w:lang w:eastAsia="zh-CN"/>
        </w:rPr>
        <w:t>A</w:t>
      </w:r>
      <w:r>
        <w:rPr>
          <w:rFonts w:ascii="Times New Roman" w:hAnsi="Times New Roman"/>
          <w:sz w:val="18"/>
          <w:szCs w:val="18"/>
          <w:lang w:eastAsia="zh-CN"/>
        </w:rPr>
        <w:t>、</w:t>
      </w:r>
      <w:r>
        <w:rPr>
          <w:rFonts w:ascii="Times New Roman" w:hAnsi="Times New Roman"/>
          <w:sz w:val="18"/>
          <w:szCs w:val="18"/>
          <w:lang w:eastAsia="zh-CN"/>
        </w:rPr>
        <w:t>B</w:t>
      </w:r>
      <w:r>
        <w:rPr>
          <w:rFonts w:ascii="Times New Roman" w:hAnsi="Times New Roman"/>
          <w:sz w:val="18"/>
          <w:szCs w:val="18"/>
          <w:lang w:eastAsia="zh-CN"/>
        </w:rPr>
        <w:t>、</w:t>
      </w:r>
      <w:r>
        <w:rPr>
          <w:rFonts w:ascii="Times New Roman" w:hAnsi="Times New Roman"/>
          <w:sz w:val="18"/>
          <w:szCs w:val="18"/>
          <w:lang w:eastAsia="zh-CN"/>
        </w:rPr>
        <w:t>E</w:t>
      </w:r>
      <w:r>
        <w:rPr>
          <w:rFonts w:ascii="Times New Roman" w:hAnsi="Times New Roman"/>
          <w:sz w:val="18"/>
          <w:szCs w:val="18"/>
          <w:lang w:eastAsia="zh-CN"/>
        </w:rPr>
        <w:t>、</w:t>
      </w:r>
      <w:r>
        <w:rPr>
          <w:rFonts w:ascii="Times New Roman" w:hAnsi="Times New Roman"/>
          <w:sz w:val="18"/>
          <w:szCs w:val="18"/>
          <w:lang w:eastAsia="zh-CN"/>
        </w:rPr>
        <w:t>A</w:t>
      </w:r>
      <w:r>
        <w:rPr>
          <w:rFonts w:ascii="Times New Roman" w:hAnsi="Times New Roman"/>
          <w:sz w:val="18"/>
          <w:szCs w:val="18"/>
          <w:lang w:eastAsia="zh-CN"/>
        </w:rPr>
        <w:t>、</w:t>
      </w:r>
      <w:r>
        <w:rPr>
          <w:rFonts w:ascii="Times New Roman" w:hAnsi="Times New Roman"/>
          <w:sz w:val="18"/>
          <w:szCs w:val="18"/>
          <w:lang w:eastAsia="zh-CN"/>
        </w:rPr>
        <w:t>B</w:t>
      </w:r>
      <w:r>
        <w:rPr>
          <w:rFonts w:ascii="Times New Roman" w:hAnsi="Times New Roman"/>
          <w:sz w:val="18"/>
          <w:szCs w:val="18"/>
          <w:lang w:eastAsia="zh-CN"/>
        </w:rPr>
        <w:t>、</w:t>
      </w:r>
      <w:r>
        <w:rPr>
          <w:rFonts w:ascii="Times New Roman" w:hAnsi="Times New Roman"/>
          <w:sz w:val="18"/>
          <w:szCs w:val="18"/>
          <w:lang w:eastAsia="zh-CN"/>
        </w:rPr>
        <w:t>C</w:t>
      </w:r>
      <w:r>
        <w:rPr>
          <w:rFonts w:ascii="Times New Roman" w:hAnsi="Times New Roman"/>
          <w:sz w:val="18"/>
          <w:szCs w:val="18"/>
          <w:lang w:eastAsia="zh-CN"/>
        </w:rPr>
        <w:t>、</w:t>
      </w:r>
      <w:r>
        <w:rPr>
          <w:rFonts w:ascii="Times New Roman" w:hAnsi="Times New Roman"/>
          <w:sz w:val="18"/>
          <w:szCs w:val="18"/>
          <w:lang w:eastAsia="zh-CN"/>
        </w:rPr>
        <w:t>D</w:t>
      </w:r>
      <w:r>
        <w:rPr>
          <w:rFonts w:ascii="Times New Roman" w:hAnsi="Times New Roman"/>
          <w:sz w:val="18"/>
          <w:szCs w:val="18"/>
          <w:lang w:eastAsia="zh-CN"/>
        </w:rPr>
        <w:t>、</w:t>
      </w:r>
      <w:r>
        <w:rPr>
          <w:rFonts w:ascii="Times New Roman" w:hAnsi="Times New Roman"/>
          <w:sz w:val="18"/>
          <w:szCs w:val="18"/>
          <w:lang w:eastAsia="zh-CN"/>
        </w:rPr>
        <w:t>E</w:t>
      </w:r>
      <w:r>
        <w:rPr>
          <w:rFonts w:ascii="Times New Roman" w:hAnsi="Times New Roman"/>
          <w:sz w:val="18"/>
          <w:szCs w:val="18"/>
          <w:lang w:eastAsia="zh-CN"/>
        </w:rPr>
        <w:t>；假定使用</w:t>
      </w:r>
      <w:r>
        <w:rPr>
          <w:rFonts w:ascii="Times New Roman" w:hAnsi="Times New Roman"/>
          <w:sz w:val="18"/>
          <w:szCs w:val="18"/>
          <w:lang w:eastAsia="zh-CN"/>
        </w:rPr>
        <w:t>FIFO</w:t>
      </w:r>
      <w:r>
        <w:rPr>
          <w:rFonts w:ascii="Times New Roman" w:hAnsi="Times New Roman"/>
          <w:sz w:val="18"/>
          <w:szCs w:val="18"/>
          <w:lang w:eastAsia="zh-CN"/>
        </w:rPr>
        <w:t>替换算法，在内</w:t>
      </w:r>
      <w:r>
        <w:rPr>
          <w:rFonts w:ascii="Times New Roman" w:hAnsi="Times New Roman"/>
          <w:sz w:val="18"/>
          <w:szCs w:val="18"/>
          <w:lang w:eastAsia="zh-CN"/>
        </w:rPr>
        <w:lastRenderedPageBreak/>
        <w:t>存中有</w:t>
      </w:r>
      <w:r>
        <w:rPr>
          <w:rFonts w:ascii="Times New Roman" w:hAnsi="Times New Roman"/>
          <w:sz w:val="18"/>
          <w:szCs w:val="18"/>
          <w:lang w:eastAsia="zh-CN"/>
        </w:rPr>
        <w:t>3</w:t>
      </w:r>
      <w:r>
        <w:rPr>
          <w:rFonts w:ascii="Times New Roman" w:hAnsi="Times New Roman"/>
          <w:sz w:val="18"/>
          <w:szCs w:val="18"/>
          <w:lang w:eastAsia="zh-CN"/>
        </w:rPr>
        <w:t>个和</w:t>
      </w:r>
      <w:r>
        <w:rPr>
          <w:rFonts w:ascii="Times New Roman" w:hAnsi="Times New Roman"/>
          <w:sz w:val="18"/>
          <w:szCs w:val="18"/>
          <w:lang w:eastAsia="zh-CN"/>
        </w:rPr>
        <w:t>4</w:t>
      </w:r>
      <w:r>
        <w:rPr>
          <w:rFonts w:ascii="Times New Roman" w:hAnsi="Times New Roman"/>
          <w:sz w:val="18"/>
          <w:szCs w:val="18"/>
          <w:lang w:eastAsia="zh-CN"/>
        </w:rPr>
        <w:t>个空闲页框的情况下，分别给出页面替换次数。</w:t>
      </w:r>
    </w:p>
    <w:p w14:paraId="43ABFDF3"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8.  </w:t>
      </w:r>
      <w:r>
        <w:rPr>
          <w:rFonts w:ascii="Times New Roman" w:hAnsi="Times New Roman"/>
          <w:sz w:val="18"/>
          <w:szCs w:val="18"/>
          <w:lang w:eastAsia="zh-CN"/>
        </w:rPr>
        <w:t>某计算机有缓存、内存、辅助存储器来实现虚拟存储器。如果数据在缓存中，访问数据需要</w:t>
      </w:r>
      <w:r>
        <w:rPr>
          <w:rFonts w:ascii="Times New Roman" w:hAnsi="Times New Roman"/>
          <w:sz w:val="18"/>
          <w:szCs w:val="18"/>
          <w:lang w:eastAsia="zh-CN"/>
        </w:rPr>
        <w:t>A ns</w:t>
      </w:r>
      <w:r>
        <w:rPr>
          <w:rFonts w:ascii="Times New Roman" w:hAnsi="Times New Roman"/>
          <w:sz w:val="18"/>
          <w:szCs w:val="18"/>
          <w:lang w:eastAsia="zh-CN"/>
        </w:rPr>
        <w:t>；如果数据在内存但不在缓存，需要</w:t>
      </w:r>
      <w:r>
        <w:rPr>
          <w:rFonts w:ascii="Times New Roman" w:hAnsi="Times New Roman"/>
          <w:sz w:val="18"/>
          <w:szCs w:val="18"/>
          <w:lang w:eastAsia="zh-CN"/>
        </w:rPr>
        <w:t>B ns</w:t>
      </w:r>
      <w:r>
        <w:rPr>
          <w:rFonts w:ascii="Times New Roman" w:hAnsi="Times New Roman"/>
          <w:sz w:val="18"/>
          <w:szCs w:val="18"/>
          <w:lang w:eastAsia="zh-CN"/>
        </w:rPr>
        <w:t>将其装入缓存，然后才能访问；如果数据不在内存而在外存，需要</w:t>
      </w:r>
      <w:r>
        <w:rPr>
          <w:rFonts w:ascii="Times New Roman" w:hAnsi="Times New Roman"/>
          <w:sz w:val="18"/>
          <w:szCs w:val="18"/>
          <w:lang w:eastAsia="zh-CN"/>
        </w:rPr>
        <w:t>C ns</w:t>
      </w:r>
      <w:r>
        <w:rPr>
          <w:rFonts w:ascii="Times New Roman" w:hAnsi="Times New Roman"/>
          <w:sz w:val="18"/>
          <w:szCs w:val="18"/>
          <w:lang w:eastAsia="zh-CN"/>
        </w:rPr>
        <w:t>将其读入内存。最后，用</w:t>
      </w:r>
      <w:r>
        <w:rPr>
          <w:rFonts w:ascii="Times New Roman" w:hAnsi="Times New Roman"/>
          <w:sz w:val="18"/>
          <w:szCs w:val="18"/>
          <w:lang w:eastAsia="zh-CN"/>
        </w:rPr>
        <w:t>B ns</w:t>
      </w:r>
      <w:r>
        <w:rPr>
          <w:rFonts w:ascii="Times New Roman" w:hAnsi="Times New Roman"/>
          <w:sz w:val="18"/>
          <w:szCs w:val="18"/>
          <w:lang w:eastAsia="zh-CN"/>
        </w:rPr>
        <w:t>再读入缓存，然后才能访问。假设缓存命中率为（</w:t>
      </w:r>
      <w:r>
        <w:rPr>
          <w:rFonts w:ascii="Times New Roman" w:hAnsi="Times New Roman"/>
          <w:sz w:val="18"/>
          <w:szCs w:val="18"/>
          <w:lang w:eastAsia="zh-CN"/>
        </w:rPr>
        <w:t>n</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 n</w:t>
      </w:r>
      <w:r>
        <w:rPr>
          <w:rFonts w:ascii="Times New Roman" w:hAnsi="Times New Roman"/>
          <w:sz w:val="18"/>
          <w:szCs w:val="18"/>
          <w:lang w:eastAsia="zh-CN"/>
        </w:rPr>
        <w:t>，内存命中率为（</w:t>
      </w:r>
      <w:r>
        <w:rPr>
          <w:rFonts w:ascii="Times New Roman" w:hAnsi="Times New Roman"/>
          <w:sz w:val="18"/>
          <w:szCs w:val="18"/>
          <w:lang w:eastAsia="zh-CN"/>
        </w:rPr>
        <w:t>m</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/m</w:t>
      </w:r>
      <w:r>
        <w:rPr>
          <w:rFonts w:ascii="Times New Roman" w:hAnsi="Times New Roman"/>
          <w:sz w:val="18"/>
          <w:szCs w:val="18"/>
          <w:lang w:eastAsia="zh-CN"/>
        </w:rPr>
        <w:t>，则数据平均访问时间是多少</w:t>
      </w:r>
      <w:r>
        <w:rPr>
          <w:rFonts w:ascii="Times New Roman" w:hAnsi="Times New Roman"/>
          <w:sz w:val="18"/>
          <w:szCs w:val="18"/>
          <w:lang w:eastAsia="zh-CN"/>
        </w:rPr>
        <w:t xml:space="preserve"> </w:t>
      </w:r>
      <w:r>
        <w:rPr>
          <w:rFonts w:ascii="Times New Roman" w:hAnsi="Times New Roman"/>
          <w:sz w:val="18"/>
          <w:szCs w:val="18"/>
          <w:lang w:eastAsia="zh-CN"/>
        </w:rPr>
        <w:t>？</w:t>
      </w:r>
    </w:p>
    <w:p w14:paraId="383A1AD6"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9.  </w:t>
      </w:r>
      <w:r>
        <w:rPr>
          <w:rFonts w:ascii="Times New Roman" w:hAnsi="Times New Roman"/>
          <w:sz w:val="18"/>
          <w:szCs w:val="18"/>
          <w:lang w:eastAsia="zh-CN"/>
        </w:rPr>
        <w:t>某计算机有</w:t>
      </w:r>
      <w:r>
        <w:rPr>
          <w:rFonts w:ascii="Times New Roman" w:hAnsi="Times New Roman"/>
          <w:sz w:val="18"/>
          <w:szCs w:val="18"/>
          <w:lang w:eastAsia="zh-CN"/>
        </w:rPr>
        <w:t>cache</w:t>
      </w:r>
      <w:r>
        <w:rPr>
          <w:rFonts w:ascii="Times New Roman" w:hAnsi="Times New Roman"/>
          <w:sz w:val="18"/>
          <w:szCs w:val="18"/>
          <w:lang w:eastAsia="zh-CN"/>
        </w:rPr>
        <w:t>、内存、外存来实现虚拟存储器。如果数据在</w:t>
      </w:r>
      <w:r>
        <w:rPr>
          <w:rFonts w:ascii="Times New Roman" w:hAnsi="Times New Roman"/>
          <w:sz w:val="18"/>
          <w:szCs w:val="18"/>
          <w:lang w:eastAsia="zh-CN"/>
        </w:rPr>
        <w:t>cache</w:t>
      </w:r>
      <w:r>
        <w:rPr>
          <w:rFonts w:ascii="Times New Roman" w:hAnsi="Times New Roman"/>
          <w:sz w:val="18"/>
          <w:szCs w:val="18"/>
          <w:lang w:eastAsia="zh-CN"/>
        </w:rPr>
        <w:t>中，访问它需要</w:t>
      </w:r>
      <w:r>
        <w:rPr>
          <w:rFonts w:ascii="Times New Roman" w:hAnsi="Times New Roman"/>
          <w:sz w:val="18"/>
          <w:szCs w:val="18"/>
          <w:lang w:eastAsia="zh-CN"/>
        </w:rPr>
        <w:t>20 ns</w:t>
      </w:r>
      <w:r>
        <w:rPr>
          <w:rFonts w:ascii="Times New Roman" w:hAnsi="Times New Roman"/>
          <w:sz w:val="18"/>
          <w:szCs w:val="18"/>
          <w:lang w:eastAsia="zh-CN"/>
        </w:rPr>
        <w:t>；如果数据在内存但不在</w:t>
      </w:r>
      <w:r>
        <w:rPr>
          <w:rFonts w:ascii="Times New Roman" w:hAnsi="Times New Roman"/>
          <w:sz w:val="18"/>
          <w:szCs w:val="18"/>
          <w:lang w:eastAsia="zh-CN"/>
        </w:rPr>
        <w:t>cache</w:t>
      </w:r>
      <w:r>
        <w:rPr>
          <w:rFonts w:ascii="Times New Roman" w:hAnsi="Times New Roman"/>
          <w:sz w:val="18"/>
          <w:szCs w:val="18"/>
          <w:lang w:eastAsia="zh-CN"/>
        </w:rPr>
        <w:t>，需要</w:t>
      </w:r>
      <w:r>
        <w:rPr>
          <w:rFonts w:ascii="Times New Roman" w:hAnsi="Times New Roman"/>
          <w:sz w:val="18"/>
          <w:szCs w:val="18"/>
          <w:lang w:eastAsia="zh-CN"/>
        </w:rPr>
        <w:t>60 ns</w:t>
      </w:r>
      <w:r>
        <w:rPr>
          <w:rFonts w:ascii="Times New Roman" w:hAnsi="Times New Roman"/>
          <w:sz w:val="18"/>
          <w:szCs w:val="18"/>
          <w:lang w:eastAsia="zh-CN"/>
        </w:rPr>
        <w:t>将其装入缓存，然后才能访问；如果数据不在内存而在外存，需要</w:t>
      </w:r>
      <w:r>
        <w:rPr>
          <w:rFonts w:ascii="Times New Roman" w:hAnsi="Times New Roman"/>
          <w:sz w:val="18"/>
          <w:szCs w:val="18"/>
          <w:lang w:eastAsia="zh-CN"/>
        </w:rPr>
        <w:t>12 μs</w:t>
      </w:r>
      <w:r>
        <w:rPr>
          <w:rFonts w:ascii="Times New Roman" w:hAnsi="Times New Roman"/>
          <w:sz w:val="18"/>
          <w:szCs w:val="18"/>
          <w:lang w:eastAsia="zh-CN"/>
        </w:rPr>
        <w:t>将其读入内存，然后，用</w:t>
      </w:r>
      <w:r>
        <w:rPr>
          <w:rFonts w:ascii="Times New Roman" w:hAnsi="Times New Roman"/>
          <w:sz w:val="18"/>
          <w:szCs w:val="18"/>
          <w:lang w:eastAsia="zh-CN"/>
        </w:rPr>
        <w:t xml:space="preserve">60 ns </w:t>
      </w:r>
      <w:r>
        <w:rPr>
          <w:rFonts w:ascii="Times New Roman" w:hAnsi="Times New Roman"/>
          <w:sz w:val="18"/>
          <w:szCs w:val="18"/>
          <w:lang w:eastAsia="zh-CN"/>
        </w:rPr>
        <w:t>再读入</w:t>
      </w:r>
      <w:r>
        <w:rPr>
          <w:rFonts w:ascii="Times New Roman" w:hAnsi="Times New Roman"/>
          <w:sz w:val="18"/>
          <w:szCs w:val="18"/>
          <w:lang w:eastAsia="zh-CN"/>
        </w:rPr>
        <w:t>cache</w:t>
      </w:r>
      <w:r>
        <w:rPr>
          <w:rFonts w:ascii="Times New Roman" w:hAnsi="Times New Roman"/>
          <w:sz w:val="18"/>
          <w:szCs w:val="18"/>
          <w:lang w:eastAsia="zh-CN"/>
        </w:rPr>
        <w:t>，然后才能访问。</w:t>
      </w:r>
      <w:r>
        <w:rPr>
          <w:rFonts w:ascii="Times New Roman" w:hAnsi="Times New Roman"/>
          <w:sz w:val="18"/>
          <w:szCs w:val="18"/>
          <w:lang w:eastAsia="zh-CN"/>
        </w:rPr>
        <w:t xml:space="preserve"> </w:t>
      </w:r>
      <w:r>
        <w:rPr>
          <w:rFonts w:ascii="Times New Roman" w:hAnsi="Times New Roman"/>
          <w:sz w:val="18"/>
          <w:szCs w:val="18"/>
          <w:lang w:eastAsia="zh-CN"/>
        </w:rPr>
        <w:t>假设</w:t>
      </w:r>
      <w:r>
        <w:rPr>
          <w:rFonts w:ascii="Times New Roman" w:hAnsi="Times New Roman"/>
          <w:sz w:val="18"/>
          <w:szCs w:val="18"/>
          <w:lang w:eastAsia="zh-CN"/>
        </w:rPr>
        <w:t>cache</w:t>
      </w:r>
      <w:r>
        <w:rPr>
          <w:rFonts w:ascii="Times New Roman" w:hAnsi="Times New Roman"/>
          <w:sz w:val="18"/>
          <w:szCs w:val="18"/>
          <w:lang w:eastAsia="zh-CN"/>
        </w:rPr>
        <w:t>命中率为</w:t>
      </w:r>
      <w:r>
        <w:rPr>
          <w:rFonts w:ascii="Times New Roman" w:hAnsi="Times New Roman"/>
          <w:sz w:val="18"/>
          <w:szCs w:val="18"/>
          <w:lang w:eastAsia="zh-CN"/>
        </w:rPr>
        <w:t>0.9</w:t>
      </w:r>
      <w:r>
        <w:rPr>
          <w:rFonts w:ascii="Times New Roman" w:hAnsi="Times New Roman"/>
          <w:sz w:val="18"/>
          <w:szCs w:val="18"/>
          <w:lang w:eastAsia="zh-CN"/>
        </w:rPr>
        <w:t>，内存命中率为</w:t>
      </w:r>
      <w:r>
        <w:rPr>
          <w:rFonts w:ascii="Times New Roman" w:hAnsi="Times New Roman"/>
          <w:sz w:val="18"/>
          <w:szCs w:val="18"/>
          <w:lang w:eastAsia="zh-CN"/>
        </w:rPr>
        <w:t>0.6</w:t>
      </w:r>
      <w:r>
        <w:rPr>
          <w:rFonts w:ascii="Times New Roman" w:hAnsi="Times New Roman"/>
          <w:sz w:val="18"/>
          <w:szCs w:val="18"/>
          <w:lang w:eastAsia="zh-CN"/>
        </w:rPr>
        <w:t>，则数据平均访问时间是多少（单位：</w:t>
      </w:r>
      <w:r>
        <w:rPr>
          <w:rFonts w:ascii="Times New Roman" w:hAnsi="Times New Roman"/>
          <w:sz w:val="18"/>
          <w:szCs w:val="18"/>
          <w:lang w:eastAsia="zh-CN"/>
        </w:rPr>
        <w:t>ns</w:t>
      </w:r>
      <w:r>
        <w:rPr>
          <w:rFonts w:ascii="Times New Roman" w:hAnsi="Times New Roman"/>
          <w:sz w:val="18"/>
          <w:szCs w:val="18"/>
          <w:lang w:eastAsia="zh-CN"/>
        </w:rPr>
        <w:t>）？</w:t>
      </w:r>
    </w:p>
    <w:p w14:paraId="28244921"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10.  </w:t>
      </w:r>
      <w:r>
        <w:rPr>
          <w:rFonts w:ascii="Times New Roman" w:hAnsi="Times New Roman"/>
          <w:sz w:val="18"/>
          <w:szCs w:val="18"/>
          <w:lang w:eastAsia="zh-CN"/>
        </w:rPr>
        <w:t>有一个分页系统，其页表存放在内存中。（</w:t>
      </w:r>
      <w:r>
        <w:rPr>
          <w:rFonts w:ascii="Times New Roman" w:hAnsi="Times New Roman"/>
          <w:sz w:val="18"/>
          <w:szCs w:val="18"/>
          <w:lang w:eastAsia="zh-CN"/>
        </w:rPr>
        <w:t>1</w:t>
      </w:r>
      <w:r>
        <w:rPr>
          <w:rFonts w:ascii="Times New Roman" w:hAnsi="Times New Roman"/>
          <w:sz w:val="18"/>
          <w:szCs w:val="18"/>
          <w:lang w:eastAsia="zh-CN"/>
        </w:rPr>
        <w:t>）如果对内存的一次存取需要</w:t>
      </w:r>
      <w:r>
        <w:rPr>
          <w:rFonts w:ascii="Times New Roman" w:hAnsi="Times New Roman"/>
          <w:sz w:val="18"/>
          <w:szCs w:val="18"/>
          <w:lang w:eastAsia="zh-CN"/>
        </w:rPr>
        <w:t>1.2 μs</w:t>
      </w:r>
      <w:r>
        <w:rPr>
          <w:rFonts w:ascii="Times New Roman" w:hAnsi="Times New Roman"/>
          <w:sz w:val="18"/>
          <w:szCs w:val="18"/>
          <w:lang w:eastAsia="zh-CN"/>
        </w:rPr>
        <w:t>，试问实现一次页面访问的存取需花费多少时间？（</w:t>
      </w:r>
      <w:r>
        <w:rPr>
          <w:rFonts w:ascii="Times New Roman" w:hAnsi="Times New Roman"/>
          <w:sz w:val="18"/>
          <w:szCs w:val="18"/>
          <w:lang w:eastAsia="zh-CN"/>
        </w:rPr>
        <w:t>2</w:t>
      </w:r>
      <w:r>
        <w:rPr>
          <w:rFonts w:ascii="Times New Roman" w:hAnsi="Times New Roman"/>
          <w:sz w:val="18"/>
          <w:szCs w:val="18"/>
          <w:lang w:eastAsia="zh-CN"/>
        </w:rPr>
        <w:t>）若系统配置了相联存储器，命中率为</w:t>
      </w:r>
      <w:r>
        <w:rPr>
          <w:rFonts w:ascii="Times New Roman" w:hAnsi="Times New Roman"/>
          <w:sz w:val="18"/>
          <w:szCs w:val="18"/>
          <w:lang w:eastAsia="zh-CN"/>
        </w:rPr>
        <w:t>80</w:t>
      </w:r>
      <w:r>
        <w:rPr>
          <w:rFonts w:ascii="Times New Roman" w:hAnsi="Times New Roman"/>
          <w:sz w:val="18"/>
          <w:szCs w:val="18"/>
          <w:lang w:eastAsia="zh-CN"/>
        </w:rPr>
        <w:t>％，假定页表表目在相联存储器的查找时间忽略不计，试问实现一次页面访问的存取时间是多少？</w:t>
      </w:r>
    </w:p>
    <w:p w14:paraId="1316321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11.  </w:t>
      </w:r>
      <w:r>
        <w:rPr>
          <w:rFonts w:ascii="Times New Roman" w:hAnsi="Times New Roman"/>
          <w:sz w:val="18"/>
          <w:szCs w:val="18"/>
          <w:lang w:eastAsia="zh-CN"/>
        </w:rPr>
        <w:t>给定段表如下：</w:t>
      </w:r>
    </w:p>
    <w:tbl>
      <w:tblPr>
        <w:tblW w:w="0" w:type="auto"/>
        <w:tblInd w:w="167" w:type="dxa"/>
        <w:tblLayout w:type="fixed"/>
        <w:tblCellMar>
          <w:left w:w="0" w:type="dxa"/>
          <w:right w:w="0" w:type="dxa"/>
        </w:tblCellMar>
        <w:tblLook w:val="0000" w:firstRow="0" w:lastRow="0" w:firstColumn="0" w:lastColumn="0" w:noHBand="0" w:noVBand="0"/>
      </w:tblPr>
      <w:tblGrid>
        <w:gridCol w:w="1960"/>
        <w:gridCol w:w="2976"/>
        <w:gridCol w:w="2268"/>
      </w:tblGrid>
      <w:tr w:rsidR="007319B1" w14:paraId="76F8AA7C" w14:textId="77777777">
        <w:trPr>
          <w:trHeight w:hRule="exact" w:val="360"/>
        </w:trPr>
        <w:tc>
          <w:tcPr>
            <w:tcW w:w="1960" w:type="dxa"/>
          </w:tcPr>
          <w:p w14:paraId="558D1BB6" w14:textId="77777777" w:rsidR="007319B1" w:rsidRDefault="007319B1">
            <w:pPr>
              <w:spacing w:after="0"/>
              <w:ind w:right="1012"/>
              <w:jc w:val="center"/>
              <w:rPr>
                <w:rFonts w:ascii="Times New Roman" w:hAnsi="Times New Roman"/>
                <w:sz w:val="18"/>
                <w:szCs w:val="18"/>
              </w:rPr>
            </w:pPr>
            <w:r>
              <w:rPr>
                <w:rFonts w:ascii="Times New Roman" w:hAnsi="Times New Roman"/>
                <w:sz w:val="18"/>
                <w:szCs w:val="18"/>
              </w:rPr>
              <w:t>段号</w:t>
            </w:r>
          </w:p>
        </w:tc>
        <w:tc>
          <w:tcPr>
            <w:tcW w:w="2976" w:type="dxa"/>
          </w:tcPr>
          <w:p w14:paraId="216CF028" w14:textId="77777777" w:rsidR="007319B1" w:rsidRDefault="007319B1">
            <w:pPr>
              <w:spacing w:after="0"/>
              <w:ind w:leftChars="128" w:left="673" w:right="921" w:hangingChars="217" w:hanging="391"/>
              <w:rPr>
                <w:rFonts w:ascii="Times New Roman" w:hAnsi="Times New Roman"/>
                <w:sz w:val="18"/>
                <w:szCs w:val="18"/>
              </w:rPr>
            </w:pPr>
            <w:r>
              <w:rPr>
                <w:rFonts w:ascii="Times New Roman" w:hAnsi="Times New Roman"/>
                <w:sz w:val="18"/>
                <w:szCs w:val="18"/>
              </w:rPr>
              <w:t>段首址</w:t>
            </w:r>
          </w:p>
        </w:tc>
        <w:tc>
          <w:tcPr>
            <w:tcW w:w="2268" w:type="dxa"/>
          </w:tcPr>
          <w:p w14:paraId="6B45FC9B" w14:textId="77777777" w:rsidR="007319B1" w:rsidRDefault="007319B1">
            <w:pPr>
              <w:spacing w:after="0"/>
              <w:ind w:leftChars="64" w:left="141" w:right="922"/>
              <w:rPr>
                <w:rFonts w:ascii="Times New Roman" w:hAnsi="Times New Roman"/>
                <w:sz w:val="18"/>
                <w:szCs w:val="18"/>
                <w:lang w:eastAsia="zh-CN"/>
              </w:rPr>
            </w:pPr>
            <w:r>
              <w:rPr>
                <w:rFonts w:ascii="Times New Roman" w:hAnsi="Times New Roman"/>
                <w:sz w:val="18"/>
                <w:szCs w:val="18"/>
              </w:rPr>
              <w:t>段</w:t>
            </w:r>
            <w:r>
              <w:rPr>
                <w:rFonts w:ascii="Times New Roman" w:hAnsi="Times New Roman"/>
                <w:sz w:val="18"/>
                <w:szCs w:val="18"/>
              </w:rPr>
              <w:t xml:space="preserve"> </w:t>
            </w:r>
            <w:r>
              <w:rPr>
                <w:rFonts w:ascii="Times New Roman" w:hAnsi="Times New Roman"/>
                <w:sz w:val="18"/>
                <w:szCs w:val="18"/>
              </w:rPr>
              <w:t>长</w:t>
            </w:r>
          </w:p>
        </w:tc>
      </w:tr>
      <w:tr w:rsidR="007319B1" w14:paraId="75C52ABC" w14:textId="77777777">
        <w:trPr>
          <w:trHeight w:hRule="exact" w:val="358"/>
        </w:trPr>
        <w:tc>
          <w:tcPr>
            <w:tcW w:w="1960" w:type="dxa"/>
          </w:tcPr>
          <w:p w14:paraId="3CB151B4" w14:textId="77777777" w:rsidR="007319B1" w:rsidRDefault="007319B1">
            <w:pPr>
              <w:spacing w:after="0"/>
              <w:ind w:right="1012"/>
              <w:jc w:val="center"/>
              <w:rPr>
                <w:rFonts w:ascii="Times New Roman" w:hAnsi="Times New Roman"/>
                <w:sz w:val="18"/>
                <w:szCs w:val="18"/>
              </w:rPr>
            </w:pPr>
            <w:r>
              <w:rPr>
                <w:rFonts w:ascii="Times New Roman" w:hAnsi="Times New Roman"/>
                <w:sz w:val="18"/>
                <w:szCs w:val="18"/>
              </w:rPr>
              <w:t>０</w:t>
            </w:r>
          </w:p>
        </w:tc>
        <w:tc>
          <w:tcPr>
            <w:tcW w:w="2976" w:type="dxa"/>
          </w:tcPr>
          <w:p w14:paraId="79984D90" w14:textId="77777777" w:rsidR="007319B1" w:rsidRDefault="007319B1">
            <w:pPr>
              <w:spacing w:after="0"/>
              <w:ind w:leftChars="128" w:left="673" w:right="1234" w:hangingChars="217" w:hanging="391"/>
              <w:rPr>
                <w:rFonts w:ascii="Times New Roman" w:hAnsi="Times New Roman"/>
                <w:sz w:val="18"/>
                <w:szCs w:val="18"/>
              </w:rPr>
            </w:pPr>
            <w:r>
              <w:rPr>
                <w:rFonts w:ascii="Times New Roman" w:hAnsi="Times New Roman"/>
                <w:sz w:val="18"/>
                <w:szCs w:val="18"/>
              </w:rPr>
              <w:t>２１９</w:t>
            </w:r>
          </w:p>
        </w:tc>
        <w:tc>
          <w:tcPr>
            <w:tcW w:w="2268" w:type="dxa"/>
          </w:tcPr>
          <w:p w14:paraId="62E49215" w14:textId="77777777" w:rsidR="007319B1" w:rsidRDefault="007319B1">
            <w:pPr>
              <w:spacing w:after="0"/>
              <w:ind w:leftChars="64" w:left="141" w:right="1148"/>
              <w:rPr>
                <w:rFonts w:ascii="Times New Roman" w:hAnsi="Times New Roman"/>
                <w:sz w:val="18"/>
                <w:szCs w:val="18"/>
              </w:rPr>
            </w:pPr>
            <w:r>
              <w:rPr>
                <w:rFonts w:ascii="Times New Roman" w:hAnsi="Times New Roman"/>
                <w:sz w:val="18"/>
                <w:szCs w:val="18"/>
              </w:rPr>
              <w:t>６００</w:t>
            </w:r>
          </w:p>
        </w:tc>
      </w:tr>
      <w:tr w:rsidR="007319B1" w14:paraId="1382AD6F" w14:textId="77777777">
        <w:trPr>
          <w:trHeight w:hRule="exact" w:val="358"/>
        </w:trPr>
        <w:tc>
          <w:tcPr>
            <w:tcW w:w="1960" w:type="dxa"/>
          </w:tcPr>
          <w:p w14:paraId="280558D9" w14:textId="77777777" w:rsidR="007319B1" w:rsidRDefault="007319B1">
            <w:pPr>
              <w:spacing w:after="0"/>
              <w:ind w:right="1012"/>
              <w:jc w:val="center"/>
              <w:rPr>
                <w:rFonts w:ascii="Times New Roman" w:hAnsi="Times New Roman"/>
                <w:sz w:val="18"/>
                <w:szCs w:val="18"/>
              </w:rPr>
            </w:pPr>
            <w:r>
              <w:rPr>
                <w:rFonts w:ascii="Times New Roman" w:hAnsi="Times New Roman"/>
                <w:sz w:val="18"/>
                <w:szCs w:val="18"/>
              </w:rPr>
              <w:t>１</w:t>
            </w:r>
          </w:p>
        </w:tc>
        <w:tc>
          <w:tcPr>
            <w:tcW w:w="2976" w:type="dxa"/>
          </w:tcPr>
          <w:p w14:paraId="702E3BB2" w14:textId="77777777" w:rsidR="007319B1" w:rsidRDefault="007319B1">
            <w:pPr>
              <w:spacing w:after="0"/>
              <w:ind w:leftChars="128" w:left="673" w:right="1169" w:hangingChars="217" w:hanging="391"/>
              <w:rPr>
                <w:rFonts w:ascii="Times New Roman" w:hAnsi="Times New Roman"/>
                <w:sz w:val="18"/>
                <w:szCs w:val="18"/>
              </w:rPr>
            </w:pPr>
            <w:r>
              <w:rPr>
                <w:rFonts w:ascii="Times New Roman" w:hAnsi="Times New Roman"/>
                <w:sz w:val="18"/>
                <w:szCs w:val="18"/>
              </w:rPr>
              <w:t>２３００</w:t>
            </w:r>
          </w:p>
        </w:tc>
        <w:tc>
          <w:tcPr>
            <w:tcW w:w="2268" w:type="dxa"/>
          </w:tcPr>
          <w:p w14:paraId="38B504B7" w14:textId="77777777" w:rsidR="007319B1" w:rsidRDefault="007319B1">
            <w:pPr>
              <w:spacing w:after="0"/>
              <w:ind w:leftChars="64" w:left="141" w:right="1192"/>
              <w:rPr>
                <w:rFonts w:ascii="Times New Roman" w:hAnsi="Times New Roman"/>
                <w:sz w:val="18"/>
                <w:szCs w:val="18"/>
              </w:rPr>
            </w:pPr>
            <w:r>
              <w:rPr>
                <w:rFonts w:ascii="Times New Roman" w:hAnsi="Times New Roman"/>
                <w:sz w:val="18"/>
                <w:szCs w:val="18"/>
              </w:rPr>
              <w:t>１４</w:t>
            </w:r>
          </w:p>
        </w:tc>
      </w:tr>
      <w:tr w:rsidR="007319B1" w14:paraId="5634B62D" w14:textId="77777777">
        <w:trPr>
          <w:trHeight w:hRule="exact" w:val="360"/>
        </w:trPr>
        <w:tc>
          <w:tcPr>
            <w:tcW w:w="1960" w:type="dxa"/>
          </w:tcPr>
          <w:p w14:paraId="174443B5" w14:textId="77777777" w:rsidR="007319B1" w:rsidRDefault="007319B1">
            <w:pPr>
              <w:spacing w:after="0"/>
              <w:ind w:right="1012"/>
              <w:jc w:val="center"/>
              <w:rPr>
                <w:rFonts w:ascii="Times New Roman" w:hAnsi="Times New Roman"/>
                <w:sz w:val="18"/>
                <w:szCs w:val="18"/>
              </w:rPr>
            </w:pPr>
            <w:r>
              <w:rPr>
                <w:rFonts w:ascii="Times New Roman" w:hAnsi="Times New Roman"/>
                <w:sz w:val="18"/>
                <w:szCs w:val="18"/>
              </w:rPr>
              <w:t>２</w:t>
            </w:r>
          </w:p>
        </w:tc>
        <w:tc>
          <w:tcPr>
            <w:tcW w:w="2976" w:type="dxa"/>
          </w:tcPr>
          <w:p w14:paraId="30E63C10" w14:textId="77777777" w:rsidR="007319B1" w:rsidRDefault="007319B1">
            <w:pPr>
              <w:spacing w:after="0"/>
              <w:ind w:leftChars="128" w:left="673" w:right="1279" w:hangingChars="217" w:hanging="391"/>
              <w:rPr>
                <w:rFonts w:ascii="Times New Roman" w:hAnsi="Times New Roman"/>
                <w:sz w:val="18"/>
                <w:szCs w:val="18"/>
              </w:rPr>
            </w:pPr>
            <w:r>
              <w:rPr>
                <w:rFonts w:ascii="Times New Roman" w:hAnsi="Times New Roman"/>
                <w:sz w:val="18"/>
                <w:szCs w:val="18"/>
              </w:rPr>
              <w:t>９０</w:t>
            </w:r>
          </w:p>
        </w:tc>
        <w:tc>
          <w:tcPr>
            <w:tcW w:w="2268" w:type="dxa"/>
          </w:tcPr>
          <w:p w14:paraId="0B9B0C54" w14:textId="77777777" w:rsidR="007319B1" w:rsidRDefault="007319B1">
            <w:pPr>
              <w:spacing w:after="0"/>
              <w:ind w:leftChars="64" w:left="141" w:right="1148"/>
              <w:rPr>
                <w:rFonts w:ascii="Times New Roman" w:hAnsi="Times New Roman"/>
                <w:sz w:val="18"/>
                <w:szCs w:val="18"/>
              </w:rPr>
            </w:pPr>
            <w:r>
              <w:rPr>
                <w:rFonts w:ascii="Times New Roman" w:hAnsi="Times New Roman"/>
                <w:sz w:val="18"/>
                <w:szCs w:val="18"/>
              </w:rPr>
              <w:t>１００</w:t>
            </w:r>
          </w:p>
        </w:tc>
      </w:tr>
      <w:tr w:rsidR="007319B1" w14:paraId="568EBCC4" w14:textId="77777777">
        <w:trPr>
          <w:trHeight w:hRule="exact" w:val="360"/>
        </w:trPr>
        <w:tc>
          <w:tcPr>
            <w:tcW w:w="1960" w:type="dxa"/>
          </w:tcPr>
          <w:p w14:paraId="3F3DB703" w14:textId="77777777" w:rsidR="007319B1" w:rsidRDefault="007319B1">
            <w:pPr>
              <w:spacing w:after="0"/>
              <w:ind w:right="1012"/>
              <w:jc w:val="center"/>
              <w:rPr>
                <w:rFonts w:ascii="Times New Roman" w:hAnsi="Times New Roman"/>
                <w:sz w:val="18"/>
                <w:szCs w:val="18"/>
              </w:rPr>
            </w:pPr>
            <w:r>
              <w:rPr>
                <w:rFonts w:ascii="Times New Roman" w:hAnsi="Times New Roman"/>
                <w:sz w:val="18"/>
                <w:szCs w:val="18"/>
              </w:rPr>
              <w:t>３</w:t>
            </w:r>
          </w:p>
        </w:tc>
        <w:tc>
          <w:tcPr>
            <w:tcW w:w="2976" w:type="dxa"/>
          </w:tcPr>
          <w:p w14:paraId="3DA2BFB0" w14:textId="77777777" w:rsidR="007319B1" w:rsidRDefault="007319B1">
            <w:pPr>
              <w:spacing w:after="0"/>
              <w:ind w:leftChars="128" w:left="673" w:right="1169" w:hangingChars="217" w:hanging="391"/>
              <w:rPr>
                <w:rFonts w:ascii="Times New Roman" w:hAnsi="Times New Roman"/>
                <w:sz w:val="18"/>
                <w:szCs w:val="18"/>
              </w:rPr>
            </w:pPr>
            <w:r>
              <w:rPr>
                <w:rFonts w:ascii="Times New Roman" w:hAnsi="Times New Roman"/>
                <w:sz w:val="18"/>
                <w:szCs w:val="18"/>
              </w:rPr>
              <w:t>１３２７</w:t>
            </w:r>
          </w:p>
        </w:tc>
        <w:tc>
          <w:tcPr>
            <w:tcW w:w="2268" w:type="dxa"/>
          </w:tcPr>
          <w:p w14:paraId="27A0955C" w14:textId="77777777" w:rsidR="007319B1" w:rsidRDefault="007319B1">
            <w:pPr>
              <w:spacing w:after="0"/>
              <w:ind w:leftChars="64" w:left="141" w:right="1148"/>
              <w:rPr>
                <w:rFonts w:ascii="Times New Roman" w:hAnsi="Times New Roman"/>
                <w:sz w:val="18"/>
                <w:szCs w:val="18"/>
              </w:rPr>
            </w:pPr>
            <w:r>
              <w:rPr>
                <w:rFonts w:ascii="Times New Roman" w:hAnsi="Times New Roman"/>
                <w:sz w:val="18"/>
                <w:szCs w:val="18"/>
              </w:rPr>
              <w:t>５８０</w:t>
            </w:r>
          </w:p>
        </w:tc>
      </w:tr>
      <w:tr w:rsidR="007319B1" w14:paraId="16E55D80" w14:textId="77777777">
        <w:trPr>
          <w:trHeight w:hRule="exact" w:val="358"/>
        </w:trPr>
        <w:tc>
          <w:tcPr>
            <w:tcW w:w="1960" w:type="dxa"/>
          </w:tcPr>
          <w:p w14:paraId="3CEC9CF2" w14:textId="77777777" w:rsidR="007319B1" w:rsidRDefault="007319B1">
            <w:pPr>
              <w:spacing w:after="0"/>
              <w:ind w:right="1012"/>
              <w:jc w:val="center"/>
              <w:rPr>
                <w:rFonts w:ascii="Times New Roman" w:hAnsi="Times New Roman"/>
                <w:sz w:val="18"/>
                <w:szCs w:val="18"/>
              </w:rPr>
            </w:pPr>
            <w:r>
              <w:rPr>
                <w:rFonts w:ascii="Times New Roman" w:hAnsi="Times New Roman"/>
                <w:sz w:val="18"/>
                <w:szCs w:val="18"/>
              </w:rPr>
              <w:t>４</w:t>
            </w:r>
          </w:p>
        </w:tc>
        <w:tc>
          <w:tcPr>
            <w:tcW w:w="2976" w:type="dxa"/>
          </w:tcPr>
          <w:p w14:paraId="5C4DBF69" w14:textId="77777777" w:rsidR="007319B1" w:rsidRDefault="007319B1">
            <w:pPr>
              <w:spacing w:after="0"/>
              <w:ind w:leftChars="128" w:left="673" w:right="1166" w:hangingChars="217" w:hanging="391"/>
              <w:rPr>
                <w:rFonts w:ascii="Times New Roman" w:hAnsi="Times New Roman"/>
                <w:sz w:val="18"/>
                <w:szCs w:val="18"/>
              </w:rPr>
            </w:pPr>
            <w:r>
              <w:rPr>
                <w:rFonts w:ascii="Times New Roman" w:hAnsi="Times New Roman"/>
                <w:sz w:val="18"/>
                <w:szCs w:val="18"/>
              </w:rPr>
              <w:t>１９５２</w:t>
            </w:r>
          </w:p>
        </w:tc>
        <w:tc>
          <w:tcPr>
            <w:tcW w:w="2268" w:type="dxa"/>
          </w:tcPr>
          <w:p w14:paraId="2DB514A2" w14:textId="77777777" w:rsidR="007319B1" w:rsidRDefault="007319B1">
            <w:pPr>
              <w:spacing w:after="0"/>
              <w:ind w:leftChars="64" w:left="141" w:right="1192"/>
              <w:rPr>
                <w:rFonts w:ascii="Times New Roman" w:hAnsi="Times New Roman"/>
                <w:sz w:val="18"/>
                <w:szCs w:val="18"/>
              </w:rPr>
            </w:pPr>
            <w:r>
              <w:rPr>
                <w:rFonts w:ascii="Times New Roman" w:hAnsi="Times New Roman"/>
                <w:sz w:val="18"/>
                <w:szCs w:val="18"/>
              </w:rPr>
              <w:t>９６</w:t>
            </w:r>
          </w:p>
        </w:tc>
      </w:tr>
    </w:tbl>
    <w:p w14:paraId="7840B863" w14:textId="77777777" w:rsidR="007319B1" w:rsidRDefault="007319B1">
      <w:pPr>
        <w:spacing w:before="2" w:after="0" w:line="360" w:lineRule="auto"/>
        <w:ind w:right="44"/>
        <w:rPr>
          <w:rFonts w:ascii="Times New Roman" w:hAnsi="Times New Roman"/>
          <w:sz w:val="18"/>
          <w:szCs w:val="18"/>
          <w:lang w:eastAsia="zh-CN"/>
        </w:rPr>
      </w:pPr>
      <w:r>
        <w:rPr>
          <w:rFonts w:ascii="Times New Roman" w:hAnsi="Times New Roman"/>
          <w:sz w:val="18"/>
          <w:szCs w:val="18"/>
          <w:lang w:eastAsia="zh-CN"/>
        </w:rPr>
        <w:t>给定地址为段号和位数：（</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430</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400</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50</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＞，试求出对应的内存物理地址。</w:t>
      </w:r>
    </w:p>
    <w:p w14:paraId="65EE9357"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12.  </w:t>
      </w:r>
      <w:r>
        <w:rPr>
          <w:rFonts w:ascii="Times New Roman" w:hAnsi="Times New Roman"/>
          <w:sz w:val="18"/>
          <w:szCs w:val="18"/>
          <w:lang w:eastAsia="zh-CN"/>
        </w:rPr>
        <w:t>某计算机系统提供</w:t>
      </w:r>
      <w:r>
        <w:rPr>
          <w:rFonts w:ascii="Times New Roman" w:hAnsi="Times New Roman"/>
          <w:sz w:val="18"/>
          <w:szCs w:val="18"/>
          <w:lang w:eastAsia="zh-CN"/>
        </w:rPr>
        <w:t>24</w:t>
      </w:r>
      <w:r>
        <w:rPr>
          <w:rFonts w:ascii="Times New Roman" w:hAnsi="Times New Roman"/>
          <w:sz w:val="18"/>
          <w:szCs w:val="18"/>
          <w:lang w:eastAsia="zh-CN"/>
        </w:rPr>
        <w:t>位虚存空间，内存空间为</w:t>
      </w:r>
      <w:r>
        <w:rPr>
          <w:rFonts w:ascii="Times New Roman" w:hAnsi="Times New Roman"/>
          <w:sz w:val="18"/>
          <w:szCs w:val="18"/>
          <w:lang w:eastAsia="zh-CN"/>
        </w:rPr>
        <w:t>218 B</w:t>
      </w:r>
      <w:r>
        <w:rPr>
          <w:rFonts w:ascii="Times New Roman" w:hAnsi="Times New Roman"/>
          <w:sz w:val="18"/>
          <w:szCs w:val="18"/>
          <w:lang w:eastAsia="zh-CN"/>
        </w:rPr>
        <w:t>，采用分页式虚存管理，页面尺寸为</w:t>
      </w:r>
      <w:r>
        <w:rPr>
          <w:rFonts w:ascii="Times New Roman" w:hAnsi="Times New Roman"/>
          <w:sz w:val="18"/>
          <w:szCs w:val="18"/>
          <w:lang w:eastAsia="zh-CN"/>
        </w:rPr>
        <w:t>1 KB</w:t>
      </w:r>
      <w:r>
        <w:rPr>
          <w:rFonts w:ascii="Times New Roman" w:hAnsi="Times New Roman"/>
          <w:sz w:val="18"/>
          <w:szCs w:val="18"/>
          <w:lang w:eastAsia="zh-CN"/>
        </w:rPr>
        <w:t>。假定应用程序产生虚拟地址</w:t>
      </w:r>
      <w:r>
        <w:rPr>
          <w:rFonts w:ascii="Times New Roman" w:hAnsi="Times New Roman"/>
          <w:sz w:val="18"/>
          <w:szCs w:val="18"/>
          <w:lang w:eastAsia="zh-CN"/>
        </w:rPr>
        <w:t>11123456</w:t>
      </w:r>
      <w:r>
        <w:rPr>
          <w:rFonts w:ascii="Times New Roman" w:hAnsi="Times New Roman"/>
          <w:sz w:val="18"/>
          <w:szCs w:val="18"/>
          <w:lang w:eastAsia="zh-CN"/>
        </w:rPr>
        <w:t>（八进制），而此页面分得的块号为</w:t>
      </w:r>
      <w:r>
        <w:rPr>
          <w:rFonts w:ascii="Times New Roman" w:hAnsi="Times New Roman"/>
          <w:sz w:val="18"/>
          <w:szCs w:val="18"/>
          <w:lang w:eastAsia="zh-CN"/>
        </w:rPr>
        <w:t>100</w:t>
      </w:r>
      <w:r>
        <w:rPr>
          <w:rFonts w:ascii="Times New Roman" w:hAnsi="Times New Roman"/>
          <w:sz w:val="18"/>
          <w:szCs w:val="18"/>
          <w:lang w:eastAsia="zh-CN"/>
        </w:rPr>
        <w:t>（八进制），说明此系统如何产生相应</w:t>
      </w:r>
      <w:r>
        <w:rPr>
          <w:rFonts w:ascii="Times New Roman" w:hAnsi="Times New Roman"/>
          <w:sz w:val="18"/>
          <w:szCs w:val="18"/>
          <w:lang w:eastAsia="zh-CN"/>
        </w:rPr>
        <w:t xml:space="preserve"> </w:t>
      </w:r>
      <w:r>
        <w:rPr>
          <w:rFonts w:ascii="Times New Roman" w:hAnsi="Times New Roman"/>
          <w:sz w:val="18"/>
          <w:szCs w:val="18"/>
          <w:lang w:eastAsia="zh-CN"/>
        </w:rPr>
        <w:t>的物理地址并写出物理地址。</w:t>
      </w:r>
    </w:p>
    <w:p w14:paraId="0C9767A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13.  </w:t>
      </w:r>
      <w:r>
        <w:rPr>
          <w:rFonts w:ascii="Times New Roman" w:hAnsi="Times New Roman"/>
          <w:sz w:val="18"/>
          <w:szCs w:val="18"/>
          <w:lang w:eastAsia="zh-CN"/>
        </w:rPr>
        <w:t>内存中有两个空闲区如下图所示，现有作业序列依次为：</w:t>
      </w:r>
      <w:r>
        <w:rPr>
          <w:rFonts w:ascii="Times New Roman" w:hAnsi="Times New Roman"/>
          <w:sz w:val="18"/>
          <w:szCs w:val="18"/>
          <w:lang w:eastAsia="zh-CN"/>
        </w:rPr>
        <w:t>Job1</w:t>
      </w:r>
      <w:r>
        <w:rPr>
          <w:rFonts w:ascii="Times New Roman" w:hAnsi="Times New Roman"/>
          <w:sz w:val="18"/>
          <w:szCs w:val="18"/>
          <w:lang w:eastAsia="zh-CN"/>
        </w:rPr>
        <w:t>要求</w:t>
      </w:r>
      <w:r>
        <w:rPr>
          <w:rFonts w:ascii="Times New Roman" w:hAnsi="Times New Roman"/>
          <w:sz w:val="18"/>
          <w:szCs w:val="18"/>
          <w:lang w:eastAsia="zh-CN"/>
        </w:rPr>
        <w:t>30 KB</w:t>
      </w:r>
      <w:r>
        <w:rPr>
          <w:rFonts w:ascii="Times New Roman" w:hAnsi="Times New Roman"/>
          <w:sz w:val="18"/>
          <w:szCs w:val="18"/>
          <w:lang w:eastAsia="zh-CN"/>
        </w:rPr>
        <w:t>；</w:t>
      </w:r>
      <w:r>
        <w:rPr>
          <w:rFonts w:ascii="Times New Roman" w:hAnsi="Times New Roman"/>
          <w:sz w:val="18"/>
          <w:szCs w:val="18"/>
          <w:lang w:eastAsia="zh-CN"/>
        </w:rPr>
        <w:t>Job2</w:t>
      </w:r>
      <w:r>
        <w:rPr>
          <w:rFonts w:ascii="Times New Roman" w:hAnsi="Times New Roman"/>
          <w:sz w:val="18"/>
          <w:szCs w:val="18"/>
          <w:lang w:eastAsia="zh-CN"/>
        </w:rPr>
        <w:t>要求</w:t>
      </w:r>
      <w:r>
        <w:rPr>
          <w:rFonts w:ascii="Times New Roman" w:hAnsi="Times New Roman"/>
          <w:sz w:val="18"/>
          <w:szCs w:val="18"/>
          <w:lang w:eastAsia="zh-CN"/>
        </w:rPr>
        <w:t>70 KB</w:t>
      </w:r>
      <w:r>
        <w:rPr>
          <w:rFonts w:ascii="Times New Roman" w:hAnsi="Times New Roman"/>
          <w:sz w:val="18"/>
          <w:szCs w:val="18"/>
          <w:lang w:eastAsia="zh-CN"/>
        </w:rPr>
        <w:t>；</w:t>
      </w:r>
      <w:r>
        <w:rPr>
          <w:rFonts w:ascii="Times New Roman" w:hAnsi="Times New Roman"/>
          <w:sz w:val="18"/>
          <w:szCs w:val="18"/>
          <w:lang w:eastAsia="zh-CN"/>
        </w:rPr>
        <w:t>Job3</w:t>
      </w:r>
      <w:r>
        <w:rPr>
          <w:rFonts w:ascii="Times New Roman" w:hAnsi="Times New Roman"/>
          <w:sz w:val="18"/>
          <w:szCs w:val="18"/>
          <w:lang w:eastAsia="zh-CN"/>
        </w:rPr>
        <w:t>要求</w:t>
      </w:r>
      <w:r>
        <w:rPr>
          <w:rFonts w:ascii="Times New Roman" w:hAnsi="Times New Roman"/>
          <w:sz w:val="18"/>
          <w:szCs w:val="18"/>
          <w:lang w:eastAsia="zh-CN"/>
        </w:rPr>
        <w:t>50 KB</w:t>
      </w:r>
      <w:r>
        <w:rPr>
          <w:rFonts w:ascii="Times New Roman" w:hAnsi="Times New Roman"/>
          <w:sz w:val="18"/>
          <w:szCs w:val="18"/>
          <w:lang w:eastAsia="zh-CN"/>
        </w:rPr>
        <w:t>；使用首次适应、最坏适应和最佳适应算法处理这个作业序列，试问哪种算法可以满足分配要求？为什么？</w:t>
      </w:r>
    </w:p>
    <w:p w14:paraId="2770D6A7"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pacing w:val="-1"/>
          <w:position w:val="-1"/>
          <w:sz w:val="18"/>
          <w:szCs w:val="18"/>
          <w:lang w:eastAsia="zh-CN"/>
        </w:rPr>
        <mc:AlternateContent>
          <mc:Choice Requires="wpg">
            <w:drawing>
              <wp:anchor distT="0" distB="0" distL="114300" distR="114300" simplePos="0" relativeHeight="251639296" behindDoc="1" locked="0" layoutInCell="1" allowOverlap="1" wp14:anchorId="6169C0D3" wp14:editId="298B9210">
                <wp:simplePos x="0" y="0"/>
                <wp:positionH relativeFrom="page">
                  <wp:posOffset>2313305</wp:posOffset>
                </wp:positionH>
                <wp:positionV relativeFrom="paragraph">
                  <wp:posOffset>8255</wp:posOffset>
                </wp:positionV>
                <wp:extent cx="1516380" cy="847090"/>
                <wp:effectExtent l="0" t="0" r="0" b="1905"/>
                <wp:wrapNone/>
                <wp:docPr id="21"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6380" cy="847090"/>
                          <a:chOff x="3643" y="423"/>
                          <a:chExt cx="2388" cy="1334"/>
                        </a:xfrm>
                      </wpg:grpSpPr>
                      <wpg:grpSp>
                        <wpg:cNvPr id="22" name="组合 11"/>
                        <wpg:cNvGrpSpPr>
                          <a:grpSpLocks/>
                        </wpg:cNvGrpSpPr>
                        <wpg:grpSpPr bwMode="auto">
                          <a:xfrm>
                            <a:off x="3646" y="426"/>
                            <a:ext cx="2383" cy="1330"/>
                            <a:chOff x="3646" y="426"/>
                            <a:chExt cx="2383" cy="1330"/>
                          </a:xfrm>
                        </wpg:grpSpPr>
                        <wps:wsp>
                          <wps:cNvPr id="23" name="任意多边形 13"/>
                          <wps:cNvSpPr>
                            <a:spLocks/>
                          </wps:cNvSpPr>
                          <wps:spPr bwMode="auto">
                            <a:xfrm>
                              <a:off x="3646" y="426"/>
                              <a:ext cx="2383" cy="1330"/>
                            </a:xfrm>
                            <a:custGeom>
                              <a:avLst/>
                              <a:gdLst>
                                <a:gd name="T0" fmla="+- 0 3646 3646"/>
                                <a:gd name="T1" fmla="*/ T0 w 2383"/>
                                <a:gd name="T2" fmla="+- 0 1755 426"/>
                                <a:gd name="T3" fmla="*/ 1755 h 1330"/>
                                <a:gd name="T4" fmla="+- 0 6029 3646"/>
                                <a:gd name="T5" fmla="*/ T4 w 2383"/>
                                <a:gd name="T6" fmla="+- 0 1755 426"/>
                                <a:gd name="T7" fmla="*/ 1755 h 1330"/>
                                <a:gd name="T8" fmla="+- 0 6029 3646"/>
                                <a:gd name="T9" fmla="*/ T8 w 2383"/>
                                <a:gd name="T10" fmla="+- 0 426 426"/>
                                <a:gd name="T11" fmla="*/ 426 h 1330"/>
                                <a:gd name="T12" fmla="+- 0 3646 3646"/>
                                <a:gd name="T13" fmla="*/ T12 w 2383"/>
                                <a:gd name="T14" fmla="+- 0 426 426"/>
                                <a:gd name="T15" fmla="*/ 426 h 1330"/>
                                <a:gd name="T16" fmla="+- 0 3646 3646"/>
                                <a:gd name="T17" fmla="*/ T16 w 2383"/>
                                <a:gd name="T18" fmla="+- 0 1755 426"/>
                                <a:gd name="T19" fmla="*/ 1755 h 1330"/>
                              </a:gdLst>
                              <a:ahLst/>
                              <a:cxnLst>
                                <a:cxn ang="0">
                                  <a:pos x="T1" y="T3"/>
                                </a:cxn>
                                <a:cxn ang="0">
                                  <a:pos x="T5" y="T7"/>
                                </a:cxn>
                                <a:cxn ang="0">
                                  <a:pos x="T9" y="T11"/>
                                </a:cxn>
                                <a:cxn ang="0">
                                  <a:pos x="T13" y="T15"/>
                                </a:cxn>
                                <a:cxn ang="0">
                                  <a:pos x="T17" y="T19"/>
                                </a:cxn>
                              </a:cxnLst>
                              <a:rect l="0" t="0" r="r" b="b"/>
                              <a:pathLst>
                                <a:path w="2383" h="1330">
                                  <a:moveTo>
                                    <a:pt x="0" y="1329"/>
                                  </a:moveTo>
                                  <a:lnTo>
                                    <a:pt x="2383" y="1329"/>
                                  </a:lnTo>
                                  <a:lnTo>
                                    <a:pt x="2383" y="0"/>
                                  </a:lnTo>
                                  <a:lnTo>
                                    <a:pt x="0" y="0"/>
                                  </a:lnTo>
                                  <a:lnTo>
                                    <a:pt x="0" y="1329"/>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图片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3643" y="423"/>
                              <a:ext cx="2388"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04BBFC7D" id="组合 10" o:spid="_x0000_s1026" style="position:absolute;left:0;text-align:left;margin-left:182.15pt;margin-top:.65pt;width:119.4pt;height:66.7pt;z-index:-251677184;mso-position-horizontal-relative:page" coordorigin="3643,423" coordsize="2388,1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">
                <v:group id="组合 11" o:spid="_x0000_s1027" style="position:absolute;left:3646;top:426;width:2383;height:1330" coordorigin="3646,426" coordsize="2383,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任意多边形 13" o:spid="_x0000_s1028" style="position:absolute;left:3646;top:426;width:2383;height:1330;visibility:visible;mso-wrap-style:square;v-text-anchor:top" coordsize="2383,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" path="m,1329r2383,l2383,,,,,1329e" fillcolor="black" stroked="f">
                    <v:path arrowok="t" o:connecttype="custom" o:connectlocs="0,1755;2383,1755;2383,426;0,426;0,1755" o:connectangles="0,0,0,0,0"/>
                  </v:shape>
                  <v:shape id="图片 12" o:spid="_x0000_s1029" type="#_x0000_t75" style="position:absolute;left:3643;top:423;width:2388;height: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">
                    <v:imagedata r:id="rId64" o:title=""/>
                  </v:shape>
                </v:group>
                <w10:wrap anchorx="page"/>
              </v:group>
            </w:pict>
          </mc:Fallback>
        </mc:AlternateContent>
      </w:r>
    </w:p>
    <w:p w14:paraId="2EE77BBE" w14:textId="77777777" w:rsidR="007319B1" w:rsidRDefault="007319B1">
      <w:pPr>
        <w:spacing w:after="0" w:line="200" w:lineRule="exact"/>
        <w:rPr>
          <w:rFonts w:ascii="Times New Roman" w:hAnsi="Times New Roman"/>
          <w:sz w:val="20"/>
          <w:szCs w:val="20"/>
          <w:lang w:eastAsia="zh-CN"/>
        </w:rPr>
      </w:pPr>
    </w:p>
    <w:p w14:paraId="0182EEE9" w14:textId="77777777" w:rsidR="007319B1" w:rsidRDefault="007319B1">
      <w:pPr>
        <w:spacing w:after="0" w:line="200" w:lineRule="exact"/>
        <w:rPr>
          <w:rFonts w:ascii="Times New Roman" w:hAnsi="Times New Roman"/>
          <w:sz w:val="20"/>
          <w:szCs w:val="20"/>
          <w:lang w:eastAsia="zh-CN"/>
        </w:rPr>
      </w:pPr>
    </w:p>
    <w:p w14:paraId="17140DAE" w14:textId="77777777" w:rsidR="007319B1" w:rsidRDefault="007319B1">
      <w:pPr>
        <w:spacing w:after="0" w:line="200" w:lineRule="exact"/>
        <w:rPr>
          <w:rFonts w:ascii="Times New Roman" w:hAnsi="Times New Roman"/>
          <w:sz w:val="20"/>
          <w:szCs w:val="20"/>
          <w:lang w:eastAsia="zh-CN"/>
        </w:rPr>
      </w:pPr>
    </w:p>
    <w:p w14:paraId="775D860E" w14:textId="77777777" w:rsidR="007319B1" w:rsidRDefault="007319B1">
      <w:pPr>
        <w:spacing w:after="0" w:line="200" w:lineRule="exact"/>
        <w:rPr>
          <w:rFonts w:ascii="Times New Roman" w:hAnsi="Times New Roman"/>
          <w:sz w:val="20"/>
          <w:szCs w:val="20"/>
          <w:lang w:eastAsia="zh-CN"/>
        </w:rPr>
      </w:pPr>
    </w:p>
    <w:p w14:paraId="59ECB51E" w14:textId="77777777" w:rsidR="007319B1" w:rsidRDefault="007319B1">
      <w:pPr>
        <w:spacing w:after="0" w:line="200" w:lineRule="exact"/>
        <w:rPr>
          <w:rFonts w:ascii="Times New Roman" w:hAnsi="Times New Roman"/>
          <w:sz w:val="20"/>
          <w:szCs w:val="20"/>
          <w:lang w:eastAsia="zh-CN"/>
        </w:rPr>
      </w:pPr>
    </w:p>
    <w:p w14:paraId="68ED2307" w14:textId="77777777" w:rsidR="007319B1" w:rsidRDefault="007319B1">
      <w:pPr>
        <w:spacing w:after="0" w:line="200" w:lineRule="exact"/>
        <w:rPr>
          <w:rFonts w:ascii="Times New Roman" w:hAnsi="Times New Roman"/>
          <w:sz w:val="20"/>
          <w:szCs w:val="20"/>
          <w:lang w:eastAsia="zh-CN"/>
        </w:rPr>
      </w:pPr>
    </w:p>
    <w:p w14:paraId="6C65A94B" w14:textId="77777777" w:rsidR="007319B1" w:rsidRDefault="007319B1">
      <w:pPr>
        <w:spacing w:before="6" w:after="0" w:line="280" w:lineRule="exact"/>
        <w:rPr>
          <w:rFonts w:ascii="Times New Roman" w:hAnsi="Times New Roman"/>
          <w:sz w:val="28"/>
          <w:szCs w:val="28"/>
          <w:lang w:eastAsia="zh-CN"/>
        </w:rPr>
      </w:pPr>
    </w:p>
    <w:p w14:paraId="131C95B7"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14.  </w:t>
      </w:r>
      <w:r>
        <w:rPr>
          <w:rFonts w:ascii="Times New Roman" w:hAnsi="Times New Roman"/>
          <w:sz w:val="18"/>
          <w:szCs w:val="18"/>
          <w:lang w:eastAsia="zh-CN"/>
        </w:rPr>
        <w:t>设有一页式存储管理系统，向用户所提供的逻辑地址空间最大为</w:t>
      </w:r>
      <w:r>
        <w:rPr>
          <w:rFonts w:ascii="Times New Roman" w:hAnsi="Times New Roman"/>
          <w:sz w:val="18"/>
          <w:szCs w:val="18"/>
          <w:lang w:eastAsia="zh-CN"/>
        </w:rPr>
        <w:t>16</w:t>
      </w:r>
      <w:r>
        <w:rPr>
          <w:rFonts w:ascii="Times New Roman" w:hAnsi="Times New Roman"/>
          <w:sz w:val="18"/>
          <w:szCs w:val="18"/>
          <w:lang w:eastAsia="zh-CN"/>
        </w:rPr>
        <w:t>页</w:t>
      </w:r>
      <w:r>
        <w:rPr>
          <w:rFonts w:ascii="Times New Roman" w:hAnsi="Times New Roman"/>
          <w:sz w:val="18"/>
          <w:szCs w:val="18"/>
          <w:lang w:eastAsia="zh-CN"/>
        </w:rPr>
        <w:t xml:space="preserve"> </w:t>
      </w:r>
      <w:r>
        <w:rPr>
          <w:rFonts w:ascii="Times New Roman" w:hAnsi="Times New Roman"/>
          <w:sz w:val="18"/>
          <w:szCs w:val="18"/>
          <w:lang w:eastAsia="zh-CN"/>
        </w:rPr>
        <w:t>，每页</w:t>
      </w:r>
      <w:r>
        <w:rPr>
          <w:rFonts w:ascii="Times New Roman" w:hAnsi="Times New Roman"/>
          <w:sz w:val="18"/>
          <w:szCs w:val="18"/>
          <w:lang w:eastAsia="zh-CN"/>
        </w:rPr>
        <w:t>2048 B</w:t>
      </w:r>
      <w:r>
        <w:rPr>
          <w:rFonts w:ascii="Times New Roman" w:hAnsi="Times New Roman"/>
          <w:sz w:val="18"/>
          <w:szCs w:val="18"/>
          <w:lang w:eastAsia="zh-CN"/>
        </w:rPr>
        <w:t>，内存共有</w:t>
      </w:r>
      <w:r>
        <w:rPr>
          <w:rFonts w:ascii="Times New Roman" w:hAnsi="Times New Roman"/>
          <w:sz w:val="18"/>
          <w:szCs w:val="18"/>
          <w:lang w:eastAsia="zh-CN"/>
        </w:rPr>
        <w:t>8</w:t>
      </w:r>
      <w:r>
        <w:rPr>
          <w:rFonts w:ascii="Times New Roman" w:hAnsi="Times New Roman"/>
          <w:sz w:val="18"/>
          <w:szCs w:val="18"/>
          <w:lang w:eastAsia="zh-CN"/>
        </w:rPr>
        <w:t>个存储块。试问逻辑地址至少应是多少位？内存空间有多大？</w:t>
      </w:r>
    </w:p>
    <w:p w14:paraId="4AA83D82"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15.  </w:t>
      </w:r>
      <w:r>
        <w:rPr>
          <w:rFonts w:ascii="Times New Roman" w:hAnsi="Times New Roman"/>
          <w:sz w:val="18"/>
          <w:szCs w:val="18"/>
          <w:lang w:eastAsia="zh-CN"/>
        </w:rPr>
        <w:t>在一分页存储管理系统中</w:t>
      </w:r>
      <w:r>
        <w:rPr>
          <w:rFonts w:ascii="Times New Roman" w:hAnsi="Times New Roman"/>
          <w:sz w:val="18"/>
          <w:szCs w:val="18"/>
          <w:lang w:eastAsia="zh-CN"/>
        </w:rPr>
        <w:t xml:space="preserve"> </w:t>
      </w:r>
      <w:r>
        <w:rPr>
          <w:rFonts w:ascii="Times New Roman" w:hAnsi="Times New Roman"/>
          <w:sz w:val="18"/>
          <w:szCs w:val="18"/>
          <w:lang w:eastAsia="zh-CN"/>
        </w:rPr>
        <w:t>，逻辑地址长度为</w:t>
      </w:r>
      <w:r>
        <w:rPr>
          <w:rFonts w:ascii="Times New Roman" w:hAnsi="Times New Roman"/>
          <w:sz w:val="18"/>
          <w:szCs w:val="18"/>
          <w:lang w:eastAsia="zh-CN"/>
        </w:rPr>
        <w:t>16</w:t>
      </w:r>
      <w:r>
        <w:rPr>
          <w:rFonts w:ascii="Times New Roman" w:hAnsi="Times New Roman"/>
          <w:sz w:val="18"/>
          <w:szCs w:val="18"/>
          <w:lang w:eastAsia="zh-CN"/>
        </w:rPr>
        <w:t>位，页面大小为</w:t>
      </w:r>
      <w:r>
        <w:rPr>
          <w:rFonts w:ascii="Times New Roman" w:hAnsi="Times New Roman"/>
          <w:sz w:val="18"/>
          <w:szCs w:val="18"/>
          <w:lang w:eastAsia="zh-CN"/>
        </w:rPr>
        <w:t>4096 B</w:t>
      </w:r>
      <w:r>
        <w:rPr>
          <w:rFonts w:ascii="Times New Roman" w:hAnsi="Times New Roman"/>
          <w:sz w:val="18"/>
          <w:szCs w:val="18"/>
          <w:lang w:eastAsia="zh-CN"/>
        </w:rPr>
        <w:t>，现有逻辑地址</w:t>
      </w:r>
      <w:r>
        <w:rPr>
          <w:rFonts w:ascii="Times New Roman" w:hAnsi="Times New Roman"/>
          <w:sz w:val="18"/>
          <w:szCs w:val="18"/>
          <w:lang w:eastAsia="zh-CN"/>
        </w:rPr>
        <w:t>2F6AH</w:t>
      </w:r>
      <w:r>
        <w:rPr>
          <w:rFonts w:ascii="Times New Roman" w:hAnsi="Times New Roman"/>
          <w:sz w:val="18"/>
          <w:szCs w:val="18"/>
          <w:lang w:eastAsia="zh-CN"/>
        </w:rPr>
        <w:t>，且第</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页依次存放在第</w:t>
      </w:r>
      <w:r>
        <w:rPr>
          <w:rFonts w:ascii="Times New Roman" w:hAnsi="Times New Roman"/>
          <w:sz w:val="18"/>
          <w:szCs w:val="18"/>
          <w:lang w:eastAsia="zh-CN"/>
        </w:rPr>
        <w:t>10</w:t>
      </w:r>
      <w:r>
        <w:rPr>
          <w:rFonts w:ascii="Times New Roman" w:hAnsi="Times New Roman"/>
          <w:sz w:val="18"/>
          <w:szCs w:val="18"/>
          <w:lang w:eastAsia="zh-CN"/>
        </w:rPr>
        <w:t>、</w:t>
      </w:r>
      <w:r>
        <w:rPr>
          <w:rFonts w:ascii="Times New Roman" w:hAnsi="Times New Roman"/>
          <w:sz w:val="18"/>
          <w:szCs w:val="18"/>
          <w:lang w:eastAsia="zh-CN"/>
        </w:rPr>
        <w:t>12</w:t>
      </w:r>
      <w:r>
        <w:rPr>
          <w:rFonts w:ascii="Times New Roman" w:hAnsi="Times New Roman"/>
          <w:sz w:val="18"/>
          <w:szCs w:val="18"/>
          <w:lang w:eastAsia="zh-CN"/>
        </w:rPr>
        <w:t>、</w:t>
      </w:r>
      <w:r>
        <w:rPr>
          <w:rFonts w:ascii="Times New Roman" w:hAnsi="Times New Roman"/>
          <w:sz w:val="18"/>
          <w:szCs w:val="18"/>
          <w:lang w:eastAsia="zh-CN"/>
        </w:rPr>
        <w:t>14</w:t>
      </w:r>
      <w:r>
        <w:rPr>
          <w:rFonts w:ascii="Times New Roman" w:hAnsi="Times New Roman"/>
          <w:sz w:val="18"/>
          <w:szCs w:val="18"/>
          <w:lang w:eastAsia="zh-CN"/>
        </w:rPr>
        <w:t>号物理块中，试问相应的物理地址是多少</w:t>
      </w:r>
      <w:r>
        <w:rPr>
          <w:rFonts w:ascii="Times New Roman" w:hAnsi="Times New Roman"/>
          <w:sz w:val="18"/>
          <w:szCs w:val="18"/>
          <w:lang w:eastAsia="zh-CN"/>
        </w:rPr>
        <w:t xml:space="preserve"> </w:t>
      </w:r>
      <w:r>
        <w:rPr>
          <w:rFonts w:ascii="Times New Roman" w:hAnsi="Times New Roman"/>
          <w:sz w:val="18"/>
          <w:szCs w:val="18"/>
          <w:lang w:eastAsia="zh-CN"/>
        </w:rPr>
        <w:t>？</w:t>
      </w:r>
    </w:p>
    <w:p w14:paraId="334C8EA0"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16.  </w:t>
      </w:r>
      <w:r>
        <w:rPr>
          <w:rFonts w:ascii="Times New Roman" w:hAnsi="Times New Roman"/>
          <w:sz w:val="18"/>
          <w:szCs w:val="18"/>
          <w:lang w:eastAsia="zh-CN"/>
        </w:rPr>
        <w:t>有数组</w:t>
      </w:r>
      <w:r>
        <w:rPr>
          <w:rFonts w:ascii="Times New Roman" w:hAnsi="Times New Roman"/>
          <w:sz w:val="18"/>
          <w:szCs w:val="18"/>
          <w:lang w:eastAsia="zh-CN"/>
        </w:rPr>
        <w:t>int A[100][100]</w:t>
      </w:r>
      <w:r>
        <w:rPr>
          <w:rFonts w:ascii="Times New Roman" w:hAnsi="Times New Roman"/>
          <w:sz w:val="18"/>
          <w:szCs w:val="18"/>
          <w:lang w:eastAsia="zh-CN"/>
        </w:rPr>
        <w:t>；元素按行存储。在虚存系统中，采用</w:t>
      </w:r>
      <w:r>
        <w:rPr>
          <w:rFonts w:ascii="Times New Roman" w:hAnsi="Times New Roman"/>
          <w:sz w:val="18"/>
          <w:szCs w:val="18"/>
          <w:lang w:eastAsia="zh-CN"/>
        </w:rPr>
        <w:t>LRU</w:t>
      </w:r>
      <w:r>
        <w:rPr>
          <w:rFonts w:ascii="Times New Roman" w:hAnsi="Times New Roman"/>
          <w:sz w:val="18"/>
          <w:szCs w:val="18"/>
          <w:lang w:eastAsia="zh-CN"/>
        </w:rPr>
        <w:t>淘汰算法，一个进程有</w:t>
      </w:r>
      <w:r>
        <w:rPr>
          <w:rFonts w:ascii="Times New Roman" w:hAnsi="Times New Roman"/>
          <w:sz w:val="18"/>
          <w:szCs w:val="18"/>
          <w:lang w:eastAsia="zh-CN"/>
        </w:rPr>
        <w:t>3</w:t>
      </w:r>
      <w:r>
        <w:rPr>
          <w:rFonts w:ascii="Times New Roman" w:hAnsi="Times New Roman"/>
          <w:sz w:val="18"/>
          <w:szCs w:val="18"/>
          <w:lang w:eastAsia="zh-CN"/>
        </w:rPr>
        <w:t>页内存空间，每页可以存放</w:t>
      </w:r>
      <w:r>
        <w:rPr>
          <w:rFonts w:ascii="Times New Roman" w:hAnsi="Times New Roman"/>
          <w:sz w:val="18"/>
          <w:szCs w:val="18"/>
          <w:lang w:eastAsia="zh-CN"/>
        </w:rPr>
        <w:t>200</w:t>
      </w:r>
      <w:r>
        <w:rPr>
          <w:rFonts w:ascii="Times New Roman" w:hAnsi="Times New Roman"/>
          <w:sz w:val="18"/>
          <w:szCs w:val="18"/>
          <w:lang w:eastAsia="zh-CN"/>
        </w:rPr>
        <w:t>个整数。其中第</w:t>
      </w:r>
      <w:r>
        <w:rPr>
          <w:rFonts w:ascii="Times New Roman" w:hAnsi="Times New Roman"/>
          <w:sz w:val="18"/>
          <w:szCs w:val="18"/>
          <w:lang w:eastAsia="zh-CN"/>
        </w:rPr>
        <w:t>1</w:t>
      </w:r>
      <w:r>
        <w:rPr>
          <w:rFonts w:ascii="Times New Roman" w:hAnsi="Times New Roman"/>
          <w:sz w:val="18"/>
          <w:szCs w:val="18"/>
          <w:lang w:eastAsia="zh-CN"/>
        </w:rPr>
        <w:t>页存放程序，且假定程序已在内存中。</w:t>
      </w:r>
    </w:p>
    <w:p w14:paraId="1B086745" w14:textId="77777777" w:rsidR="007319B1" w:rsidRDefault="007319B1">
      <w:pPr>
        <w:spacing w:after="0" w:line="360" w:lineRule="auto"/>
        <w:ind w:left="483" w:right="-20"/>
        <w:rPr>
          <w:rFonts w:ascii="Times New Roman" w:hAnsi="Times New Roman"/>
          <w:sz w:val="18"/>
          <w:szCs w:val="18"/>
          <w:lang w:eastAsia="zh-CN"/>
        </w:rPr>
      </w:pPr>
      <w:r>
        <w:rPr>
          <w:rFonts w:ascii="Times New Roman" w:hAnsi="Times New Roman"/>
          <w:sz w:val="18"/>
          <w:szCs w:val="18"/>
          <w:lang w:eastAsia="zh-CN"/>
        </w:rPr>
        <w:t>程序</w:t>
      </w:r>
      <w:r>
        <w:rPr>
          <w:rFonts w:ascii="Times New Roman" w:hAnsi="Times New Roman"/>
          <w:sz w:val="18"/>
          <w:szCs w:val="18"/>
          <w:lang w:eastAsia="zh-CN"/>
        </w:rPr>
        <w:t>A</w:t>
      </w:r>
      <w:r>
        <w:rPr>
          <w:rFonts w:ascii="Times New Roman" w:hAnsi="Times New Roman"/>
          <w:sz w:val="18"/>
          <w:szCs w:val="18"/>
          <w:lang w:eastAsia="zh-CN"/>
        </w:rPr>
        <w:t>：</w:t>
      </w:r>
    </w:p>
    <w:p w14:paraId="2C6E7F0F" w14:textId="77777777" w:rsidR="007319B1" w:rsidRDefault="007319B1">
      <w:pPr>
        <w:spacing w:after="0" w:line="360" w:lineRule="auto"/>
        <w:ind w:left="490" w:right="-20" w:firstLineChars="100" w:firstLine="180"/>
        <w:rPr>
          <w:rFonts w:ascii="Times New Roman" w:hAnsi="Times New Roman"/>
          <w:sz w:val="18"/>
          <w:szCs w:val="18"/>
        </w:rPr>
      </w:pPr>
      <w:r>
        <w:rPr>
          <w:rFonts w:ascii="Times New Roman" w:hAnsi="Times New Roman"/>
          <w:position w:val="-1"/>
          <w:sz w:val="18"/>
          <w:szCs w:val="18"/>
        </w:rPr>
        <w:t>for</w:t>
      </w:r>
      <w:r>
        <w:rPr>
          <w:rFonts w:ascii="Times New Roman" w:hAnsi="Times New Roman"/>
          <w:position w:val="-1"/>
          <w:sz w:val="18"/>
          <w:szCs w:val="18"/>
        </w:rPr>
        <w:t>（</w:t>
      </w:r>
      <w:r>
        <w:rPr>
          <w:rFonts w:ascii="Times New Roman" w:hAnsi="Times New Roman"/>
          <w:position w:val="-1"/>
          <w:sz w:val="18"/>
          <w:szCs w:val="18"/>
        </w:rPr>
        <w:t>int i</w:t>
      </w:r>
      <w:r>
        <w:rPr>
          <w:rFonts w:ascii="Times New Roman" w:hAnsi="Times New Roman"/>
          <w:position w:val="-1"/>
          <w:sz w:val="18"/>
          <w:szCs w:val="18"/>
        </w:rPr>
        <w:t>＝０；</w:t>
      </w:r>
      <w:r>
        <w:rPr>
          <w:rFonts w:ascii="Times New Roman" w:hAnsi="Times New Roman"/>
          <w:position w:val="-1"/>
          <w:sz w:val="18"/>
          <w:szCs w:val="18"/>
        </w:rPr>
        <w:t>i</w:t>
      </w:r>
      <w:r>
        <w:rPr>
          <w:rFonts w:ascii="Times New Roman" w:hAnsi="Times New Roman"/>
          <w:position w:val="-1"/>
          <w:sz w:val="18"/>
          <w:szCs w:val="18"/>
        </w:rPr>
        <w:t>＜１００；</w:t>
      </w:r>
      <w:r>
        <w:rPr>
          <w:rFonts w:ascii="Times New Roman" w:hAnsi="Times New Roman"/>
          <w:position w:val="-1"/>
          <w:sz w:val="18"/>
          <w:szCs w:val="18"/>
        </w:rPr>
        <w:t>i</w:t>
      </w:r>
      <w:r>
        <w:rPr>
          <w:rFonts w:ascii="Times New Roman" w:hAnsi="Times New Roman"/>
          <w:position w:val="-1"/>
          <w:sz w:val="18"/>
          <w:szCs w:val="18"/>
        </w:rPr>
        <w:t>＋＋）</w:t>
      </w:r>
    </w:p>
    <w:p w14:paraId="260D36BF" w14:textId="77777777" w:rsidR="007319B1" w:rsidRDefault="007319B1">
      <w:pPr>
        <w:spacing w:after="0" w:line="360" w:lineRule="auto"/>
        <w:ind w:left="526" w:right="-20"/>
        <w:rPr>
          <w:rFonts w:ascii="Times New Roman" w:hAnsi="Times New Roman"/>
          <w:sz w:val="18"/>
          <w:szCs w:val="18"/>
        </w:rPr>
      </w:pP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rPr>
        <w:t xml:space="preserve"> for</w:t>
      </w:r>
      <w:r>
        <w:rPr>
          <w:rFonts w:ascii="Times New Roman" w:hAnsi="Times New Roman"/>
          <w:position w:val="-1"/>
          <w:sz w:val="18"/>
          <w:szCs w:val="18"/>
        </w:rPr>
        <w:t>（</w:t>
      </w:r>
      <w:r>
        <w:rPr>
          <w:rFonts w:ascii="Times New Roman" w:hAnsi="Times New Roman"/>
          <w:position w:val="-1"/>
          <w:sz w:val="18"/>
          <w:szCs w:val="18"/>
        </w:rPr>
        <w:t>int j</w:t>
      </w:r>
      <w:r>
        <w:rPr>
          <w:rFonts w:ascii="Times New Roman" w:hAnsi="Times New Roman"/>
          <w:position w:val="-1"/>
          <w:sz w:val="18"/>
          <w:szCs w:val="18"/>
        </w:rPr>
        <w:t>＝０；</w:t>
      </w:r>
      <w:r>
        <w:rPr>
          <w:rFonts w:ascii="Times New Roman" w:hAnsi="Times New Roman"/>
          <w:position w:val="-2"/>
          <w:sz w:val="18"/>
          <w:szCs w:val="18"/>
        </w:rPr>
        <w:t>j</w:t>
      </w:r>
      <w:r>
        <w:rPr>
          <w:rFonts w:ascii="Times New Roman" w:hAnsi="Times New Roman"/>
          <w:position w:val="-1"/>
          <w:sz w:val="18"/>
          <w:szCs w:val="18"/>
        </w:rPr>
        <w:t>＜１００；</w:t>
      </w:r>
      <w:r>
        <w:rPr>
          <w:rFonts w:ascii="Times New Roman" w:hAnsi="Times New Roman"/>
          <w:position w:val="-2"/>
          <w:sz w:val="18"/>
          <w:szCs w:val="18"/>
        </w:rPr>
        <w:t>j</w:t>
      </w:r>
      <w:r>
        <w:rPr>
          <w:rFonts w:ascii="Times New Roman" w:hAnsi="Times New Roman"/>
          <w:position w:val="-1"/>
          <w:sz w:val="18"/>
          <w:szCs w:val="18"/>
        </w:rPr>
        <w:t>＋＋）</w:t>
      </w:r>
    </w:p>
    <w:p w14:paraId="63F9FE1F" w14:textId="77777777" w:rsidR="007319B1" w:rsidRDefault="007319B1">
      <w:pPr>
        <w:spacing w:after="0" w:line="360" w:lineRule="auto"/>
        <w:ind w:left="526" w:right="-20"/>
        <w:rPr>
          <w:rFonts w:ascii="Times New Roman" w:hAnsi="Times New Roman"/>
          <w:sz w:val="18"/>
          <w:szCs w:val="18"/>
        </w:rPr>
      </w:pP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rPr>
        <w:t>A</w:t>
      </w:r>
      <w:r>
        <w:rPr>
          <w:rFonts w:ascii="Times New Roman" w:hAnsi="Times New Roman"/>
          <w:position w:val="-1"/>
          <w:sz w:val="18"/>
          <w:szCs w:val="18"/>
        </w:rPr>
        <w:t>［</w:t>
      </w:r>
      <w:r>
        <w:rPr>
          <w:rFonts w:ascii="Times New Roman" w:hAnsi="Times New Roman"/>
          <w:position w:val="-1"/>
          <w:sz w:val="18"/>
          <w:szCs w:val="18"/>
        </w:rPr>
        <w:t>i</w:t>
      </w:r>
      <w:r>
        <w:rPr>
          <w:rFonts w:ascii="Times New Roman" w:hAnsi="Times New Roman"/>
          <w:position w:val="-1"/>
          <w:sz w:val="18"/>
          <w:szCs w:val="18"/>
        </w:rPr>
        <w:t>，</w:t>
      </w:r>
      <w:r>
        <w:rPr>
          <w:rFonts w:ascii="Times New Roman" w:hAnsi="Times New Roman"/>
          <w:position w:val="-2"/>
          <w:sz w:val="18"/>
          <w:szCs w:val="18"/>
        </w:rPr>
        <w:t>j</w:t>
      </w:r>
      <w:r>
        <w:rPr>
          <w:rFonts w:ascii="Times New Roman" w:hAnsi="Times New Roman"/>
          <w:position w:val="-1"/>
          <w:sz w:val="18"/>
          <w:szCs w:val="18"/>
        </w:rPr>
        <w:t>］＝０；</w:t>
      </w:r>
    </w:p>
    <w:p w14:paraId="0896E912" w14:textId="77777777" w:rsidR="007319B1" w:rsidRDefault="007319B1">
      <w:pPr>
        <w:spacing w:after="0" w:line="360" w:lineRule="auto"/>
        <w:ind w:left="483" w:right="-20"/>
        <w:rPr>
          <w:rFonts w:ascii="Times New Roman" w:hAnsi="Times New Roman"/>
          <w:sz w:val="18"/>
          <w:szCs w:val="18"/>
        </w:rPr>
      </w:pPr>
      <w:r>
        <w:rPr>
          <w:rFonts w:ascii="Times New Roman" w:hAnsi="Times New Roman"/>
          <w:position w:val="-1"/>
          <w:sz w:val="18"/>
          <w:szCs w:val="18"/>
        </w:rPr>
        <w:lastRenderedPageBreak/>
        <w:t>程序</w:t>
      </w:r>
      <w:r>
        <w:rPr>
          <w:rFonts w:ascii="Times New Roman" w:hAnsi="Times New Roman"/>
          <w:position w:val="-1"/>
          <w:sz w:val="18"/>
          <w:szCs w:val="18"/>
        </w:rPr>
        <w:t xml:space="preserve"> B</w:t>
      </w:r>
      <w:r>
        <w:rPr>
          <w:rFonts w:ascii="Times New Roman" w:hAnsi="Times New Roman"/>
          <w:position w:val="-1"/>
          <w:sz w:val="18"/>
          <w:szCs w:val="18"/>
        </w:rPr>
        <w:t>：</w:t>
      </w:r>
    </w:p>
    <w:p w14:paraId="20780A0B" w14:textId="77777777" w:rsidR="007319B1" w:rsidRDefault="007319B1">
      <w:pPr>
        <w:spacing w:after="0" w:line="360" w:lineRule="auto"/>
        <w:ind w:left="490" w:right="-20" w:firstLineChars="150" w:firstLine="270"/>
        <w:rPr>
          <w:rFonts w:ascii="Times New Roman" w:hAnsi="Times New Roman"/>
          <w:sz w:val="18"/>
          <w:szCs w:val="18"/>
        </w:rPr>
      </w:pPr>
      <w:r>
        <w:rPr>
          <w:rFonts w:ascii="Times New Roman" w:hAnsi="Times New Roman"/>
          <w:position w:val="-1"/>
          <w:sz w:val="18"/>
          <w:szCs w:val="18"/>
        </w:rPr>
        <w:t>for</w:t>
      </w:r>
      <w:r>
        <w:rPr>
          <w:rFonts w:ascii="Times New Roman" w:hAnsi="Times New Roman"/>
          <w:position w:val="-1"/>
          <w:sz w:val="18"/>
          <w:szCs w:val="18"/>
        </w:rPr>
        <w:t>（</w:t>
      </w:r>
      <w:r>
        <w:rPr>
          <w:rFonts w:ascii="Times New Roman" w:hAnsi="Times New Roman"/>
          <w:position w:val="-1"/>
          <w:sz w:val="18"/>
          <w:szCs w:val="18"/>
        </w:rPr>
        <w:t>int j</w:t>
      </w:r>
      <w:r>
        <w:rPr>
          <w:rFonts w:ascii="Times New Roman" w:hAnsi="Times New Roman"/>
          <w:position w:val="-1"/>
          <w:sz w:val="18"/>
          <w:szCs w:val="18"/>
        </w:rPr>
        <w:t>＝０；</w:t>
      </w:r>
      <w:r>
        <w:rPr>
          <w:rFonts w:ascii="Times New Roman" w:hAnsi="Times New Roman"/>
          <w:position w:val="-2"/>
          <w:sz w:val="18"/>
          <w:szCs w:val="18"/>
        </w:rPr>
        <w:t>j</w:t>
      </w:r>
      <w:r>
        <w:rPr>
          <w:rFonts w:ascii="Times New Roman" w:hAnsi="Times New Roman"/>
          <w:position w:val="-1"/>
          <w:sz w:val="18"/>
          <w:szCs w:val="18"/>
        </w:rPr>
        <w:t>＜１００；</w:t>
      </w:r>
      <w:r>
        <w:rPr>
          <w:rFonts w:ascii="Times New Roman" w:hAnsi="Times New Roman"/>
          <w:position w:val="-2"/>
          <w:sz w:val="18"/>
          <w:szCs w:val="18"/>
        </w:rPr>
        <w:t>j</w:t>
      </w:r>
      <w:r>
        <w:rPr>
          <w:rFonts w:ascii="Times New Roman" w:hAnsi="Times New Roman"/>
          <w:position w:val="-1"/>
          <w:sz w:val="18"/>
          <w:szCs w:val="18"/>
        </w:rPr>
        <w:t>＋＋）</w:t>
      </w:r>
    </w:p>
    <w:p w14:paraId="38260BCF" w14:textId="77777777" w:rsidR="007319B1" w:rsidRDefault="007319B1">
      <w:pPr>
        <w:spacing w:after="0" w:line="360" w:lineRule="auto"/>
        <w:ind w:left="526" w:right="-20"/>
        <w:rPr>
          <w:rFonts w:ascii="Times New Roman" w:hAnsi="Times New Roman"/>
          <w:sz w:val="18"/>
          <w:szCs w:val="18"/>
        </w:rPr>
      </w:pP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rPr>
        <w:t>for</w:t>
      </w:r>
      <w:r>
        <w:rPr>
          <w:rFonts w:ascii="Times New Roman" w:hAnsi="Times New Roman"/>
          <w:position w:val="-1"/>
          <w:sz w:val="18"/>
          <w:szCs w:val="18"/>
        </w:rPr>
        <w:t>（</w:t>
      </w:r>
      <w:r>
        <w:rPr>
          <w:rFonts w:ascii="Times New Roman" w:hAnsi="Times New Roman"/>
          <w:position w:val="-1"/>
          <w:sz w:val="18"/>
          <w:szCs w:val="18"/>
        </w:rPr>
        <w:t>int i</w:t>
      </w:r>
      <w:r>
        <w:rPr>
          <w:rFonts w:ascii="Times New Roman" w:hAnsi="Times New Roman"/>
          <w:position w:val="-1"/>
          <w:sz w:val="18"/>
          <w:szCs w:val="18"/>
        </w:rPr>
        <w:t>＝０；</w:t>
      </w:r>
      <w:r>
        <w:rPr>
          <w:rFonts w:ascii="Times New Roman" w:hAnsi="Times New Roman"/>
          <w:position w:val="-1"/>
          <w:sz w:val="18"/>
          <w:szCs w:val="18"/>
        </w:rPr>
        <w:t>i</w:t>
      </w:r>
      <w:r>
        <w:rPr>
          <w:rFonts w:ascii="Times New Roman" w:hAnsi="Times New Roman"/>
          <w:position w:val="-1"/>
          <w:sz w:val="18"/>
          <w:szCs w:val="18"/>
        </w:rPr>
        <w:t>＜１００；</w:t>
      </w:r>
      <w:r>
        <w:rPr>
          <w:rFonts w:ascii="Times New Roman" w:hAnsi="Times New Roman"/>
          <w:position w:val="-1"/>
          <w:sz w:val="18"/>
          <w:szCs w:val="18"/>
        </w:rPr>
        <w:t>i</w:t>
      </w:r>
      <w:r>
        <w:rPr>
          <w:rFonts w:ascii="Times New Roman" w:hAnsi="Times New Roman"/>
          <w:position w:val="-1"/>
          <w:sz w:val="18"/>
          <w:szCs w:val="18"/>
        </w:rPr>
        <w:t>＋＋）</w:t>
      </w:r>
    </w:p>
    <w:p w14:paraId="269FC670" w14:textId="77777777" w:rsidR="007319B1" w:rsidRDefault="007319B1">
      <w:pPr>
        <w:spacing w:after="0" w:line="360" w:lineRule="auto"/>
        <w:ind w:left="526" w:right="-20"/>
        <w:rPr>
          <w:rFonts w:ascii="Times New Roman" w:hAnsi="Times New Roman"/>
          <w:sz w:val="18"/>
          <w:szCs w:val="18"/>
          <w:lang w:eastAsia="zh-CN"/>
        </w:rPr>
      </w:pP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A</w:t>
      </w:r>
      <w:r>
        <w:rPr>
          <w:rFonts w:ascii="Times New Roman" w:hAnsi="Times New Roman"/>
          <w:position w:val="-1"/>
          <w:sz w:val="18"/>
          <w:szCs w:val="18"/>
          <w:lang w:eastAsia="zh-CN"/>
        </w:rPr>
        <w:t>［</w:t>
      </w:r>
      <w:r>
        <w:rPr>
          <w:rFonts w:ascii="Times New Roman" w:hAnsi="Times New Roman"/>
          <w:position w:val="-1"/>
          <w:sz w:val="18"/>
          <w:szCs w:val="18"/>
          <w:lang w:eastAsia="zh-CN"/>
        </w:rPr>
        <w:t>i</w:t>
      </w:r>
      <w:r>
        <w:rPr>
          <w:rFonts w:ascii="Times New Roman" w:hAnsi="Times New Roman"/>
          <w:position w:val="-1"/>
          <w:sz w:val="18"/>
          <w:szCs w:val="18"/>
          <w:lang w:eastAsia="zh-CN"/>
        </w:rPr>
        <w:t>，</w:t>
      </w:r>
      <w:r>
        <w:rPr>
          <w:rFonts w:ascii="Times New Roman" w:hAnsi="Times New Roman"/>
          <w:position w:val="-2"/>
          <w:sz w:val="18"/>
          <w:szCs w:val="18"/>
          <w:lang w:eastAsia="zh-CN"/>
        </w:rPr>
        <w:t>j</w:t>
      </w:r>
      <w:r>
        <w:rPr>
          <w:rFonts w:ascii="Times New Roman" w:hAnsi="Times New Roman"/>
          <w:position w:val="-1"/>
          <w:sz w:val="18"/>
          <w:szCs w:val="18"/>
          <w:lang w:eastAsia="zh-CN"/>
        </w:rPr>
        <w:t>］＝０；</w:t>
      </w:r>
    </w:p>
    <w:p w14:paraId="5A8C800A"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分别就程序</w:t>
      </w:r>
      <w:r>
        <w:rPr>
          <w:rFonts w:ascii="Times New Roman" w:hAnsi="Times New Roman"/>
          <w:sz w:val="18"/>
          <w:szCs w:val="18"/>
          <w:lang w:eastAsia="zh-CN"/>
        </w:rPr>
        <w:t>A</w:t>
      </w:r>
      <w:r>
        <w:rPr>
          <w:rFonts w:ascii="Times New Roman" w:hAnsi="Times New Roman"/>
          <w:sz w:val="18"/>
          <w:szCs w:val="18"/>
          <w:lang w:eastAsia="zh-CN"/>
        </w:rPr>
        <w:t>和</w:t>
      </w:r>
      <w:r>
        <w:rPr>
          <w:rFonts w:ascii="Times New Roman" w:hAnsi="Times New Roman"/>
          <w:sz w:val="18"/>
          <w:szCs w:val="18"/>
          <w:lang w:eastAsia="zh-CN"/>
        </w:rPr>
        <w:t>B</w:t>
      </w:r>
      <w:r>
        <w:rPr>
          <w:rFonts w:ascii="Times New Roman" w:hAnsi="Times New Roman"/>
          <w:sz w:val="18"/>
          <w:szCs w:val="18"/>
          <w:lang w:eastAsia="zh-CN"/>
        </w:rPr>
        <w:t>的执行进程计算缺页次数</w:t>
      </w:r>
      <w:r>
        <w:rPr>
          <w:rFonts w:ascii="Times New Roman" w:hAnsi="Times New Roman"/>
          <w:sz w:val="18"/>
          <w:szCs w:val="18"/>
          <w:lang w:eastAsia="zh-CN"/>
        </w:rPr>
        <w:t xml:space="preserve"> </w:t>
      </w:r>
      <w:r>
        <w:rPr>
          <w:rFonts w:ascii="Times New Roman" w:hAnsi="Times New Roman"/>
          <w:sz w:val="18"/>
          <w:szCs w:val="18"/>
          <w:lang w:eastAsia="zh-CN"/>
        </w:rPr>
        <w:t>。</w:t>
      </w:r>
    </w:p>
    <w:p w14:paraId="5B18F92A"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17.  </w:t>
      </w:r>
      <w:r>
        <w:rPr>
          <w:rFonts w:ascii="Times New Roman" w:hAnsi="Times New Roman"/>
          <w:sz w:val="18"/>
          <w:szCs w:val="18"/>
          <w:lang w:eastAsia="zh-CN"/>
        </w:rPr>
        <w:t>一台机器有</w:t>
      </w:r>
      <w:r>
        <w:rPr>
          <w:rFonts w:ascii="Times New Roman" w:hAnsi="Times New Roman"/>
          <w:sz w:val="18"/>
          <w:szCs w:val="18"/>
          <w:lang w:eastAsia="zh-CN"/>
        </w:rPr>
        <w:t>48</w:t>
      </w:r>
      <w:r>
        <w:rPr>
          <w:rFonts w:ascii="Times New Roman" w:hAnsi="Times New Roman"/>
          <w:sz w:val="18"/>
          <w:szCs w:val="18"/>
          <w:lang w:eastAsia="zh-CN"/>
        </w:rPr>
        <w:t>位虚地址和</w:t>
      </w:r>
      <w:r>
        <w:rPr>
          <w:rFonts w:ascii="Times New Roman" w:hAnsi="Times New Roman"/>
          <w:sz w:val="18"/>
          <w:szCs w:val="18"/>
          <w:lang w:eastAsia="zh-CN"/>
        </w:rPr>
        <w:t>32</w:t>
      </w:r>
      <w:r>
        <w:rPr>
          <w:rFonts w:ascii="Times New Roman" w:hAnsi="Times New Roman"/>
          <w:sz w:val="18"/>
          <w:szCs w:val="18"/>
          <w:lang w:eastAsia="zh-CN"/>
        </w:rPr>
        <w:t>位物理地址，若页长为</w:t>
      </w:r>
      <w:r>
        <w:rPr>
          <w:rFonts w:ascii="Times New Roman" w:hAnsi="Times New Roman"/>
          <w:sz w:val="18"/>
          <w:szCs w:val="18"/>
          <w:lang w:eastAsia="zh-CN"/>
        </w:rPr>
        <w:t>8 KB</w:t>
      </w:r>
      <w:r>
        <w:rPr>
          <w:rFonts w:ascii="Times New Roman" w:hAnsi="Times New Roman"/>
          <w:sz w:val="18"/>
          <w:szCs w:val="18"/>
          <w:lang w:eastAsia="zh-CN"/>
        </w:rPr>
        <w:t>，问页表共有多少个页表项？如果设计一个反置页表，则有多少个页表项？</w:t>
      </w:r>
    </w:p>
    <w:p w14:paraId="681BB1E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18.  </w:t>
      </w:r>
      <w:r>
        <w:rPr>
          <w:rFonts w:ascii="Times New Roman" w:hAnsi="Times New Roman"/>
          <w:sz w:val="18"/>
          <w:szCs w:val="18"/>
          <w:lang w:eastAsia="zh-CN"/>
        </w:rPr>
        <w:t>在页式虚存管理系统中，为了解决抖动问题，可采用工作集模型以决定分给进程的物理块数。有如下的页面访问序列</w:t>
      </w:r>
      <w:r>
        <w:rPr>
          <w:rFonts w:ascii="Times New Roman" w:hAnsi="Times New Roman"/>
          <w:sz w:val="18"/>
          <w:szCs w:val="18"/>
          <w:lang w:eastAsia="zh-CN"/>
        </w:rPr>
        <w:t xml:space="preserve"> </w:t>
      </w:r>
      <w:r>
        <w:rPr>
          <w:rFonts w:ascii="Times New Roman" w:hAnsi="Times New Roman"/>
          <w:sz w:val="18"/>
          <w:szCs w:val="18"/>
          <w:lang w:eastAsia="zh-CN"/>
        </w:rPr>
        <w:t>：窗口尺寸</w:t>
      </w:r>
      <w:r>
        <w:rPr>
          <w:rFonts w:ascii="Times New Roman" w:hAnsi="Times New Roman"/>
          <w:sz w:val="18"/>
          <w:szCs w:val="18"/>
          <w:lang w:eastAsia="zh-CN"/>
        </w:rPr>
        <w:t>Δ</w:t>
      </w:r>
      <w:r>
        <w:rPr>
          <w:rFonts w:ascii="Times New Roman" w:hAnsi="Times New Roman"/>
          <w:sz w:val="18"/>
          <w:szCs w:val="18"/>
          <w:lang w:eastAsia="zh-CN"/>
        </w:rPr>
        <w:t>＝</w:t>
      </w:r>
      <w:r>
        <w:rPr>
          <w:rFonts w:ascii="Times New Roman" w:hAnsi="Times New Roman"/>
          <w:sz w:val="18"/>
          <w:szCs w:val="18"/>
          <w:lang w:eastAsia="zh-CN"/>
        </w:rPr>
        <w:t>9</w:t>
      </w:r>
      <w:r>
        <w:rPr>
          <w:rFonts w:ascii="Times New Roman" w:hAnsi="Times New Roman"/>
          <w:sz w:val="18"/>
          <w:szCs w:val="18"/>
          <w:lang w:eastAsia="zh-CN"/>
        </w:rPr>
        <w:t>，试求</w:t>
      </w:r>
      <w:r>
        <w:rPr>
          <w:rFonts w:ascii="Times New Roman" w:hAnsi="Times New Roman"/>
          <w:sz w:val="18"/>
          <w:szCs w:val="18"/>
          <w:lang w:eastAsia="zh-CN"/>
        </w:rPr>
        <w:t>t1</w:t>
      </w:r>
      <w:r>
        <w:rPr>
          <w:rFonts w:ascii="Times New Roman" w:hAnsi="Times New Roman"/>
          <w:sz w:val="18"/>
          <w:szCs w:val="18"/>
          <w:lang w:eastAsia="zh-CN"/>
        </w:rPr>
        <w:t>、</w:t>
      </w:r>
      <w:r>
        <w:rPr>
          <w:rFonts w:ascii="Times New Roman" w:hAnsi="Times New Roman"/>
          <w:sz w:val="18"/>
          <w:szCs w:val="18"/>
          <w:lang w:eastAsia="zh-CN"/>
        </w:rPr>
        <w:t xml:space="preserve">t2 </w:t>
      </w:r>
      <w:r>
        <w:rPr>
          <w:rFonts w:ascii="Times New Roman" w:hAnsi="Times New Roman"/>
          <w:sz w:val="18"/>
          <w:szCs w:val="18"/>
          <w:lang w:eastAsia="zh-CN"/>
        </w:rPr>
        <w:t>时刻的工作集。</w:t>
      </w:r>
    </w:p>
    <w:p w14:paraId="098599A2"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rPr>
        <mc:AlternateContent>
          <mc:Choice Requires="wpg">
            <w:drawing>
              <wp:anchor distT="0" distB="0" distL="114300" distR="114300" simplePos="0" relativeHeight="251642368" behindDoc="1" locked="0" layoutInCell="1" allowOverlap="1" wp14:anchorId="66404484" wp14:editId="6A6F32CC">
                <wp:simplePos x="0" y="0"/>
                <wp:positionH relativeFrom="page">
                  <wp:posOffset>1807210</wp:posOffset>
                </wp:positionH>
                <wp:positionV relativeFrom="paragraph">
                  <wp:posOffset>113665</wp:posOffset>
                </wp:positionV>
                <wp:extent cx="2529840" cy="443230"/>
                <wp:effectExtent l="0" t="0" r="6350" b="5080"/>
                <wp:wrapNone/>
                <wp:docPr id="17" name="组合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9840" cy="443230"/>
                          <a:chOff x="2846" y="696"/>
                          <a:chExt cx="3984" cy="698"/>
                        </a:xfrm>
                      </wpg:grpSpPr>
                      <wpg:grpSp>
                        <wpg:cNvPr id="18" name="组合 424"/>
                        <wpg:cNvGrpSpPr>
                          <a:grpSpLocks/>
                        </wpg:cNvGrpSpPr>
                        <wpg:grpSpPr bwMode="auto">
                          <a:xfrm>
                            <a:off x="2849" y="699"/>
                            <a:ext cx="3979" cy="694"/>
                            <a:chOff x="2849" y="699"/>
                            <a:chExt cx="3979" cy="694"/>
                          </a:xfrm>
                        </wpg:grpSpPr>
                        <wps:wsp>
                          <wps:cNvPr id="19" name="任意多边形 425"/>
                          <wps:cNvSpPr>
                            <a:spLocks/>
                          </wps:cNvSpPr>
                          <wps:spPr bwMode="auto">
                            <a:xfrm>
                              <a:off x="2849" y="699"/>
                              <a:ext cx="3979" cy="694"/>
                            </a:xfrm>
                            <a:custGeom>
                              <a:avLst/>
                              <a:gdLst>
                                <a:gd name="T0" fmla="+- 0 2849 2849"/>
                                <a:gd name="T1" fmla="*/ T0 w 3979"/>
                                <a:gd name="T2" fmla="+- 0 1392 699"/>
                                <a:gd name="T3" fmla="*/ 1392 h 694"/>
                                <a:gd name="T4" fmla="+- 0 6828 2849"/>
                                <a:gd name="T5" fmla="*/ T4 w 3979"/>
                                <a:gd name="T6" fmla="+- 0 1392 699"/>
                                <a:gd name="T7" fmla="*/ 1392 h 694"/>
                                <a:gd name="T8" fmla="+- 0 6828 2849"/>
                                <a:gd name="T9" fmla="*/ T8 w 3979"/>
                                <a:gd name="T10" fmla="+- 0 699 699"/>
                                <a:gd name="T11" fmla="*/ 699 h 694"/>
                                <a:gd name="T12" fmla="+- 0 2849 2849"/>
                                <a:gd name="T13" fmla="*/ T12 w 3979"/>
                                <a:gd name="T14" fmla="+- 0 699 699"/>
                                <a:gd name="T15" fmla="*/ 699 h 694"/>
                                <a:gd name="T16" fmla="+- 0 2849 2849"/>
                                <a:gd name="T17" fmla="*/ T16 w 3979"/>
                                <a:gd name="T18" fmla="+- 0 1392 699"/>
                                <a:gd name="T19" fmla="*/ 1392 h 694"/>
                              </a:gdLst>
                              <a:ahLst/>
                              <a:cxnLst>
                                <a:cxn ang="0">
                                  <a:pos x="T1" y="T3"/>
                                </a:cxn>
                                <a:cxn ang="0">
                                  <a:pos x="T5" y="T7"/>
                                </a:cxn>
                                <a:cxn ang="0">
                                  <a:pos x="T9" y="T11"/>
                                </a:cxn>
                                <a:cxn ang="0">
                                  <a:pos x="T13" y="T15"/>
                                </a:cxn>
                                <a:cxn ang="0">
                                  <a:pos x="T17" y="T19"/>
                                </a:cxn>
                              </a:cxnLst>
                              <a:rect l="0" t="0" r="r" b="b"/>
                              <a:pathLst>
                                <a:path w="3979" h="694">
                                  <a:moveTo>
                                    <a:pt x="0" y="693"/>
                                  </a:moveTo>
                                  <a:lnTo>
                                    <a:pt x="3979" y="693"/>
                                  </a:lnTo>
                                  <a:lnTo>
                                    <a:pt x="3979" y="0"/>
                                  </a:lnTo>
                                  <a:lnTo>
                                    <a:pt x="0" y="0"/>
                                  </a:lnTo>
                                  <a:lnTo>
                                    <a:pt x="0" y="693"/>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 name="图片 42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2846" y="696"/>
                              <a:ext cx="3984" cy="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158A22B2" id="组合 423" o:spid="_x0000_s1026" style="position:absolute;left:0;text-align:left;margin-left:142.3pt;margin-top:8.95pt;width:199.2pt;height:34.9pt;z-index:-251674112;mso-position-horizontal-relative:page" coordorigin="2846,696" coordsize="3984,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">
                <v:group id="组合 424" o:spid="_x0000_s1027" style="position:absolute;left:2849;top:699;width:3979;height:694" coordorigin="2849,699" coordsize="3979,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任意多边形 425" o:spid="_x0000_s1028" style="position:absolute;left:2849;top:699;width:3979;height:694;visibility:visible;mso-wrap-style:square;v-text-anchor:top" coordsize="3979,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" path="m,693r3979,l3979,,,,,693e" fillcolor="black" stroked="f">
                    <v:path arrowok="t" o:connecttype="custom" o:connectlocs="0,1392;3979,1392;3979,699;0,699;0,1392" o:connectangles="0,0,0,0,0"/>
                  </v:shape>
                  <v:shape id="图片 426" o:spid="_x0000_s1029" type="#_x0000_t75" style="position:absolute;left:2846;top:696;width:3984;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">
                    <v:imagedata r:id="rId66" o:title=""/>
                  </v:shape>
                </v:group>
                <w10:wrap anchorx="page"/>
              </v:group>
            </w:pict>
          </mc:Fallback>
        </mc:AlternateContent>
      </w:r>
    </w:p>
    <w:p w14:paraId="656388BB" w14:textId="77777777" w:rsidR="007319B1" w:rsidRDefault="007319B1">
      <w:pPr>
        <w:spacing w:after="0" w:line="200" w:lineRule="exact"/>
        <w:rPr>
          <w:rFonts w:ascii="Times New Roman" w:hAnsi="Times New Roman"/>
          <w:sz w:val="20"/>
          <w:szCs w:val="20"/>
          <w:lang w:eastAsia="zh-CN"/>
        </w:rPr>
      </w:pPr>
    </w:p>
    <w:p w14:paraId="36816692" w14:textId="77777777" w:rsidR="007319B1" w:rsidRDefault="007319B1">
      <w:pPr>
        <w:spacing w:after="0" w:line="200" w:lineRule="exact"/>
        <w:rPr>
          <w:rFonts w:ascii="Times New Roman" w:hAnsi="Times New Roman"/>
          <w:sz w:val="20"/>
          <w:szCs w:val="20"/>
          <w:lang w:eastAsia="zh-CN"/>
        </w:rPr>
      </w:pPr>
    </w:p>
    <w:p w14:paraId="1D48B373" w14:textId="77777777" w:rsidR="007319B1" w:rsidRDefault="007319B1">
      <w:pPr>
        <w:spacing w:after="0" w:line="200" w:lineRule="exact"/>
        <w:rPr>
          <w:rFonts w:ascii="Times New Roman" w:hAnsi="Times New Roman"/>
          <w:sz w:val="20"/>
          <w:szCs w:val="20"/>
          <w:lang w:eastAsia="zh-CN"/>
        </w:rPr>
      </w:pPr>
    </w:p>
    <w:p w14:paraId="09191667" w14:textId="77777777" w:rsidR="007319B1" w:rsidRDefault="007319B1">
      <w:pPr>
        <w:spacing w:before="2" w:after="0" w:line="360" w:lineRule="auto"/>
        <w:ind w:right="44" w:firstLine="355"/>
        <w:rPr>
          <w:rFonts w:ascii="Times New Roman" w:hAnsi="Times New Roman"/>
          <w:sz w:val="18"/>
          <w:szCs w:val="18"/>
          <w:lang w:eastAsia="zh-CN"/>
        </w:rPr>
      </w:pPr>
    </w:p>
    <w:p w14:paraId="227D15CE"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19.  </w:t>
      </w:r>
      <w:r>
        <w:rPr>
          <w:rFonts w:ascii="Times New Roman" w:hAnsi="Times New Roman"/>
          <w:sz w:val="18"/>
          <w:szCs w:val="18"/>
          <w:lang w:eastAsia="zh-CN"/>
        </w:rPr>
        <w:t>有一个分页虚拟存储系统，测得</w:t>
      </w:r>
      <w:r>
        <w:rPr>
          <w:rFonts w:ascii="Times New Roman" w:hAnsi="Times New Roman"/>
          <w:sz w:val="18"/>
          <w:szCs w:val="18"/>
          <w:lang w:eastAsia="zh-CN"/>
        </w:rPr>
        <w:t xml:space="preserve"> CPU </w:t>
      </w:r>
      <w:r>
        <w:rPr>
          <w:rFonts w:ascii="Times New Roman" w:hAnsi="Times New Roman"/>
          <w:sz w:val="18"/>
          <w:szCs w:val="18"/>
          <w:lang w:eastAsia="zh-CN"/>
        </w:rPr>
        <w:t>和磁盘的利用率如下。试指出每种情况下所存在的问题和可采</w:t>
      </w:r>
      <w:r>
        <w:rPr>
          <w:rFonts w:ascii="Times New Roman" w:hAnsi="Times New Roman"/>
          <w:sz w:val="18"/>
          <w:szCs w:val="18"/>
          <w:lang w:eastAsia="zh-CN"/>
        </w:rPr>
        <w:t xml:space="preserve"> </w:t>
      </w:r>
      <w:r>
        <w:rPr>
          <w:rFonts w:ascii="Times New Roman" w:hAnsi="Times New Roman"/>
          <w:sz w:val="18"/>
          <w:szCs w:val="18"/>
          <w:lang w:eastAsia="zh-CN"/>
        </w:rPr>
        <w:t>取的措施。（</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CPU</w:t>
      </w:r>
      <w:r>
        <w:rPr>
          <w:rFonts w:ascii="Times New Roman" w:hAnsi="Times New Roman"/>
          <w:sz w:val="18"/>
          <w:szCs w:val="18"/>
          <w:lang w:eastAsia="zh-CN"/>
        </w:rPr>
        <w:t>利用率为</w:t>
      </w:r>
      <w:r>
        <w:rPr>
          <w:rFonts w:ascii="Times New Roman" w:hAnsi="Times New Roman"/>
          <w:sz w:val="18"/>
          <w:szCs w:val="18"/>
          <w:lang w:eastAsia="zh-CN"/>
        </w:rPr>
        <w:t>13</w:t>
      </w:r>
      <w:r>
        <w:rPr>
          <w:rFonts w:ascii="Times New Roman" w:hAnsi="Times New Roman"/>
          <w:sz w:val="18"/>
          <w:szCs w:val="18"/>
          <w:lang w:eastAsia="zh-CN"/>
        </w:rPr>
        <w:t>％，磁盘利用率为</w:t>
      </w:r>
      <w:r>
        <w:rPr>
          <w:rFonts w:ascii="Times New Roman" w:hAnsi="Times New Roman"/>
          <w:sz w:val="18"/>
          <w:szCs w:val="18"/>
          <w:lang w:eastAsia="zh-CN"/>
        </w:rPr>
        <w:t>97</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 xml:space="preserve">CPU </w:t>
      </w:r>
      <w:r>
        <w:rPr>
          <w:rFonts w:ascii="Times New Roman" w:hAnsi="Times New Roman"/>
          <w:sz w:val="18"/>
          <w:szCs w:val="18"/>
          <w:lang w:eastAsia="zh-CN"/>
        </w:rPr>
        <w:t>利用率为</w:t>
      </w:r>
      <w:r>
        <w:rPr>
          <w:rFonts w:ascii="Times New Roman" w:hAnsi="Times New Roman"/>
          <w:sz w:val="18"/>
          <w:szCs w:val="18"/>
          <w:lang w:eastAsia="zh-CN"/>
        </w:rPr>
        <w:t>87</w:t>
      </w:r>
      <w:r>
        <w:rPr>
          <w:rFonts w:ascii="Times New Roman" w:hAnsi="Times New Roman"/>
          <w:sz w:val="18"/>
          <w:szCs w:val="18"/>
          <w:lang w:eastAsia="zh-CN"/>
        </w:rPr>
        <w:t>％，磁盘利用率为</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CPU</w:t>
      </w:r>
      <w:r>
        <w:rPr>
          <w:rFonts w:ascii="Times New Roman" w:hAnsi="Times New Roman"/>
          <w:sz w:val="18"/>
          <w:szCs w:val="18"/>
          <w:lang w:eastAsia="zh-CN"/>
        </w:rPr>
        <w:t>利用率为</w:t>
      </w:r>
      <w:r>
        <w:rPr>
          <w:rFonts w:ascii="Times New Roman" w:hAnsi="Times New Roman"/>
          <w:sz w:val="18"/>
          <w:szCs w:val="18"/>
          <w:lang w:eastAsia="zh-CN"/>
        </w:rPr>
        <w:t>13</w:t>
      </w:r>
      <w:r>
        <w:rPr>
          <w:rFonts w:ascii="Times New Roman" w:hAnsi="Times New Roman"/>
          <w:sz w:val="18"/>
          <w:szCs w:val="18"/>
          <w:lang w:eastAsia="zh-CN"/>
        </w:rPr>
        <w:t>％，磁盘利用率为</w:t>
      </w:r>
      <w:r>
        <w:rPr>
          <w:rFonts w:ascii="Times New Roman" w:hAnsi="Times New Roman"/>
          <w:sz w:val="18"/>
          <w:szCs w:val="18"/>
          <w:lang w:eastAsia="zh-CN"/>
        </w:rPr>
        <w:t>3</w:t>
      </w:r>
      <w:r>
        <w:rPr>
          <w:rFonts w:ascii="Times New Roman" w:hAnsi="Times New Roman"/>
          <w:sz w:val="18"/>
          <w:szCs w:val="18"/>
          <w:lang w:eastAsia="zh-CN"/>
        </w:rPr>
        <w:t>％。</w:t>
      </w:r>
    </w:p>
    <w:p w14:paraId="33BA5601"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20.  </w:t>
      </w:r>
      <w:r>
        <w:rPr>
          <w:rFonts w:ascii="Times New Roman" w:hAnsi="Times New Roman"/>
          <w:sz w:val="18"/>
          <w:szCs w:val="18"/>
          <w:lang w:eastAsia="zh-CN"/>
        </w:rPr>
        <w:t>在一个分页虚拟存储系统中，用户编程空间为</w:t>
      </w:r>
      <w:r>
        <w:rPr>
          <w:rFonts w:ascii="Times New Roman" w:hAnsi="Times New Roman"/>
          <w:sz w:val="18"/>
          <w:szCs w:val="18"/>
          <w:lang w:eastAsia="zh-CN"/>
        </w:rPr>
        <w:t>32</w:t>
      </w:r>
      <w:r>
        <w:rPr>
          <w:rFonts w:ascii="Times New Roman" w:hAnsi="Times New Roman"/>
          <w:sz w:val="18"/>
          <w:szCs w:val="18"/>
          <w:lang w:eastAsia="zh-CN"/>
        </w:rPr>
        <w:t>个页，页长</w:t>
      </w:r>
      <w:r>
        <w:rPr>
          <w:rFonts w:ascii="Times New Roman" w:hAnsi="Times New Roman"/>
          <w:sz w:val="18"/>
          <w:szCs w:val="18"/>
          <w:lang w:eastAsia="zh-CN"/>
        </w:rPr>
        <w:t xml:space="preserve">1 KB </w:t>
      </w:r>
      <w:r>
        <w:rPr>
          <w:rFonts w:ascii="Times New Roman" w:hAnsi="Times New Roman"/>
          <w:sz w:val="18"/>
          <w:szCs w:val="18"/>
          <w:lang w:eastAsia="zh-CN"/>
        </w:rPr>
        <w:t>，内存空间为</w:t>
      </w:r>
      <w:r>
        <w:rPr>
          <w:rFonts w:ascii="Times New Roman" w:hAnsi="Times New Roman"/>
          <w:sz w:val="18"/>
          <w:szCs w:val="18"/>
          <w:lang w:eastAsia="zh-CN"/>
        </w:rPr>
        <w:t>16 KB</w:t>
      </w:r>
      <w:r>
        <w:rPr>
          <w:rFonts w:ascii="Times New Roman" w:hAnsi="Times New Roman"/>
          <w:sz w:val="18"/>
          <w:szCs w:val="18"/>
          <w:lang w:eastAsia="zh-CN"/>
        </w:rPr>
        <w:t>。如果应用程序有</w:t>
      </w:r>
      <w:r>
        <w:rPr>
          <w:rFonts w:ascii="Times New Roman" w:hAnsi="Times New Roman"/>
          <w:sz w:val="18"/>
          <w:szCs w:val="18"/>
          <w:lang w:eastAsia="zh-CN"/>
        </w:rPr>
        <w:t>10</w:t>
      </w:r>
      <w:r>
        <w:rPr>
          <w:rFonts w:ascii="Times New Roman" w:hAnsi="Times New Roman"/>
          <w:sz w:val="18"/>
          <w:szCs w:val="18"/>
          <w:lang w:eastAsia="zh-CN"/>
        </w:rPr>
        <w:t>页长，</w:t>
      </w:r>
      <w:r>
        <w:rPr>
          <w:rFonts w:ascii="Times New Roman" w:hAnsi="Times New Roman"/>
          <w:sz w:val="18"/>
          <w:szCs w:val="18"/>
          <w:lang w:eastAsia="zh-CN"/>
        </w:rPr>
        <w:t xml:space="preserve"> </w:t>
      </w:r>
      <w:r>
        <w:rPr>
          <w:rFonts w:ascii="Times New Roman" w:hAnsi="Times New Roman"/>
          <w:sz w:val="18"/>
          <w:szCs w:val="18"/>
          <w:lang w:eastAsia="zh-CN"/>
        </w:rPr>
        <w:t>若已知虚页</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，已分得页框</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7</w:t>
      </w:r>
      <w:r>
        <w:rPr>
          <w:rFonts w:ascii="Times New Roman" w:hAnsi="Times New Roman"/>
          <w:sz w:val="18"/>
          <w:szCs w:val="18"/>
          <w:lang w:eastAsia="zh-CN"/>
        </w:rPr>
        <w:t>、</w:t>
      </w:r>
      <w:r>
        <w:rPr>
          <w:rFonts w:ascii="Times New Roman" w:hAnsi="Times New Roman"/>
          <w:sz w:val="18"/>
          <w:szCs w:val="18"/>
          <w:lang w:eastAsia="zh-CN"/>
        </w:rPr>
        <w:t>8</w:t>
      </w:r>
      <w:r>
        <w:rPr>
          <w:rFonts w:ascii="Times New Roman" w:hAnsi="Times New Roman"/>
          <w:sz w:val="18"/>
          <w:szCs w:val="18"/>
          <w:lang w:eastAsia="zh-CN"/>
        </w:rPr>
        <w:t>、</w:t>
      </w:r>
      <w:r>
        <w:rPr>
          <w:rFonts w:ascii="Times New Roman" w:hAnsi="Times New Roman"/>
          <w:sz w:val="18"/>
          <w:szCs w:val="18"/>
          <w:lang w:eastAsia="zh-CN"/>
        </w:rPr>
        <w:t>10</w:t>
      </w:r>
      <w:r>
        <w:rPr>
          <w:rFonts w:ascii="Times New Roman" w:hAnsi="Times New Roman"/>
          <w:sz w:val="18"/>
          <w:szCs w:val="18"/>
          <w:lang w:eastAsia="zh-CN"/>
        </w:rPr>
        <w:t>，试把虚地址</w:t>
      </w:r>
      <w:r>
        <w:rPr>
          <w:rFonts w:ascii="Times New Roman" w:hAnsi="Times New Roman"/>
          <w:sz w:val="18"/>
          <w:szCs w:val="18"/>
          <w:lang w:eastAsia="zh-CN"/>
        </w:rPr>
        <w:t>0AC5H</w:t>
      </w:r>
      <w:r>
        <w:rPr>
          <w:rFonts w:ascii="Times New Roman" w:hAnsi="Times New Roman"/>
          <w:sz w:val="18"/>
          <w:szCs w:val="18"/>
          <w:lang w:eastAsia="zh-CN"/>
        </w:rPr>
        <w:t>和</w:t>
      </w:r>
      <w:r>
        <w:rPr>
          <w:rFonts w:ascii="Times New Roman" w:hAnsi="Times New Roman"/>
          <w:sz w:val="18"/>
          <w:szCs w:val="18"/>
          <w:lang w:eastAsia="zh-CN"/>
        </w:rPr>
        <w:t>1AC5H</w:t>
      </w:r>
      <w:r>
        <w:rPr>
          <w:rFonts w:ascii="Times New Roman" w:hAnsi="Times New Roman"/>
          <w:sz w:val="18"/>
          <w:szCs w:val="18"/>
          <w:lang w:eastAsia="zh-CN"/>
        </w:rPr>
        <w:t>转换成对应的物理地址</w:t>
      </w:r>
      <w:r>
        <w:rPr>
          <w:rFonts w:ascii="Times New Roman" w:hAnsi="Times New Roman"/>
          <w:sz w:val="18"/>
          <w:szCs w:val="18"/>
          <w:lang w:eastAsia="zh-CN"/>
        </w:rPr>
        <w:t xml:space="preserve"> </w:t>
      </w:r>
      <w:r>
        <w:rPr>
          <w:rFonts w:ascii="Times New Roman" w:hAnsi="Times New Roman"/>
          <w:sz w:val="18"/>
          <w:szCs w:val="18"/>
          <w:lang w:eastAsia="zh-CN"/>
        </w:rPr>
        <w:t>。</w:t>
      </w:r>
    </w:p>
    <w:p w14:paraId="0E8239D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21.  </w:t>
      </w:r>
      <w:r>
        <w:rPr>
          <w:rFonts w:ascii="Times New Roman" w:hAnsi="Times New Roman"/>
          <w:sz w:val="18"/>
          <w:szCs w:val="18"/>
          <w:lang w:eastAsia="zh-CN"/>
        </w:rPr>
        <w:t>－个进程已分配到</w:t>
      </w:r>
      <w:r>
        <w:rPr>
          <w:rFonts w:ascii="Times New Roman" w:hAnsi="Times New Roman"/>
          <w:sz w:val="18"/>
          <w:szCs w:val="18"/>
          <w:lang w:eastAsia="zh-CN"/>
        </w:rPr>
        <w:t>4</w:t>
      </w:r>
      <w:r>
        <w:rPr>
          <w:rFonts w:ascii="Times New Roman" w:hAnsi="Times New Roman"/>
          <w:sz w:val="18"/>
          <w:szCs w:val="18"/>
          <w:lang w:eastAsia="zh-CN"/>
        </w:rPr>
        <w:t>个页框，每页的装入时间、最后访问时间、访问位</w:t>
      </w:r>
      <w:r>
        <w:rPr>
          <w:rFonts w:ascii="Times New Roman" w:hAnsi="Times New Roman"/>
          <w:sz w:val="18"/>
          <w:szCs w:val="18"/>
          <w:lang w:eastAsia="zh-CN"/>
        </w:rPr>
        <w:t>R</w:t>
      </w:r>
      <w:r>
        <w:rPr>
          <w:rFonts w:ascii="Times New Roman" w:hAnsi="Times New Roman"/>
          <w:sz w:val="18"/>
          <w:szCs w:val="18"/>
          <w:lang w:eastAsia="zh-CN"/>
        </w:rPr>
        <w:t>、修改位</w:t>
      </w:r>
      <w:r>
        <w:rPr>
          <w:rFonts w:ascii="Times New Roman" w:hAnsi="Times New Roman"/>
          <w:sz w:val="18"/>
          <w:szCs w:val="18"/>
          <w:lang w:eastAsia="zh-CN"/>
        </w:rPr>
        <w:t>D</w:t>
      </w:r>
      <w:r>
        <w:rPr>
          <w:rFonts w:ascii="Times New Roman" w:hAnsi="Times New Roman"/>
          <w:sz w:val="18"/>
          <w:szCs w:val="18"/>
          <w:lang w:eastAsia="zh-CN"/>
        </w:rPr>
        <w:t>如表所示（所有数字为十进制，且从</w:t>
      </w:r>
      <w:r>
        <w:rPr>
          <w:rFonts w:ascii="Times New Roman" w:hAnsi="Times New Roman"/>
          <w:sz w:val="18"/>
          <w:szCs w:val="18"/>
          <w:lang w:eastAsia="zh-CN"/>
        </w:rPr>
        <w:t>0</w:t>
      </w:r>
      <w:r>
        <w:rPr>
          <w:rFonts w:ascii="Times New Roman" w:hAnsi="Times New Roman"/>
          <w:sz w:val="18"/>
          <w:szCs w:val="18"/>
          <w:lang w:eastAsia="zh-CN"/>
        </w:rPr>
        <w:t>开始），当进程访问第</w:t>
      </w:r>
      <w:r>
        <w:rPr>
          <w:rFonts w:ascii="Times New Roman" w:hAnsi="Times New Roman"/>
          <w:sz w:val="18"/>
          <w:szCs w:val="18"/>
          <w:lang w:eastAsia="zh-CN"/>
        </w:rPr>
        <w:t>4</w:t>
      </w:r>
      <w:r>
        <w:rPr>
          <w:rFonts w:ascii="Times New Roman" w:hAnsi="Times New Roman"/>
          <w:sz w:val="18"/>
          <w:szCs w:val="18"/>
          <w:lang w:eastAsia="zh-CN"/>
        </w:rPr>
        <w:t>页时，产生缺页异常。请分别用</w:t>
      </w:r>
      <w:r>
        <w:rPr>
          <w:rFonts w:ascii="Times New Roman" w:hAnsi="Times New Roman"/>
          <w:sz w:val="18"/>
          <w:szCs w:val="18"/>
          <w:lang w:eastAsia="zh-CN"/>
        </w:rPr>
        <w:t>FIFO</w:t>
      </w:r>
      <w:r>
        <w:rPr>
          <w:rFonts w:ascii="Times New Roman" w:hAnsi="Times New Roman"/>
          <w:sz w:val="18"/>
          <w:szCs w:val="18"/>
          <w:lang w:eastAsia="zh-CN"/>
        </w:rPr>
        <w:t>、</w:t>
      </w:r>
      <w:r>
        <w:rPr>
          <w:rFonts w:ascii="Times New Roman" w:hAnsi="Times New Roman"/>
          <w:sz w:val="18"/>
          <w:szCs w:val="18"/>
          <w:lang w:eastAsia="zh-CN"/>
        </w:rPr>
        <w:t>LRU</w:t>
      </w:r>
      <w:r>
        <w:rPr>
          <w:rFonts w:ascii="Times New Roman" w:hAnsi="Times New Roman"/>
          <w:sz w:val="18"/>
          <w:szCs w:val="18"/>
          <w:lang w:eastAsia="zh-CN"/>
        </w:rPr>
        <w:t>和</w:t>
      </w:r>
      <w:r>
        <w:rPr>
          <w:rFonts w:ascii="Times New Roman" w:hAnsi="Times New Roman"/>
          <w:sz w:val="18"/>
          <w:szCs w:val="18"/>
          <w:lang w:eastAsia="zh-CN"/>
        </w:rPr>
        <w:t>NRU</w:t>
      </w:r>
      <w:r>
        <w:rPr>
          <w:rFonts w:ascii="Times New Roman" w:hAnsi="Times New Roman"/>
          <w:sz w:val="18"/>
          <w:szCs w:val="18"/>
          <w:lang w:eastAsia="zh-CN"/>
        </w:rPr>
        <w:t>算法，决定缺页异常服务程序选择换出的页面。</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575"/>
        <w:gridCol w:w="1276"/>
        <w:gridCol w:w="1843"/>
        <w:gridCol w:w="992"/>
        <w:gridCol w:w="992"/>
      </w:tblGrid>
      <w:tr w:rsidR="007319B1" w14:paraId="28442622" w14:textId="77777777">
        <w:tc>
          <w:tcPr>
            <w:tcW w:w="900" w:type="dxa"/>
            <w:vAlign w:val="center"/>
          </w:tcPr>
          <w:p w14:paraId="34F26A10"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page</w:t>
            </w:r>
          </w:p>
        </w:tc>
        <w:tc>
          <w:tcPr>
            <w:tcW w:w="1575" w:type="dxa"/>
            <w:vAlign w:val="center"/>
          </w:tcPr>
          <w:p w14:paraId="52DBCA0B"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 xml:space="preserve">Page </w:t>
            </w:r>
            <w:r>
              <w:rPr>
                <w:rFonts w:ascii="Times New Roman" w:hAnsi="Times New Roman"/>
                <w:spacing w:val="4"/>
                <w:sz w:val="18"/>
                <w:szCs w:val="18"/>
                <w:lang w:eastAsia="zh-CN"/>
              </w:rPr>
              <w:t xml:space="preserve"> </w:t>
            </w:r>
            <w:r>
              <w:rPr>
                <w:rFonts w:ascii="Times New Roman" w:hAnsi="Times New Roman"/>
                <w:spacing w:val="4"/>
                <w:sz w:val="18"/>
                <w:szCs w:val="18"/>
              </w:rPr>
              <w:t>frame</w:t>
            </w:r>
          </w:p>
        </w:tc>
        <w:tc>
          <w:tcPr>
            <w:tcW w:w="1276" w:type="dxa"/>
            <w:vAlign w:val="center"/>
          </w:tcPr>
          <w:p w14:paraId="54E2E6DB" w14:textId="77777777" w:rsidR="007319B1" w:rsidRDefault="007319B1">
            <w:pPr>
              <w:spacing w:line="240" w:lineRule="auto"/>
              <w:ind w:firstLineChars="100" w:firstLine="184"/>
              <w:rPr>
                <w:rFonts w:ascii="Times New Roman" w:hAnsi="Times New Roman"/>
                <w:spacing w:val="4"/>
                <w:sz w:val="18"/>
                <w:szCs w:val="18"/>
              </w:rPr>
            </w:pPr>
            <w:r>
              <w:rPr>
                <w:rFonts w:ascii="Times New Roman" w:hAnsi="Times New Roman"/>
                <w:spacing w:val="4"/>
                <w:sz w:val="18"/>
                <w:szCs w:val="18"/>
              </w:rPr>
              <w:t xml:space="preserve">loaded  </w:t>
            </w:r>
          </w:p>
        </w:tc>
        <w:tc>
          <w:tcPr>
            <w:tcW w:w="1843" w:type="dxa"/>
            <w:vAlign w:val="center"/>
          </w:tcPr>
          <w:p w14:paraId="1FBF37C0"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last  reference</w:t>
            </w:r>
          </w:p>
        </w:tc>
        <w:tc>
          <w:tcPr>
            <w:tcW w:w="992" w:type="dxa"/>
            <w:vAlign w:val="center"/>
          </w:tcPr>
          <w:p w14:paraId="05CA9293"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R</w:t>
            </w:r>
          </w:p>
        </w:tc>
        <w:tc>
          <w:tcPr>
            <w:tcW w:w="992" w:type="dxa"/>
            <w:vAlign w:val="center"/>
          </w:tcPr>
          <w:p w14:paraId="4765D25D"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D</w:t>
            </w:r>
          </w:p>
        </w:tc>
      </w:tr>
      <w:tr w:rsidR="007319B1" w14:paraId="05B4018B" w14:textId="77777777">
        <w:tc>
          <w:tcPr>
            <w:tcW w:w="900" w:type="dxa"/>
            <w:vAlign w:val="center"/>
          </w:tcPr>
          <w:p w14:paraId="5977B2DA"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2</w:t>
            </w:r>
          </w:p>
        </w:tc>
        <w:tc>
          <w:tcPr>
            <w:tcW w:w="1575" w:type="dxa"/>
            <w:vAlign w:val="center"/>
          </w:tcPr>
          <w:p w14:paraId="6015407E"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 xml:space="preserve">  0</w:t>
            </w:r>
          </w:p>
        </w:tc>
        <w:tc>
          <w:tcPr>
            <w:tcW w:w="1276" w:type="dxa"/>
            <w:vAlign w:val="center"/>
          </w:tcPr>
          <w:p w14:paraId="2A57FFCF"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 xml:space="preserve">  </w:t>
            </w:r>
            <w:r>
              <w:rPr>
                <w:rFonts w:ascii="Times New Roman" w:hAnsi="Times New Roman"/>
                <w:spacing w:val="4"/>
                <w:sz w:val="18"/>
                <w:szCs w:val="18"/>
                <w:lang w:eastAsia="zh-CN"/>
              </w:rPr>
              <w:t xml:space="preserve">   </w:t>
            </w:r>
            <w:r>
              <w:rPr>
                <w:rFonts w:ascii="Times New Roman" w:hAnsi="Times New Roman"/>
                <w:spacing w:val="4"/>
                <w:sz w:val="18"/>
                <w:szCs w:val="18"/>
              </w:rPr>
              <w:t>60</w:t>
            </w:r>
          </w:p>
        </w:tc>
        <w:tc>
          <w:tcPr>
            <w:tcW w:w="1843" w:type="dxa"/>
            <w:vAlign w:val="center"/>
          </w:tcPr>
          <w:p w14:paraId="0CFD8078" w14:textId="77777777" w:rsidR="007319B1" w:rsidRDefault="007319B1">
            <w:pPr>
              <w:spacing w:line="240" w:lineRule="auto"/>
              <w:ind w:firstLineChars="200" w:firstLine="368"/>
              <w:rPr>
                <w:rFonts w:ascii="Times New Roman" w:hAnsi="Times New Roman"/>
                <w:spacing w:val="4"/>
                <w:sz w:val="18"/>
                <w:szCs w:val="18"/>
              </w:rPr>
            </w:pPr>
            <w:r>
              <w:rPr>
                <w:rFonts w:ascii="Times New Roman" w:hAnsi="Times New Roman"/>
                <w:spacing w:val="4"/>
                <w:sz w:val="18"/>
                <w:szCs w:val="18"/>
              </w:rPr>
              <w:t>161</w:t>
            </w:r>
          </w:p>
        </w:tc>
        <w:tc>
          <w:tcPr>
            <w:tcW w:w="992" w:type="dxa"/>
            <w:vAlign w:val="center"/>
          </w:tcPr>
          <w:p w14:paraId="74362E05"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0</w:t>
            </w:r>
          </w:p>
        </w:tc>
        <w:tc>
          <w:tcPr>
            <w:tcW w:w="992" w:type="dxa"/>
            <w:vAlign w:val="center"/>
          </w:tcPr>
          <w:p w14:paraId="5D905905"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1</w:t>
            </w:r>
          </w:p>
        </w:tc>
      </w:tr>
      <w:tr w:rsidR="007319B1" w14:paraId="77C6D1E2" w14:textId="77777777">
        <w:trPr>
          <w:trHeight w:val="273"/>
        </w:trPr>
        <w:tc>
          <w:tcPr>
            <w:tcW w:w="900" w:type="dxa"/>
            <w:vAlign w:val="center"/>
          </w:tcPr>
          <w:p w14:paraId="65ABD41C"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1</w:t>
            </w:r>
          </w:p>
        </w:tc>
        <w:tc>
          <w:tcPr>
            <w:tcW w:w="1575" w:type="dxa"/>
            <w:vAlign w:val="center"/>
          </w:tcPr>
          <w:p w14:paraId="0BF5333B"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 xml:space="preserve">  1</w:t>
            </w:r>
          </w:p>
        </w:tc>
        <w:tc>
          <w:tcPr>
            <w:tcW w:w="1276" w:type="dxa"/>
            <w:vAlign w:val="center"/>
          </w:tcPr>
          <w:p w14:paraId="58BB17FA" w14:textId="77777777" w:rsidR="007319B1" w:rsidRDefault="007319B1">
            <w:pPr>
              <w:spacing w:line="240" w:lineRule="auto"/>
              <w:ind w:firstLineChars="100" w:firstLine="184"/>
              <w:rPr>
                <w:rFonts w:ascii="Times New Roman" w:hAnsi="Times New Roman"/>
                <w:spacing w:val="4"/>
                <w:sz w:val="18"/>
                <w:szCs w:val="18"/>
              </w:rPr>
            </w:pPr>
            <w:r>
              <w:rPr>
                <w:rFonts w:ascii="Times New Roman" w:hAnsi="Times New Roman"/>
                <w:spacing w:val="4"/>
                <w:sz w:val="18"/>
                <w:szCs w:val="18"/>
              </w:rPr>
              <w:t>130</w:t>
            </w:r>
          </w:p>
        </w:tc>
        <w:tc>
          <w:tcPr>
            <w:tcW w:w="1843" w:type="dxa"/>
            <w:vAlign w:val="center"/>
          </w:tcPr>
          <w:p w14:paraId="1C93BED8" w14:textId="77777777" w:rsidR="007319B1" w:rsidRDefault="007319B1">
            <w:pPr>
              <w:spacing w:line="240" w:lineRule="auto"/>
              <w:ind w:firstLineChars="200" w:firstLine="368"/>
              <w:rPr>
                <w:rFonts w:ascii="Times New Roman" w:hAnsi="Times New Roman"/>
                <w:spacing w:val="4"/>
                <w:sz w:val="18"/>
                <w:szCs w:val="18"/>
              </w:rPr>
            </w:pPr>
            <w:r>
              <w:rPr>
                <w:rFonts w:ascii="Times New Roman" w:hAnsi="Times New Roman"/>
                <w:spacing w:val="4"/>
                <w:sz w:val="18"/>
                <w:szCs w:val="18"/>
              </w:rPr>
              <w:t>160</w:t>
            </w:r>
          </w:p>
        </w:tc>
        <w:tc>
          <w:tcPr>
            <w:tcW w:w="992" w:type="dxa"/>
            <w:vAlign w:val="center"/>
          </w:tcPr>
          <w:p w14:paraId="6B0D22F5"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0</w:t>
            </w:r>
          </w:p>
        </w:tc>
        <w:tc>
          <w:tcPr>
            <w:tcW w:w="992" w:type="dxa"/>
            <w:vAlign w:val="center"/>
          </w:tcPr>
          <w:p w14:paraId="7202FD93"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0</w:t>
            </w:r>
          </w:p>
        </w:tc>
      </w:tr>
      <w:tr w:rsidR="007319B1" w14:paraId="3E61CFB6" w14:textId="77777777">
        <w:tc>
          <w:tcPr>
            <w:tcW w:w="900" w:type="dxa"/>
            <w:vAlign w:val="center"/>
          </w:tcPr>
          <w:p w14:paraId="216EB115"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0</w:t>
            </w:r>
          </w:p>
        </w:tc>
        <w:tc>
          <w:tcPr>
            <w:tcW w:w="1575" w:type="dxa"/>
            <w:vAlign w:val="center"/>
          </w:tcPr>
          <w:p w14:paraId="2E8C2E59"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 xml:space="preserve">  2</w:t>
            </w:r>
          </w:p>
        </w:tc>
        <w:tc>
          <w:tcPr>
            <w:tcW w:w="1276" w:type="dxa"/>
            <w:vAlign w:val="center"/>
          </w:tcPr>
          <w:p w14:paraId="52DADD41" w14:textId="77777777" w:rsidR="007319B1" w:rsidRDefault="007319B1">
            <w:pPr>
              <w:spacing w:line="240" w:lineRule="auto"/>
              <w:ind w:firstLineChars="100" w:firstLine="184"/>
              <w:rPr>
                <w:rFonts w:ascii="Times New Roman" w:hAnsi="Times New Roman"/>
                <w:spacing w:val="4"/>
                <w:sz w:val="18"/>
                <w:szCs w:val="18"/>
              </w:rPr>
            </w:pPr>
            <w:r>
              <w:rPr>
                <w:rFonts w:ascii="Times New Roman" w:hAnsi="Times New Roman"/>
                <w:spacing w:val="4"/>
                <w:sz w:val="18"/>
                <w:szCs w:val="18"/>
              </w:rPr>
              <w:t>26</w:t>
            </w:r>
          </w:p>
        </w:tc>
        <w:tc>
          <w:tcPr>
            <w:tcW w:w="1843" w:type="dxa"/>
            <w:vAlign w:val="center"/>
          </w:tcPr>
          <w:p w14:paraId="3166E70C" w14:textId="77777777" w:rsidR="007319B1" w:rsidRDefault="007319B1">
            <w:pPr>
              <w:spacing w:line="240" w:lineRule="auto"/>
              <w:ind w:firstLineChars="200" w:firstLine="368"/>
              <w:rPr>
                <w:rFonts w:ascii="Times New Roman" w:hAnsi="Times New Roman"/>
                <w:spacing w:val="4"/>
                <w:sz w:val="18"/>
                <w:szCs w:val="18"/>
              </w:rPr>
            </w:pPr>
            <w:r>
              <w:rPr>
                <w:rFonts w:ascii="Times New Roman" w:hAnsi="Times New Roman"/>
                <w:spacing w:val="4"/>
                <w:sz w:val="18"/>
                <w:szCs w:val="18"/>
              </w:rPr>
              <w:t>162</w:t>
            </w:r>
          </w:p>
        </w:tc>
        <w:tc>
          <w:tcPr>
            <w:tcW w:w="992" w:type="dxa"/>
            <w:vAlign w:val="center"/>
          </w:tcPr>
          <w:p w14:paraId="53BA886E"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1</w:t>
            </w:r>
          </w:p>
        </w:tc>
        <w:tc>
          <w:tcPr>
            <w:tcW w:w="992" w:type="dxa"/>
            <w:vAlign w:val="center"/>
          </w:tcPr>
          <w:p w14:paraId="3610D255"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0</w:t>
            </w:r>
          </w:p>
        </w:tc>
      </w:tr>
      <w:tr w:rsidR="007319B1" w14:paraId="716A0EF4" w14:textId="77777777">
        <w:tc>
          <w:tcPr>
            <w:tcW w:w="900" w:type="dxa"/>
            <w:vAlign w:val="center"/>
          </w:tcPr>
          <w:p w14:paraId="496A41DF"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3</w:t>
            </w:r>
          </w:p>
        </w:tc>
        <w:tc>
          <w:tcPr>
            <w:tcW w:w="1575" w:type="dxa"/>
            <w:vAlign w:val="center"/>
          </w:tcPr>
          <w:p w14:paraId="0C6DF02A"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 xml:space="preserve">  3</w:t>
            </w:r>
          </w:p>
        </w:tc>
        <w:tc>
          <w:tcPr>
            <w:tcW w:w="1276" w:type="dxa"/>
            <w:vAlign w:val="center"/>
          </w:tcPr>
          <w:p w14:paraId="70A3412A" w14:textId="77777777" w:rsidR="007319B1" w:rsidRDefault="007319B1">
            <w:pPr>
              <w:spacing w:line="240" w:lineRule="auto"/>
              <w:ind w:firstLineChars="100" w:firstLine="184"/>
              <w:rPr>
                <w:rFonts w:ascii="Times New Roman" w:hAnsi="Times New Roman"/>
                <w:spacing w:val="4"/>
                <w:sz w:val="18"/>
                <w:szCs w:val="18"/>
              </w:rPr>
            </w:pPr>
            <w:r>
              <w:rPr>
                <w:rFonts w:ascii="Times New Roman" w:hAnsi="Times New Roman"/>
                <w:spacing w:val="4"/>
                <w:sz w:val="18"/>
                <w:szCs w:val="18"/>
              </w:rPr>
              <w:t>20</w:t>
            </w:r>
          </w:p>
        </w:tc>
        <w:tc>
          <w:tcPr>
            <w:tcW w:w="1843" w:type="dxa"/>
            <w:vAlign w:val="center"/>
          </w:tcPr>
          <w:p w14:paraId="4207D428" w14:textId="77777777" w:rsidR="007319B1" w:rsidRDefault="007319B1">
            <w:pPr>
              <w:spacing w:line="240" w:lineRule="auto"/>
              <w:ind w:firstLineChars="200" w:firstLine="368"/>
              <w:rPr>
                <w:rFonts w:ascii="Times New Roman" w:hAnsi="Times New Roman"/>
                <w:spacing w:val="4"/>
                <w:sz w:val="18"/>
                <w:szCs w:val="18"/>
              </w:rPr>
            </w:pPr>
            <w:r>
              <w:rPr>
                <w:rFonts w:ascii="Times New Roman" w:hAnsi="Times New Roman"/>
                <w:spacing w:val="4"/>
                <w:sz w:val="18"/>
                <w:szCs w:val="18"/>
              </w:rPr>
              <w:t>163</w:t>
            </w:r>
          </w:p>
        </w:tc>
        <w:tc>
          <w:tcPr>
            <w:tcW w:w="992" w:type="dxa"/>
            <w:vAlign w:val="center"/>
          </w:tcPr>
          <w:p w14:paraId="4162CB96"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1</w:t>
            </w:r>
          </w:p>
        </w:tc>
        <w:tc>
          <w:tcPr>
            <w:tcW w:w="992" w:type="dxa"/>
            <w:vAlign w:val="center"/>
          </w:tcPr>
          <w:p w14:paraId="06291728"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1</w:t>
            </w:r>
          </w:p>
        </w:tc>
      </w:tr>
    </w:tbl>
    <w:p w14:paraId="0CCC940A" w14:textId="77777777" w:rsidR="007319B1" w:rsidRDefault="007319B1">
      <w:pPr>
        <w:spacing w:after="0" w:line="246" w:lineRule="exact"/>
        <w:ind w:left="169" w:right="-20"/>
        <w:rPr>
          <w:rFonts w:ascii="Times New Roman" w:hAnsi="Times New Roman"/>
          <w:spacing w:val="-1"/>
          <w:position w:val="-1"/>
          <w:sz w:val="18"/>
          <w:szCs w:val="18"/>
          <w:lang w:eastAsia="zh-CN"/>
        </w:rPr>
      </w:pPr>
    </w:p>
    <w:p w14:paraId="1F57FE9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22.  </w:t>
      </w:r>
      <w:r>
        <w:rPr>
          <w:rFonts w:ascii="Times New Roman" w:hAnsi="Times New Roman"/>
          <w:sz w:val="18"/>
          <w:szCs w:val="18"/>
          <w:lang w:eastAsia="zh-CN"/>
        </w:rPr>
        <w:t>一台计算机中，</w:t>
      </w:r>
      <w:r>
        <w:rPr>
          <w:rFonts w:ascii="Times New Roman" w:hAnsi="Times New Roman"/>
          <w:sz w:val="18"/>
          <w:szCs w:val="18"/>
          <w:lang w:eastAsia="zh-CN"/>
        </w:rPr>
        <w:t>4</w:t>
      </w:r>
      <w:r>
        <w:rPr>
          <w:rFonts w:ascii="Times New Roman" w:hAnsi="Times New Roman"/>
          <w:sz w:val="18"/>
          <w:szCs w:val="18"/>
          <w:lang w:eastAsia="zh-CN"/>
        </w:rPr>
        <w:t>个页框中的页面当前状态：每页装入时间、最后访问时间、访问位</w:t>
      </w:r>
      <w:r>
        <w:rPr>
          <w:rFonts w:ascii="Times New Roman" w:hAnsi="Times New Roman"/>
          <w:sz w:val="18"/>
          <w:szCs w:val="18"/>
          <w:lang w:eastAsia="zh-CN"/>
        </w:rPr>
        <w:t>R</w:t>
      </w:r>
      <w:r>
        <w:rPr>
          <w:rFonts w:ascii="Times New Roman" w:hAnsi="Times New Roman"/>
          <w:sz w:val="18"/>
          <w:szCs w:val="18"/>
          <w:lang w:eastAsia="zh-CN"/>
        </w:rPr>
        <w:t>、修改位</w:t>
      </w:r>
      <w:r>
        <w:rPr>
          <w:rFonts w:ascii="Times New Roman" w:hAnsi="Times New Roman"/>
          <w:sz w:val="18"/>
          <w:szCs w:val="18"/>
          <w:lang w:eastAsia="zh-CN"/>
        </w:rPr>
        <w:t>D</w:t>
      </w:r>
      <w:r>
        <w:rPr>
          <w:rFonts w:ascii="Times New Roman" w:hAnsi="Times New Roman"/>
          <w:sz w:val="18"/>
          <w:szCs w:val="18"/>
          <w:lang w:eastAsia="zh-CN"/>
        </w:rPr>
        <w:t>如下表所示，试分别用</w:t>
      </w:r>
      <w:r>
        <w:rPr>
          <w:rFonts w:ascii="Times New Roman" w:hAnsi="Times New Roman"/>
          <w:sz w:val="18"/>
          <w:szCs w:val="18"/>
          <w:lang w:eastAsia="zh-CN"/>
        </w:rPr>
        <w:t>FIFO</w:t>
      </w:r>
      <w:r>
        <w:rPr>
          <w:rFonts w:ascii="Times New Roman" w:hAnsi="Times New Roman"/>
          <w:sz w:val="18"/>
          <w:szCs w:val="18"/>
          <w:lang w:eastAsia="zh-CN"/>
        </w:rPr>
        <w:t>、</w:t>
      </w:r>
      <w:r>
        <w:rPr>
          <w:rFonts w:ascii="Times New Roman" w:hAnsi="Times New Roman"/>
          <w:sz w:val="18"/>
          <w:szCs w:val="18"/>
          <w:lang w:eastAsia="zh-CN"/>
        </w:rPr>
        <w:t>LRU</w:t>
      </w:r>
      <w:r>
        <w:rPr>
          <w:rFonts w:ascii="Times New Roman" w:hAnsi="Times New Roman"/>
          <w:sz w:val="18"/>
          <w:szCs w:val="18"/>
          <w:lang w:eastAsia="zh-CN"/>
        </w:rPr>
        <w:t>、</w:t>
      </w:r>
      <w:r>
        <w:rPr>
          <w:rFonts w:ascii="Times New Roman" w:hAnsi="Times New Roman"/>
          <w:sz w:val="18"/>
          <w:szCs w:val="18"/>
          <w:lang w:eastAsia="zh-CN"/>
        </w:rPr>
        <w:t>NRU</w:t>
      </w:r>
      <w:r>
        <w:rPr>
          <w:rFonts w:ascii="Times New Roman" w:hAnsi="Times New Roman"/>
          <w:sz w:val="18"/>
          <w:szCs w:val="18"/>
          <w:lang w:eastAsia="zh-CN"/>
        </w:rPr>
        <w:t>和</w:t>
      </w:r>
      <w:r>
        <w:rPr>
          <w:rFonts w:ascii="Times New Roman" w:hAnsi="Times New Roman"/>
          <w:sz w:val="18"/>
          <w:szCs w:val="18"/>
          <w:lang w:eastAsia="zh-CN"/>
        </w:rPr>
        <w:t>SCR</w:t>
      </w:r>
      <w:r>
        <w:rPr>
          <w:rFonts w:ascii="Times New Roman" w:hAnsi="Times New Roman"/>
          <w:sz w:val="18"/>
          <w:szCs w:val="18"/>
          <w:lang w:eastAsia="zh-CN"/>
        </w:rPr>
        <w:t>算法，决定缺页异常服务程序选择换出的页面。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800"/>
        <w:gridCol w:w="1080"/>
        <w:gridCol w:w="900"/>
      </w:tblGrid>
      <w:tr w:rsidR="007319B1" w14:paraId="79DAD94B" w14:textId="77777777">
        <w:trPr>
          <w:jc w:val="center"/>
        </w:trPr>
        <w:tc>
          <w:tcPr>
            <w:tcW w:w="900" w:type="dxa"/>
            <w:vAlign w:val="center"/>
          </w:tcPr>
          <w:p w14:paraId="0DCF31EA" w14:textId="77777777" w:rsidR="007319B1" w:rsidRDefault="007319B1">
            <w:pPr>
              <w:rPr>
                <w:rFonts w:ascii="Times New Roman" w:hAnsi="Times New Roman"/>
                <w:spacing w:val="4"/>
                <w:sz w:val="18"/>
                <w:szCs w:val="18"/>
              </w:rPr>
            </w:pPr>
            <w:r>
              <w:rPr>
                <w:rFonts w:ascii="Times New Roman" w:hAnsi="Times New Roman"/>
                <w:spacing w:val="4"/>
                <w:sz w:val="18"/>
                <w:szCs w:val="18"/>
              </w:rPr>
              <w:t>page</w:t>
            </w:r>
          </w:p>
        </w:tc>
        <w:tc>
          <w:tcPr>
            <w:tcW w:w="1260" w:type="dxa"/>
            <w:vAlign w:val="center"/>
          </w:tcPr>
          <w:p w14:paraId="60BA9AEC" w14:textId="77777777" w:rsidR="007319B1" w:rsidRDefault="007319B1">
            <w:pPr>
              <w:ind w:firstLineChars="100" w:firstLine="184"/>
              <w:rPr>
                <w:rFonts w:ascii="Times New Roman" w:hAnsi="Times New Roman"/>
                <w:spacing w:val="4"/>
                <w:sz w:val="18"/>
                <w:szCs w:val="18"/>
              </w:rPr>
            </w:pPr>
            <w:r>
              <w:rPr>
                <w:rFonts w:ascii="Times New Roman" w:hAnsi="Times New Roman"/>
                <w:spacing w:val="4"/>
                <w:sz w:val="18"/>
                <w:szCs w:val="18"/>
              </w:rPr>
              <w:t xml:space="preserve">loaded  </w:t>
            </w:r>
          </w:p>
        </w:tc>
        <w:tc>
          <w:tcPr>
            <w:tcW w:w="1800" w:type="dxa"/>
            <w:vAlign w:val="center"/>
          </w:tcPr>
          <w:p w14:paraId="71D6436C" w14:textId="77777777" w:rsidR="007319B1" w:rsidRDefault="007319B1">
            <w:pPr>
              <w:rPr>
                <w:rFonts w:ascii="Times New Roman" w:hAnsi="Times New Roman"/>
                <w:spacing w:val="4"/>
                <w:sz w:val="18"/>
                <w:szCs w:val="18"/>
              </w:rPr>
            </w:pPr>
            <w:r>
              <w:rPr>
                <w:rFonts w:ascii="Times New Roman" w:hAnsi="Times New Roman"/>
                <w:spacing w:val="4"/>
                <w:sz w:val="18"/>
                <w:szCs w:val="18"/>
              </w:rPr>
              <w:t>last  reference</w:t>
            </w:r>
          </w:p>
        </w:tc>
        <w:tc>
          <w:tcPr>
            <w:tcW w:w="1080" w:type="dxa"/>
            <w:vAlign w:val="center"/>
          </w:tcPr>
          <w:p w14:paraId="43E57175" w14:textId="77777777" w:rsidR="007319B1" w:rsidRDefault="007319B1">
            <w:pPr>
              <w:rPr>
                <w:rFonts w:ascii="Times New Roman" w:hAnsi="Times New Roman"/>
                <w:spacing w:val="4"/>
                <w:sz w:val="18"/>
                <w:szCs w:val="18"/>
              </w:rPr>
            </w:pPr>
            <w:r>
              <w:rPr>
                <w:rFonts w:ascii="Times New Roman" w:hAnsi="Times New Roman"/>
                <w:spacing w:val="4"/>
                <w:sz w:val="18"/>
                <w:szCs w:val="18"/>
              </w:rPr>
              <w:t>R</w:t>
            </w:r>
          </w:p>
        </w:tc>
        <w:tc>
          <w:tcPr>
            <w:tcW w:w="900" w:type="dxa"/>
            <w:vAlign w:val="center"/>
          </w:tcPr>
          <w:p w14:paraId="543E6CA5" w14:textId="77777777" w:rsidR="007319B1" w:rsidRDefault="007319B1">
            <w:pPr>
              <w:rPr>
                <w:rFonts w:ascii="Times New Roman" w:hAnsi="Times New Roman"/>
                <w:spacing w:val="4"/>
                <w:sz w:val="18"/>
                <w:szCs w:val="18"/>
              </w:rPr>
            </w:pPr>
            <w:r>
              <w:rPr>
                <w:rFonts w:ascii="Times New Roman" w:hAnsi="Times New Roman"/>
                <w:spacing w:val="4"/>
                <w:sz w:val="18"/>
                <w:szCs w:val="18"/>
              </w:rPr>
              <w:t>D</w:t>
            </w:r>
          </w:p>
        </w:tc>
      </w:tr>
      <w:tr w:rsidR="007319B1" w14:paraId="43DADDB5" w14:textId="77777777">
        <w:trPr>
          <w:jc w:val="center"/>
        </w:trPr>
        <w:tc>
          <w:tcPr>
            <w:tcW w:w="900" w:type="dxa"/>
            <w:vAlign w:val="center"/>
          </w:tcPr>
          <w:p w14:paraId="5BCF0CE7" w14:textId="77777777" w:rsidR="007319B1" w:rsidRDefault="007319B1">
            <w:pPr>
              <w:rPr>
                <w:rFonts w:ascii="Times New Roman" w:hAnsi="Times New Roman"/>
                <w:spacing w:val="4"/>
                <w:sz w:val="18"/>
                <w:szCs w:val="18"/>
              </w:rPr>
            </w:pPr>
            <w:r>
              <w:rPr>
                <w:rFonts w:ascii="Times New Roman" w:hAnsi="Times New Roman"/>
                <w:spacing w:val="4"/>
                <w:sz w:val="18"/>
                <w:szCs w:val="18"/>
              </w:rPr>
              <w:t>0</w:t>
            </w:r>
          </w:p>
        </w:tc>
        <w:tc>
          <w:tcPr>
            <w:tcW w:w="1260" w:type="dxa"/>
            <w:vAlign w:val="center"/>
          </w:tcPr>
          <w:p w14:paraId="312EE118" w14:textId="77777777" w:rsidR="007319B1" w:rsidRDefault="007319B1">
            <w:pPr>
              <w:rPr>
                <w:rFonts w:ascii="Times New Roman" w:hAnsi="Times New Roman"/>
                <w:spacing w:val="4"/>
                <w:sz w:val="18"/>
                <w:szCs w:val="18"/>
              </w:rPr>
            </w:pPr>
            <w:r>
              <w:rPr>
                <w:rFonts w:ascii="Times New Roman" w:hAnsi="Times New Roman"/>
                <w:spacing w:val="4"/>
                <w:sz w:val="18"/>
                <w:szCs w:val="18"/>
              </w:rPr>
              <w:t xml:space="preserve">  126</w:t>
            </w:r>
          </w:p>
        </w:tc>
        <w:tc>
          <w:tcPr>
            <w:tcW w:w="1800" w:type="dxa"/>
            <w:vAlign w:val="center"/>
          </w:tcPr>
          <w:p w14:paraId="6E7E3420" w14:textId="77777777" w:rsidR="007319B1" w:rsidRDefault="007319B1">
            <w:pPr>
              <w:ind w:firstLineChars="200" w:firstLine="368"/>
              <w:rPr>
                <w:rFonts w:ascii="Times New Roman" w:hAnsi="Times New Roman"/>
                <w:spacing w:val="4"/>
                <w:sz w:val="18"/>
                <w:szCs w:val="18"/>
              </w:rPr>
            </w:pPr>
            <w:r>
              <w:rPr>
                <w:rFonts w:ascii="Times New Roman" w:hAnsi="Times New Roman"/>
                <w:spacing w:val="4"/>
                <w:sz w:val="18"/>
                <w:szCs w:val="18"/>
              </w:rPr>
              <w:t>269</w:t>
            </w:r>
          </w:p>
        </w:tc>
        <w:tc>
          <w:tcPr>
            <w:tcW w:w="1080" w:type="dxa"/>
            <w:vAlign w:val="center"/>
          </w:tcPr>
          <w:p w14:paraId="7AA2AABB" w14:textId="77777777" w:rsidR="007319B1" w:rsidRDefault="007319B1">
            <w:pPr>
              <w:rPr>
                <w:rFonts w:ascii="Times New Roman" w:hAnsi="Times New Roman"/>
                <w:spacing w:val="4"/>
                <w:sz w:val="18"/>
                <w:szCs w:val="18"/>
              </w:rPr>
            </w:pPr>
            <w:r>
              <w:rPr>
                <w:rFonts w:ascii="Times New Roman" w:hAnsi="Times New Roman"/>
                <w:spacing w:val="4"/>
                <w:sz w:val="18"/>
                <w:szCs w:val="18"/>
              </w:rPr>
              <w:t>0</w:t>
            </w:r>
          </w:p>
        </w:tc>
        <w:tc>
          <w:tcPr>
            <w:tcW w:w="900" w:type="dxa"/>
            <w:vAlign w:val="center"/>
          </w:tcPr>
          <w:p w14:paraId="4D7CB28E" w14:textId="77777777" w:rsidR="007319B1" w:rsidRDefault="007319B1">
            <w:pPr>
              <w:rPr>
                <w:rFonts w:ascii="Times New Roman" w:hAnsi="Times New Roman"/>
                <w:spacing w:val="4"/>
                <w:sz w:val="18"/>
                <w:szCs w:val="18"/>
              </w:rPr>
            </w:pPr>
            <w:r>
              <w:rPr>
                <w:rFonts w:ascii="Times New Roman" w:hAnsi="Times New Roman"/>
                <w:spacing w:val="4"/>
                <w:sz w:val="18"/>
                <w:szCs w:val="18"/>
              </w:rPr>
              <w:t>0</w:t>
            </w:r>
          </w:p>
        </w:tc>
      </w:tr>
      <w:tr w:rsidR="007319B1" w14:paraId="6CE19B93" w14:textId="77777777">
        <w:trPr>
          <w:trHeight w:val="273"/>
          <w:jc w:val="center"/>
        </w:trPr>
        <w:tc>
          <w:tcPr>
            <w:tcW w:w="900" w:type="dxa"/>
            <w:vAlign w:val="center"/>
          </w:tcPr>
          <w:p w14:paraId="3E7846B7" w14:textId="77777777" w:rsidR="007319B1" w:rsidRDefault="007319B1">
            <w:pPr>
              <w:rPr>
                <w:rFonts w:ascii="Times New Roman" w:hAnsi="Times New Roman"/>
                <w:spacing w:val="4"/>
                <w:sz w:val="18"/>
                <w:szCs w:val="18"/>
              </w:rPr>
            </w:pPr>
            <w:r>
              <w:rPr>
                <w:rFonts w:ascii="Times New Roman" w:hAnsi="Times New Roman"/>
                <w:spacing w:val="4"/>
                <w:sz w:val="18"/>
                <w:szCs w:val="18"/>
              </w:rPr>
              <w:t>1</w:t>
            </w:r>
          </w:p>
        </w:tc>
        <w:tc>
          <w:tcPr>
            <w:tcW w:w="1260" w:type="dxa"/>
            <w:vAlign w:val="center"/>
          </w:tcPr>
          <w:p w14:paraId="273DABC8" w14:textId="77777777" w:rsidR="007319B1" w:rsidRDefault="007319B1">
            <w:pPr>
              <w:ind w:firstLineChars="100" w:firstLine="184"/>
              <w:rPr>
                <w:rFonts w:ascii="Times New Roman" w:hAnsi="Times New Roman"/>
                <w:spacing w:val="4"/>
                <w:sz w:val="18"/>
                <w:szCs w:val="18"/>
              </w:rPr>
            </w:pPr>
            <w:r>
              <w:rPr>
                <w:rFonts w:ascii="Times New Roman" w:hAnsi="Times New Roman"/>
                <w:spacing w:val="4"/>
                <w:sz w:val="18"/>
                <w:szCs w:val="18"/>
              </w:rPr>
              <w:t>230</w:t>
            </w:r>
          </w:p>
        </w:tc>
        <w:tc>
          <w:tcPr>
            <w:tcW w:w="1800" w:type="dxa"/>
            <w:vAlign w:val="center"/>
          </w:tcPr>
          <w:p w14:paraId="03F3CE35" w14:textId="77777777" w:rsidR="007319B1" w:rsidRDefault="007319B1">
            <w:pPr>
              <w:ind w:firstLineChars="200" w:firstLine="368"/>
              <w:rPr>
                <w:rFonts w:ascii="Times New Roman" w:hAnsi="Times New Roman"/>
                <w:spacing w:val="4"/>
                <w:sz w:val="18"/>
                <w:szCs w:val="18"/>
              </w:rPr>
            </w:pPr>
            <w:r>
              <w:rPr>
                <w:rFonts w:ascii="Times New Roman" w:hAnsi="Times New Roman"/>
                <w:spacing w:val="4"/>
                <w:sz w:val="18"/>
                <w:szCs w:val="18"/>
              </w:rPr>
              <w:t>250</w:t>
            </w:r>
          </w:p>
        </w:tc>
        <w:tc>
          <w:tcPr>
            <w:tcW w:w="1080" w:type="dxa"/>
            <w:vAlign w:val="center"/>
          </w:tcPr>
          <w:p w14:paraId="3B3A83B9" w14:textId="77777777" w:rsidR="007319B1" w:rsidRDefault="007319B1">
            <w:pPr>
              <w:rPr>
                <w:rFonts w:ascii="Times New Roman" w:hAnsi="Times New Roman"/>
                <w:spacing w:val="4"/>
                <w:sz w:val="18"/>
                <w:szCs w:val="18"/>
              </w:rPr>
            </w:pPr>
            <w:r>
              <w:rPr>
                <w:rFonts w:ascii="Times New Roman" w:hAnsi="Times New Roman"/>
                <w:spacing w:val="4"/>
                <w:sz w:val="18"/>
                <w:szCs w:val="18"/>
              </w:rPr>
              <w:t>1</w:t>
            </w:r>
          </w:p>
        </w:tc>
        <w:tc>
          <w:tcPr>
            <w:tcW w:w="900" w:type="dxa"/>
            <w:vAlign w:val="center"/>
          </w:tcPr>
          <w:p w14:paraId="4EDC1A16" w14:textId="77777777" w:rsidR="007319B1" w:rsidRDefault="007319B1">
            <w:pPr>
              <w:rPr>
                <w:rFonts w:ascii="Times New Roman" w:hAnsi="Times New Roman"/>
                <w:spacing w:val="4"/>
                <w:sz w:val="18"/>
                <w:szCs w:val="18"/>
              </w:rPr>
            </w:pPr>
            <w:r>
              <w:rPr>
                <w:rFonts w:ascii="Times New Roman" w:hAnsi="Times New Roman"/>
                <w:spacing w:val="4"/>
                <w:sz w:val="18"/>
                <w:szCs w:val="18"/>
              </w:rPr>
              <w:t>0</w:t>
            </w:r>
          </w:p>
        </w:tc>
      </w:tr>
      <w:tr w:rsidR="007319B1" w14:paraId="40F153B7" w14:textId="77777777">
        <w:trPr>
          <w:jc w:val="center"/>
        </w:trPr>
        <w:tc>
          <w:tcPr>
            <w:tcW w:w="900" w:type="dxa"/>
            <w:vAlign w:val="center"/>
          </w:tcPr>
          <w:p w14:paraId="261A5196" w14:textId="77777777" w:rsidR="007319B1" w:rsidRDefault="007319B1">
            <w:pPr>
              <w:rPr>
                <w:rFonts w:ascii="Times New Roman" w:hAnsi="Times New Roman"/>
                <w:spacing w:val="4"/>
                <w:sz w:val="18"/>
                <w:szCs w:val="18"/>
              </w:rPr>
            </w:pPr>
            <w:r>
              <w:rPr>
                <w:rFonts w:ascii="Times New Roman" w:hAnsi="Times New Roman"/>
                <w:spacing w:val="4"/>
                <w:sz w:val="18"/>
                <w:szCs w:val="18"/>
              </w:rPr>
              <w:t>2</w:t>
            </w:r>
          </w:p>
        </w:tc>
        <w:tc>
          <w:tcPr>
            <w:tcW w:w="1260" w:type="dxa"/>
            <w:vAlign w:val="center"/>
          </w:tcPr>
          <w:p w14:paraId="5AB8B2A5" w14:textId="77777777" w:rsidR="007319B1" w:rsidRDefault="007319B1">
            <w:pPr>
              <w:ind w:firstLineChars="100" w:firstLine="184"/>
              <w:rPr>
                <w:rFonts w:ascii="Times New Roman" w:hAnsi="Times New Roman"/>
                <w:spacing w:val="4"/>
                <w:sz w:val="18"/>
                <w:szCs w:val="18"/>
              </w:rPr>
            </w:pPr>
            <w:r>
              <w:rPr>
                <w:rFonts w:ascii="Times New Roman" w:hAnsi="Times New Roman"/>
                <w:spacing w:val="4"/>
                <w:sz w:val="18"/>
                <w:szCs w:val="18"/>
              </w:rPr>
              <w:t>110</w:t>
            </w:r>
          </w:p>
        </w:tc>
        <w:tc>
          <w:tcPr>
            <w:tcW w:w="1800" w:type="dxa"/>
            <w:vAlign w:val="center"/>
          </w:tcPr>
          <w:p w14:paraId="7AAA44E5" w14:textId="77777777" w:rsidR="007319B1" w:rsidRDefault="007319B1">
            <w:pPr>
              <w:ind w:firstLineChars="200" w:firstLine="368"/>
              <w:rPr>
                <w:rFonts w:ascii="Times New Roman" w:hAnsi="Times New Roman"/>
                <w:spacing w:val="4"/>
                <w:sz w:val="18"/>
                <w:szCs w:val="18"/>
              </w:rPr>
            </w:pPr>
            <w:r>
              <w:rPr>
                <w:rFonts w:ascii="Times New Roman" w:hAnsi="Times New Roman"/>
                <w:spacing w:val="4"/>
                <w:sz w:val="18"/>
                <w:szCs w:val="18"/>
              </w:rPr>
              <w:t>273</w:t>
            </w:r>
          </w:p>
        </w:tc>
        <w:tc>
          <w:tcPr>
            <w:tcW w:w="1080" w:type="dxa"/>
            <w:vAlign w:val="center"/>
          </w:tcPr>
          <w:p w14:paraId="7122070A" w14:textId="77777777" w:rsidR="007319B1" w:rsidRDefault="007319B1">
            <w:pPr>
              <w:rPr>
                <w:rFonts w:ascii="Times New Roman" w:hAnsi="Times New Roman"/>
                <w:spacing w:val="4"/>
                <w:sz w:val="18"/>
                <w:szCs w:val="18"/>
              </w:rPr>
            </w:pPr>
            <w:r>
              <w:rPr>
                <w:rFonts w:ascii="Times New Roman" w:hAnsi="Times New Roman"/>
                <w:spacing w:val="4"/>
                <w:sz w:val="18"/>
                <w:szCs w:val="18"/>
              </w:rPr>
              <w:t>1</w:t>
            </w:r>
          </w:p>
        </w:tc>
        <w:tc>
          <w:tcPr>
            <w:tcW w:w="900" w:type="dxa"/>
            <w:vAlign w:val="center"/>
          </w:tcPr>
          <w:p w14:paraId="41750298" w14:textId="77777777" w:rsidR="007319B1" w:rsidRDefault="007319B1">
            <w:pPr>
              <w:rPr>
                <w:rFonts w:ascii="Times New Roman" w:hAnsi="Times New Roman"/>
                <w:spacing w:val="4"/>
                <w:sz w:val="18"/>
                <w:szCs w:val="18"/>
              </w:rPr>
            </w:pPr>
            <w:r>
              <w:rPr>
                <w:rFonts w:ascii="Times New Roman" w:hAnsi="Times New Roman"/>
                <w:spacing w:val="4"/>
                <w:sz w:val="18"/>
                <w:szCs w:val="18"/>
              </w:rPr>
              <w:t>1</w:t>
            </w:r>
          </w:p>
        </w:tc>
      </w:tr>
      <w:tr w:rsidR="007319B1" w14:paraId="423A8D93" w14:textId="77777777">
        <w:trPr>
          <w:jc w:val="center"/>
        </w:trPr>
        <w:tc>
          <w:tcPr>
            <w:tcW w:w="900" w:type="dxa"/>
            <w:vAlign w:val="center"/>
          </w:tcPr>
          <w:p w14:paraId="05256CCD" w14:textId="77777777" w:rsidR="007319B1" w:rsidRDefault="007319B1">
            <w:pPr>
              <w:rPr>
                <w:rFonts w:ascii="Times New Roman" w:hAnsi="Times New Roman"/>
                <w:spacing w:val="4"/>
                <w:sz w:val="18"/>
                <w:szCs w:val="18"/>
              </w:rPr>
            </w:pPr>
            <w:r>
              <w:rPr>
                <w:rFonts w:ascii="Times New Roman" w:hAnsi="Times New Roman"/>
                <w:spacing w:val="4"/>
                <w:sz w:val="18"/>
                <w:szCs w:val="18"/>
              </w:rPr>
              <w:t>3</w:t>
            </w:r>
          </w:p>
        </w:tc>
        <w:tc>
          <w:tcPr>
            <w:tcW w:w="1260" w:type="dxa"/>
            <w:vAlign w:val="center"/>
          </w:tcPr>
          <w:p w14:paraId="07CB955F" w14:textId="77777777" w:rsidR="007319B1" w:rsidRDefault="007319B1">
            <w:pPr>
              <w:ind w:firstLineChars="100" w:firstLine="184"/>
              <w:rPr>
                <w:rFonts w:ascii="Times New Roman" w:hAnsi="Times New Roman"/>
                <w:spacing w:val="4"/>
                <w:sz w:val="18"/>
                <w:szCs w:val="18"/>
              </w:rPr>
            </w:pPr>
            <w:r>
              <w:rPr>
                <w:rFonts w:ascii="Times New Roman" w:hAnsi="Times New Roman"/>
                <w:spacing w:val="4"/>
                <w:sz w:val="18"/>
                <w:szCs w:val="18"/>
              </w:rPr>
              <w:t>160</w:t>
            </w:r>
          </w:p>
        </w:tc>
        <w:tc>
          <w:tcPr>
            <w:tcW w:w="1800" w:type="dxa"/>
            <w:vAlign w:val="center"/>
          </w:tcPr>
          <w:p w14:paraId="282E0706" w14:textId="77777777" w:rsidR="007319B1" w:rsidRDefault="007319B1">
            <w:pPr>
              <w:ind w:firstLineChars="200" w:firstLine="368"/>
              <w:rPr>
                <w:rFonts w:ascii="Times New Roman" w:hAnsi="Times New Roman"/>
                <w:spacing w:val="4"/>
                <w:sz w:val="18"/>
                <w:szCs w:val="18"/>
              </w:rPr>
            </w:pPr>
            <w:r>
              <w:rPr>
                <w:rFonts w:ascii="Times New Roman" w:hAnsi="Times New Roman"/>
                <w:spacing w:val="4"/>
                <w:sz w:val="18"/>
                <w:szCs w:val="18"/>
              </w:rPr>
              <w:t>280</w:t>
            </w:r>
          </w:p>
        </w:tc>
        <w:tc>
          <w:tcPr>
            <w:tcW w:w="1080" w:type="dxa"/>
            <w:vAlign w:val="center"/>
          </w:tcPr>
          <w:p w14:paraId="08D03CC9" w14:textId="77777777" w:rsidR="007319B1" w:rsidRDefault="007319B1">
            <w:pPr>
              <w:rPr>
                <w:rFonts w:ascii="Times New Roman" w:hAnsi="Times New Roman"/>
                <w:spacing w:val="4"/>
                <w:sz w:val="18"/>
                <w:szCs w:val="18"/>
              </w:rPr>
            </w:pPr>
            <w:r>
              <w:rPr>
                <w:rFonts w:ascii="Times New Roman" w:hAnsi="Times New Roman"/>
                <w:spacing w:val="4"/>
                <w:sz w:val="18"/>
                <w:szCs w:val="18"/>
              </w:rPr>
              <w:t>1</w:t>
            </w:r>
          </w:p>
        </w:tc>
        <w:tc>
          <w:tcPr>
            <w:tcW w:w="900" w:type="dxa"/>
            <w:vAlign w:val="center"/>
          </w:tcPr>
          <w:p w14:paraId="37B8A910" w14:textId="77777777" w:rsidR="007319B1" w:rsidRDefault="007319B1">
            <w:pPr>
              <w:rPr>
                <w:rFonts w:ascii="Times New Roman" w:hAnsi="Times New Roman"/>
                <w:spacing w:val="4"/>
                <w:sz w:val="18"/>
                <w:szCs w:val="18"/>
              </w:rPr>
            </w:pPr>
            <w:r>
              <w:rPr>
                <w:rFonts w:ascii="Times New Roman" w:hAnsi="Times New Roman"/>
                <w:spacing w:val="4"/>
                <w:sz w:val="18"/>
                <w:szCs w:val="18"/>
              </w:rPr>
              <w:t>1</w:t>
            </w:r>
          </w:p>
        </w:tc>
      </w:tr>
    </w:tbl>
    <w:p w14:paraId="5B56142C" w14:textId="77777777" w:rsidR="007319B1" w:rsidRDefault="007319B1">
      <w:pPr>
        <w:spacing w:after="0" w:line="246" w:lineRule="exact"/>
        <w:ind w:left="169" w:right="-20"/>
        <w:rPr>
          <w:rFonts w:ascii="Times New Roman" w:hAnsi="Times New Roman"/>
          <w:spacing w:val="-1"/>
          <w:position w:val="-1"/>
          <w:sz w:val="18"/>
          <w:szCs w:val="18"/>
          <w:lang w:eastAsia="zh-CN"/>
        </w:rPr>
      </w:pPr>
    </w:p>
    <w:p w14:paraId="1050B8AD"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23.  </w:t>
      </w:r>
      <w:r>
        <w:rPr>
          <w:rFonts w:ascii="Times New Roman" w:hAnsi="Times New Roman"/>
          <w:sz w:val="18"/>
          <w:szCs w:val="18"/>
          <w:lang w:eastAsia="zh-CN"/>
        </w:rPr>
        <w:t>考虑下面的程序</w:t>
      </w:r>
      <w:r>
        <w:rPr>
          <w:rFonts w:ascii="Times New Roman" w:hAnsi="Times New Roman"/>
          <w:sz w:val="18"/>
          <w:szCs w:val="18"/>
          <w:lang w:eastAsia="zh-CN"/>
        </w:rPr>
        <w:t xml:space="preserve"> </w:t>
      </w:r>
      <w:r>
        <w:rPr>
          <w:rFonts w:ascii="Times New Roman" w:hAnsi="Times New Roman"/>
          <w:sz w:val="18"/>
          <w:szCs w:val="18"/>
          <w:lang w:eastAsia="zh-CN"/>
        </w:rPr>
        <w:t>：</w:t>
      </w:r>
    </w:p>
    <w:p w14:paraId="03C96C6A" w14:textId="77777777" w:rsidR="007319B1" w:rsidRDefault="007319B1">
      <w:pPr>
        <w:spacing w:after="0" w:line="360" w:lineRule="auto"/>
        <w:ind w:left="490" w:right="-23"/>
        <w:rPr>
          <w:rFonts w:ascii="Times New Roman" w:hAnsi="Times New Roman"/>
          <w:sz w:val="18"/>
          <w:szCs w:val="18"/>
        </w:rPr>
      </w:pPr>
      <w:r>
        <w:rPr>
          <w:rFonts w:ascii="Times New Roman" w:hAnsi="Times New Roman"/>
          <w:position w:val="-1"/>
          <w:sz w:val="18"/>
          <w:szCs w:val="18"/>
        </w:rPr>
        <w:t xml:space="preserve">for </w:t>
      </w:r>
      <w:r>
        <w:rPr>
          <w:rFonts w:ascii="Times New Roman" w:hAnsi="Times New Roman"/>
          <w:position w:val="-1"/>
          <w:sz w:val="18"/>
          <w:szCs w:val="18"/>
        </w:rPr>
        <w:t>（</w:t>
      </w:r>
      <w:r>
        <w:rPr>
          <w:rFonts w:ascii="Times New Roman" w:hAnsi="Times New Roman"/>
          <w:position w:val="-1"/>
          <w:sz w:val="18"/>
          <w:szCs w:val="18"/>
        </w:rPr>
        <w:t>int i</w:t>
      </w:r>
      <w:r>
        <w:rPr>
          <w:rFonts w:ascii="Times New Roman" w:hAnsi="Times New Roman"/>
          <w:position w:val="-1"/>
          <w:sz w:val="18"/>
          <w:szCs w:val="18"/>
        </w:rPr>
        <w:t>＝０；</w:t>
      </w:r>
      <w:r>
        <w:rPr>
          <w:rFonts w:ascii="Times New Roman" w:hAnsi="Times New Roman"/>
          <w:position w:val="-1"/>
          <w:sz w:val="18"/>
          <w:szCs w:val="18"/>
        </w:rPr>
        <w:t>i</w:t>
      </w:r>
      <w:r>
        <w:rPr>
          <w:rFonts w:ascii="Times New Roman" w:hAnsi="Times New Roman"/>
          <w:position w:val="-1"/>
          <w:sz w:val="18"/>
          <w:szCs w:val="18"/>
        </w:rPr>
        <w:t>＜２０；</w:t>
      </w:r>
      <w:r>
        <w:rPr>
          <w:rFonts w:ascii="Times New Roman" w:hAnsi="Times New Roman"/>
          <w:position w:val="-1"/>
          <w:sz w:val="18"/>
          <w:szCs w:val="18"/>
        </w:rPr>
        <w:t>i</w:t>
      </w:r>
      <w:r>
        <w:rPr>
          <w:rFonts w:ascii="Times New Roman" w:hAnsi="Times New Roman"/>
          <w:position w:val="-1"/>
          <w:sz w:val="18"/>
          <w:szCs w:val="18"/>
        </w:rPr>
        <w:t>＋＋）</w:t>
      </w:r>
    </w:p>
    <w:p w14:paraId="6150CE63" w14:textId="77777777" w:rsidR="007319B1" w:rsidRDefault="007319B1">
      <w:pPr>
        <w:spacing w:after="0" w:line="360" w:lineRule="auto"/>
        <w:ind w:left="526" w:right="-23"/>
        <w:rPr>
          <w:rFonts w:ascii="Times New Roman" w:hAnsi="Times New Roman"/>
          <w:sz w:val="18"/>
          <w:szCs w:val="18"/>
        </w:rPr>
      </w:pP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for</w:t>
      </w:r>
      <w:r>
        <w:rPr>
          <w:rFonts w:ascii="Times New Roman" w:hAnsi="Times New Roman"/>
          <w:position w:val="-1"/>
          <w:sz w:val="18"/>
          <w:szCs w:val="18"/>
        </w:rPr>
        <w:t>（</w:t>
      </w:r>
      <w:r>
        <w:rPr>
          <w:rFonts w:ascii="Times New Roman" w:hAnsi="Times New Roman"/>
          <w:position w:val="-1"/>
          <w:sz w:val="18"/>
          <w:szCs w:val="18"/>
        </w:rPr>
        <w:t>int j</w:t>
      </w:r>
      <w:r>
        <w:rPr>
          <w:rFonts w:ascii="Times New Roman" w:hAnsi="Times New Roman"/>
          <w:position w:val="-1"/>
          <w:sz w:val="18"/>
          <w:szCs w:val="18"/>
        </w:rPr>
        <w:t>＝０；</w:t>
      </w:r>
      <w:r>
        <w:rPr>
          <w:rFonts w:ascii="Times New Roman" w:hAnsi="Times New Roman"/>
          <w:position w:val="-2"/>
          <w:sz w:val="18"/>
          <w:szCs w:val="18"/>
        </w:rPr>
        <w:t>j</w:t>
      </w:r>
      <w:r>
        <w:rPr>
          <w:rFonts w:ascii="Times New Roman" w:hAnsi="Times New Roman"/>
          <w:position w:val="-1"/>
          <w:sz w:val="18"/>
          <w:szCs w:val="18"/>
        </w:rPr>
        <w:t>＜１０；</w:t>
      </w:r>
      <w:r>
        <w:rPr>
          <w:rFonts w:ascii="Times New Roman" w:hAnsi="Times New Roman"/>
          <w:position w:val="-2"/>
          <w:sz w:val="18"/>
          <w:szCs w:val="18"/>
        </w:rPr>
        <w:t>j</w:t>
      </w:r>
      <w:r>
        <w:rPr>
          <w:rFonts w:ascii="Times New Roman" w:hAnsi="Times New Roman"/>
          <w:position w:val="-1"/>
          <w:sz w:val="18"/>
          <w:szCs w:val="18"/>
        </w:rPr>
        <w:t>＋＋）</w:t>
      </w:r>
    </w:p>
    <w:p w14:paraId="740A886C" w14:textId="77777777" w:rsidR="007319B1" w:rsidRDefault="007319B1">
      <w:pPr>
        <w:spacing w:after="0" w:line="360" w:lineRule="auto"/>
        <w:ind w:left="526" w:right="-23"/>
        <w:rPr>
          <w:rFonts w:ascii="Times New Roman" w:hAnsi="Times New Roman"/>
          <w:sz w:val="18"/>
          <w:szCs w:val="18"/>
        </w:rPr>
      </w:pP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a</w:t>
      </w:r>
      <w:r>
        <w:rPr>
          <w:rFonts w:ascii="Times New Roman" w:hAnsi="Times New Roman"/>
          <w:position w:val="-1"/>
          <w:sz w:val="18"/>
          <w:szCs w:val="18"/>
        </w:rPr>
        <w:t>［</w:t>
      </w:r>
      <w:r>
        <w:rPr>
          <w:rFonts w:ascii="Times New Roman" w:hAnsi="Times New Roman"/>
          <w:position w:val="-1"/>
          <w:sz w:val="18"/>
          <w:szCs w:val="18"/>
        </w:rPr>
        <w:t>i</w:t>
      </w:r>
      <w:r>
        <w:rPr>
          <w:rFonts w:ascii="Times New Roman" w:hAnsi="Times New Roman"/>
          <w:position w:val="-1"/>
          <w:sz w:val="18"/>
          <w:szCs w:val="18"/>
        </w:rPr>
        <w:t>］＝</w:t>
      </w:r>
      <w:r>
        <w:rPr>
          <w:rFonts w:ascii="Times New Roman" w:hAnsi="Times New Roman"/>
          <w:position w:val="-1"/>
          <w:sz w:val="18"/>
          <w:szCs w:val="18"/>
        </w:rPr>
        <w:t>a</w:t>
      </w:r>
      <w:r>
        <w:rPr>
          <w:rFonts w:ascii="Times New Roman" w:hAnsi="Times New Roman"/>
          <w:position w:val="-1"/>
          <w:sz w:val="18"/>
          <w:szCs w:val="18"/>
        </w:rPr>
        <w:t>［</w:t>
      </w:r>
      <w:r>
        <w:rPr>
          <w:rFonts w:ascii="Times New Roman" w:hAnsi="Times New Roman"/>
          <w:position w:val="-1"/>
          <w:sz w:val="18"/>
          <w:szCs w:val="18"/>
        </w:rPr>
        <w:t>i</w:t>
      </w:r>
      <w:r>
        <w:rPr>
          <w:rFonts w:ascii="Times New Roman" w:hAnsi="Times New Roman"/>
          <w:position w:val="-1"/>
          <w:sz w:val="18"/>
          <w:szCs w:val="18"/>
        </w:rPr>
        <w:t>］</w:t>
      </w:r>
      <w:r>
        <w:rPr>
          <w:rFonts w:ascii="Times New Roman" w:hAnsi="Times New Roman"/>
          <w:position w:val="-1"/>
          <w:sz w:val="18"/>
          <w:szCs w:val="18"/>
        </w:rPr>
        <w:t xml:space="preserve"> </w:t>
      </w:r>
      <w:r>
        <w:rPr>
          <w:rFonts w:ascii="Times New Roman" w:hAnsi="Times New Roman"/>
          <w:position w:val="-1"/>
          <w:sz w:val="18"/>
          <w:szCs w:val="18"/>
        </w:rPr>
        <w:t>倡</w:t>
      </w:r>
      <w:r>
        <w:rPr>
          <w:rFonts w:ascii="Times New Roman" w:hAnsi="Times New Roman"/>
          <w:position w:val="-1"/>
          <w:sz w:val="18"/>
          <w:szCs w:val="18"/>
        </w:rPr>
        <w:t xml:space="preserve"> </w:t>
      </w:r>
      <w:r>
        <w:rPr>
          <w:rFonts w:ascii="Times New Roman" w:hAnsi="Times New Roman"/>
          <w:position w:val="-2"/>
          <w:sz w:val="18"/>
          <w:szCs w:val="18"/>
        </w:rPr>
        <w:t xml:space="preserve">j </w:t>
      </w:r>
      <w:r>
        <w:rPr>
          <w:rFonts w:ascii="Times New Roman" w:hAnsi="Times New Roman"/>
          <w:position w:val="-1"/>
          <w:sz w:val="18"/>
          <w:szCs w:val="18"/>
        </w:rPr>
        <w:t>；</w:t>
      </w:r>
    </w:p>
    <w:p w14:paraId="53209CF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试举例说明此程序的空间局部性和时间局部性</w:t>
      </w:r>
      <w:r>
        <w:rPr>
          <w:rFonts w:ascii="Times New Roman" w:hAnsi="Times New Roman"/>
          <w:sz w:val="18"/>
          <w:szCs w:val="18"/>
          <w:lang w:eastAsia="zh-CN"/>
        </w:rPr>
        <w:t xml:space="preserve"> </w:t>
      </w:r>
      <w:r>
        <w:rPr>
          <w:rFonts w:ascii="Times New Roman" w:hAnsi="Times New Roman"/>
          <w:sz w:val="18"/>
          <w:szCs w:val="18"/>
          <w:lang w:eastAsia="zh-CN"/>
        </w:rPr>
        <w:t>。</w:t>
      </w:r>
    </w:p>
    <w:p w14:paraId="25332BDE"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lastRenderedPageBreak/>
        <w:t xml:space="preserve">24.  </w:t>
      </w:r>
      <w:r>
        <w:rPr>
          <w:rFonts w:ascii="Times New Roman" w:hAnsi="Times New Roman"/>
          <w:sz w:val="18"/>
          <w:szCs w:val="18"/>
          <w:lang w:eastAsia="zh-CN"/>
        </w:rPr>
        <w:t>在某页式虚拟存储系统中，假定访问内存的时间是</w:t>
      </w:r>
      <w:r>
        <w:rPr>
          <w:rFonts w:ascii="Times New Roman" w:hAnsi="Times New Roman"/>
          <w:sz w:val="18"/>
          <w:szCs w:val="18"/>
          <w:lang w:eastAsia="zh-CN"/>
        </w:rPr>
        <w:t>2 ms</w:t>
      </w:r>
      <w:r>
        <w:rPr>
          <w:rFonts w:ascii="Times New Roman" w:hAnsi="Times New Roman"/>
          <w:sz w:val="18"/>
          <w:szCs w:val="18"/>
          <w:lang w:eastAsia="zh-CN"/>
        </w:rPr>
        <w:t>，平均缺页异常处理时间为</w:t>
      </w:r>
      <w:r>
        <w:rPr>
          <w:rFonts w:ascii="Times New Roman" w:hAnsi="Times New Roman"/>
          <w:sz w:val="18"/>
          <w:szCs w:val="18"/>
          <w:lang w:eastAsia="zh-CN"/>
        </w:rPr>
        <w:t>25 ms</w:t>
      </w:r>
      <w:r>
        <w:rPr>
          <w:rFonts w:ascii="Times New Roman" w:hAnsi="Times New Roman"/>
          <w:sz w:val="18"/>
          <w:szCs w:val="18"/>
          <w:lang w:eastAsia="zh-CN"/>
        </w:rPr>
        <w:t>，平均缺页中</w:t>
      </w:r>
      <w:r>
        <w:rPr>
          <w:rFonts w:ascii="Times New Roman" w:hAnsi="Times New Roman"/>
          <w:sz w:val="18"/>
          <w:szCs w:val="18"/>
          <w:lang w:eastAsia="zh-CN"/>
        </w:rPr>
        <w:t xml:space="preserve"> </w:t>
      </w:r>
      <w:r>
        <w:rPr>
          <w:rFonts w:ascii="Times New Roman" w:hAnsi="Times New Roman"/>
          <w:sz w:val="18"/>
          <w:szCs w:val="18"/>
          <w:lang w:eastAsia="zh-CN"/>
        </w:rPr>
        <w:t>断率为</w:t>
      </w:r>
      <w:r>
        <w:rPr>
          <w:rFonts w:ascii="Times New Roman" w:hAnsi="Times New Roman"/>
          <w:sz w:val="18"/>
          <w:szCs w:val="18"/>
          <w:lang w:eastAsia="zh-CN"/>
        </w:rPr>
        <w:t>5</w:t>
      </w:r>
      <w:r>
        <w:rPr>
          <w:rFonts w:ascii="Times New Roman" w:hAnsi="Times New Roman"/>
          <w:sz w:val="18"/>
          <w:szCs w:val="18"/>
          <w:lang w:eastAsia="zh-CN"/>
        </w:rPr>
        <w:t>％，试计算在此虚拟存储系统中，平均有效访问时间是多少？</w:t>
      </w:r>
    </w:p>
    <w:p w14:paraId="37269F98"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25.  </w:t>
      </w:r>
      <w:r>
        <w:rPr>
          <w:rFonts w:ascii="Times New Roman" w:hAnsi="Times New Roman"/>
          <w:sz w:val="18"/>
          <w:szCs w:val="18"/>
          <w:lang w:eastAsia="zh-CN"/>
        </w:rPr>
        <w:t>一个有快表的页式虚拟存储系统，设内存访问周期为</w:t>
      </w:r>
      <w:r>
        <w:rPr>
          <w:rFonts w:ascii="Times New Roman" w:hAnsi="Times New Roman"/>
          <w:sz w:val="18"/>
          <w:szCs w:val="18"/>
          <w:lang w:eastAsia="zh-CN"/>
        </w:rPr>
        <w:t>1μs</w:t>
      </w:r>
      <w:r>
        <w:rPr>
          <w:rFonts w:ascii="Times New Roman" w:hAnsi="Times New Roman"/>
          <w:sz w:val="18"/>
          <w:szCs w:val="18"/>
          <w:lang w:eastAsia="zh-CN"/>
        </w:rPr>
        <w:t>，主外存传送一个页面的平均时间为</w:t>
      </w:r>
      <w:r>
        <w:rPr>
          <w:rFonts w:ascii="Times New Roman" w:hAnsi="Times New Roman"/>
          <w:sz w:val="18"/>
          <w:szCs w:val="18"/>
          <w:lang w:eastAsia="zh-CN"/>
        </w:rPr>
        <w:t>5 ms</w:t>
      </w:r>
      <w:r>
        <w:rPr>
          <w:rFonts w:ascii="Times New Roman" w:hAnsi="Times New Roman"/>
          <w:sz w:val="18"/>
          <w:szCs w:val="18"/>
          <w:lang w:eastAsia="zh-CN"/>
        </w:rPr>
        <w:t>。如果快表的命中率为</w:t>
      </w:r>
      <w:r>
        <w:rPr>
          <w:rFonts w:ascii="Times New Roman" w:hAnsi="Times New Roman"/>
          <w:sz w:val="18"/>
          <w:szCs w:val="18"/>
          <w:lang w:eastAsia="zh-CN"/>
        </w:rPr>
        <w:t>75</w:t>
      </w:r>
      <w:r>
        <w:rPr>
          <w:rFonts w:ascii="Times New Roman" w:hAnsi="Times New Roman"/>
          <w:sz w:val="18"/>
          <w:szCs w:val="18"/>
          <w:lang w:eastAsia="zh-CN"/>
        </w:rPr>
        <w:t>％，缺页中断率为</w:t>
      </w:r>
      <w:r>
        <w:rPr>
          <w:rFonts w:ascii="Times New Roman" w:hAnsi="Times New Roman"/>
          <w:sz w:val="18"/>
          <w:szCs w:val="18"/>
          <w:lang w:eastAsia="zh-CN"/>
        </w:rPr>
        <w:t>10</w:t>
      </w:r>
      <w:r>
        <w:rPr>
          <w:rFonts w:ascii="Times New Roman" w:hAnsi="Times New Roman"/>
          <w:sz w:val="18"/>
          <w:szCs w:val="18"/>
          <w:lang w:eastAsia="zh-CN"/>
        </w:rPr>
        <w:t>％，忽略快表访问时间，试求内存的有效存取时间。</w:t>
      </w:r>
    </w:p>
    <w:p w14:paraId="5FC549AE"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26.  </w:t>
      </w:r>
      <w:r>
        <w:rPr>
          <w:rFonts w:ascii="Times New Roman" w:hAnsi="Times New Roman"/>
          <w:sz w:val="18"/>
          <w:szCs w:val="18"/>
          <w:lang w:eastAsia="zh-CN"/>
        </w:rPr>
        <w:t>假设某虚存的用户空间为</w:t>
      </w:r>
      <w:r>
        <w:rPr>
          <w:rFonts w:ascii="Times New Roman" w:hAnsi="Times New Roman"/>
          <w:sz w:val="18"/>
          <w:szCs w:val="18"/>
          <w:lang w:eastAsia="zh-CN"/>
        </w:rPr>
        <w:t>1024 KB</w:t>
      </w:r>
      <w:r>
        <w:rPr>
          <w:rFonts w:ascii="Times New Roman" w:hAnsi="Times New Roman"/>
          <w:sz w:val="18"/>
          <w:szCs w:val="18"/>
          <w:lang w:eastAsia="zh-CN"/>
        </w:rPr>
        <w:t>，页面大小为</w:t>
      </w:r>
      <w:r>
        <w:rPr>
          <w:rFonts w:ascii="Times New Roman" w:hAnsi="Times New Roman"/>
          <w:sz w:val="18"/>
          <w:szCs w:val="18"/>
          <w:lang w:eastAsia="zh-CN"/>
        </w:rPr>
        <w:t>4 KB</w:t>
      </w:r>
      <w:r>
        <w:rPr>
          <w:rFonts w:ascii="Times New Roman" w:hAnsi="Times New Roman"/>
          <w:sz w:val="18"/>
          <w:szCs w:val="18"/>
          <w:lang w:eastAsia="zh-CN"/>
        </w:rPr>
        <w:t>，内存空间为</w:t>
      </w:r>
      <w:r>
        <w:rPr>
          <w:rFonts w:ascii="Times New Roman" w:hAnsi="Times New Roman"/>
          <w:sz w:val="18"/>
          <w:szCs w:val="18"/>
          <w:lang w:eastAsia="zh-CN"/>
        </w:rPr>
        <w:t>512 KB</w:t>
      </w:r>
      <w:r>
        <w:rPr>
          <w:rFonts w:ascii="Times New Roman" w:hAnsi="Times New Roman"/>
          <w:sz w:val="18"/>
          <w:szCs w:val="18"/>
          <w:lang w:eastAsia="zh-CN"/>
        </w:rPr>
        <w:t>。已知用户的</w:t>
      </w:r>
      <w:r>
        <w:rPr>
          <w:rFonts w:ascii="Times New Roman" w:hAnsi="Times New Roman"/>
          <w:sz w:val="18"/>
          <w:szCs w:val="18"/>
          <w:lang w:eastAsia="zh-CN"/>
        </w:rPr>
        <w:t>10</w:t>
      </w:r>
      <w:r>
        <w:rPr>
          <w:rFonts w:ascii="Times New Roman" w:hAnsi="Times New Roman"/>
          <w:sz w:val="18"/>
          <w:szCs w:val="18"/>
          <w:lang w:eastAsia="zh-CN"/>
        </w:rPr>
        <w:t>、</w:t>
      </w:r>
      <w:r>
        <w:rPr>
          <w:rFonts w:ascii="Times New Roman" w:hAnsi="Times New Roman"/>
          <w:sz w:val="18"/>
          <w:szCs w:val="18"/>
          <w:lang w:eastAsia="zh-CN"/>
        </w:rPr>
        <w:t>11</w:t>
      </w:r>
      <w:r>
        <w:rPr>
          <w:rFonts w:ascii="Times New Roman" w:hAnsi="Times New Roman"/>
          <w:sz w:val="18"/>
          <w:szCs w:val="18"/>
          <w:lang w:eastAsia="zh-CN"/>
        </w:rPr>
        <w:t>、</w:t>
      </w:r>
      <w:r>
        <w:rPr>
          <w:rFonts w:ascii="Times New Roman" w:hAnsi="Times New Roman"/>
          <w:sz w:val="18"/>
          <w:szCs w:val="18"/>
          <w:lang w:eastAsia="zh-CN"/>
        </w:rPr>
        <w:t>12</w:t>
      </w:r>
      <w:r>
        <w:rPr>
          <w:rFonts w:ascii="Times New Roman" w:hAnsi="Times New Roman"/>
          <w:sz w:val="18"/>
          <w:szCs w:val="18"/>
          <w:lang w:eastAsia="zh-CN"/>
        </w:rPr>
        <w:t>、</w:t>
      </w:r>
      <w:r>
        <w:rPr>
          <w:rFonts w:ascii="Times New Roman" w:hAnsi="Times New Roman"/>
          <w:sz w:val="18"/>
          <w:szCs w:val="18"/>
          <w:lang w:eastAsia="zh-CN"/>
        </w:rPr>
        <w:t>13</w:t>
      </w:r>
      <w:r>
        <w:rPr>
          <w:rFonts w:ascii="Times New Roman" w:hAnsi="Times New Roman"/>
          <w:sz w:val="18"/>
          <w:szCs w:val="18"/>
          <w:lang w:eastAsia="zh-CN"/>
        </w:rPr>
        <w:t>号虚页分得内存页框号为</w:t>
      </w:r>
      <w:r>
        <w:rPr>
          <w:rFonts w:ascii="Times New Roman" w:hAnsi="Times New Roman"/>
          <w:sz w:val="18"/>
          <w:szCs w:val="18"/>
          <w:lang w:eastAsia="zh-CN"/>
        </w:rPr>
        <w:t>62</w:t>
      </w:r>
      <w:r>
        <w:rPr>
          <w:rFonts w:ascii="Times New Roman" w:hAnsi="Times New Roman"/>
          <w:sz w:val="18"/>
          <w:szCs w:val="18"/>
          <w:lang w:eastAsia="zh-CN"/>
        </w:rPr>
        <w:t>、</w:t>
      </w:r>
      <w:r>
        <w:rPr>
          <w:rFonts w:ascii="Times New Roman" w:hAnsi="Times New Roman"/>
          <w:sz w:val="18"/>
          <w:szCs w:val="18"/>
          <w:lang w:eastAsia="zh-CN"/>
        </w:rPr>
        <w:t>78</w:t>
      </w:r>
      <w:r>
        <w:rPr>
          <w:rFonts w:ascii="Times New Roman" w:hAnsi="Times New Roman"/>
          <w:sz w:val="18"/>
          <w:szCs w:val="18"/>
          <w:lang w:eastAsia="zh-CN"/>
        </w:rPr>
        <w:t>、</w:t>
      </w:r>
      <w:r>
        <w:rPr>
          <w:rFonts w:ascii="Times New Roman" w:hAnsi="Times New Roman"/>
          <w:sz w:val="18"/>
          <w:szCs w:val="18"/>
          <w:lang w:eastAsia="zh-CN"/>
        </w:rPr>
        <w:t>25</w:t>
      </w:r>
      <w:r>
        <w:rPr>
          <w:rFonts w:ascii="Times New Roman" w:hAnsi="Times New Roman"/>
          <w:sz w:val="18"/>
          <w:szCs w:val="18"/>
          <w:lang w:eastAsia="zh-CN"/>
        </w:rPr>
        <w:t>、</w:t>
      </w:r>
      <w:r>
        <w:rPr>
          <w:rFonts w:ascii="Times New Roman" w:hAnsi="Times New Roman"/>
          <w:sz w:val="18"/>
          <w:szCs w:val="18"/>
          <w:lang w:eastAsia="zh-CN"/>
        </w:rPr>
        <w:t>36</w:t>
      </w:r>
      <w:r>
        <w:rPr>
          <w:rFonts w:ascii="Times New Roman" w:hAnsi="Times New Roman"/>
          <w:sz w:val="18"/>
          <w:szCs w:val="18"/>
          <w:lang w:eastAsia="zh-CN"/>
        </w:rPr>
        <w:t>，求出虚地址</w:t>
      </w:r>
      <w:r>
        <w:rPr>
          <w:rFonts w:ascii="Times New Roman" w:hAnsi="Times New Roman"/>
          <w:sz w:val="18"/>
          <w:szCs w:val="18"/>
          <w:lang w:eastAsia="zh-CN"/>
        </w:rPr>
        <w:t>0BEBCH</w:t>
      </w:r>
      <w:r>
        <w:rPr>
          <w:rFonts w:ascii="Times New Roman" w:hAnsi="Times New Roman"/>
          <w:sz w:val="18"/>
          <w:szCs w:val="18"/>
          <w:lang w:eastAsia="zh-CN"/>
        </w:rPr>
        <w:t>（十六进制）的实地址（十六进制）。</w:t>
      </w:r>
    </w:p>
    <w:p w14:paraId="2EA892A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27.  </w:t>
      </w:r>
      <w:r>
        <w:rPr>
          <w:rFonts w:ascii="Times New Roman" w:hAnsi="Times New Roman"/>
          <w:sz w:val="18"/>
          <w:szCs w:val="18"/>
          <w:lang w:eastAsia="zh-CN"/>
        </w:rPr>
        <w:t>某请求分页存储系统使用一级页表，假设页表全部放在内存内。（</w:t>
      </w:r>
      <w:r>
        <w:rPr>
          <w:rFonts w:ascii="Times New Roman" w:hAnsi="Times New Roman"/>
          <w:sz w:val="18"/>
          <w:szCs w:val="18"/>
          <w:lang w:eastAsia="zh-CN"/>
        </w:rPr>
        <w:t>1</w:t>
      </w:r>
      <w:r>
        <w:rPr>
          <w:rFonts w:ascii="Times New Roman" w:hAnsi="Times New Roman"/>
          <w:sz w:val="18"/>
          <w:szCs w:val="18"/>
          <w:lang w:eastAsia="zh-CN"/>
        </w:rPr>
        <w:t>）若一次访问内存花费</w:t>
      </w:r>
      <w:r>
        <w:rPr>
          <w:rFonts w:ascii="Times New Roman" w:hAnsi="Times New Roman"/>
          <w:sz w:val="18"/>
          <w:szCs w:val="18"/>
          <w:lang w:eastAsia="zh-CN"/>
        </w:rPr>
        <w:t xml:space="preserve"> 120 ns</w:t>
      </w:r>
      <w:r>
        <w:rPr>
          <w:rFonts w:ascii="Times New Roman" w:hAnsi="Times New Roman"/>
          <w:sz w:val="18"/>
          <w:szCs w:val="18"/>
          <w:lang w:eastAsia="zh-CN"/>
        </w:rPr>
        <w:t>，那么，访问一个数据的时间是多少？（</w:t>
      </w:r>
      <w:r>
        <w:rPr>
          <w:rFonts w:ascii="Times New Roman" w:hAnsi="Times New Roman"/>
          <w:sz w:val="18"/>
          <w:szCs w:val="18"/>
          <w:lang w:eastAsia="zh-CN"/>
        </w:rPr>
        <w:t>2</w:t>
      </w:r>
      <w:r>
        <w:rPr>
          <w:rFonts w:ascii="Times New Roman" w:hAnsi="Times New Roman"/>
          <w:sz w:val="18"/>
          <w:szCs w:val="18"/>
          <w:lang w:eastAsia="zh-CN"/>
        </w:rPr>
        <w:t>）若增加一个快表，在命中或失误时均需有</w:t>
      </w:r>
      <w:r>
        <w:rPr>
          <w:rFonts w:ascii="Times New Roman" w:hAnsi="Times New Roman"/>
          <w:sz w:val="18"/>
          <w:szCs w:val="18"/>
          <w:lang w:eastAsia="zh-CN"/>
        </w:rPr>
        <w:t>20 ns</w:t>
      </w:r>
      <w:r>
        <w:rPr>
          <w:rFonts w:ascii="Times New Roman" w:hAnsi="Times New Roman"/>
          <w:sz w:val="18"/>
          <w:szCs w:val="18"/>
          <w:lang w:eastAsia="zh-CN"/>
        </w:rPr>
        <w:t>开销，如果快表的命中率为</w:t>
      </w:r>
      <w:r>
        <w:rPr>
          <w:rFonts w:ascii="Times New Roman" w:hAnsi="Times New Roman"/>
          <w:sz w:val="18"/>
          <w:szCs w:val="18"/>
          <w:lang w:eastAsia="zh-CN"/>
        </w:rPr>
        <w:t>80</w:t>
      </w:r>
      <w:r>
        <w:rPr>
          <w:rFonts w:ascii="Times New Roman" w:hAnsi="Times New Roman"/>
          <w:sz w:val="18"/>
          <w:szCs w:val="18"/>
          <w:lang w:eastAsia="zh-CN"/>
        </w:rPr>
        <w:t>％，则访问一个数据的时间是多少？</w:t>
      </w:r>
    </w:p>
    <w:p w14:paraId="140E9624"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28.  </w:t>
      </w:r>
      <w:r>
        <w:rPr>
          <w:rFonts w:ascii="Times New Roman" w:hAnsi="Times New Roman"/>
          <w:sz w:val="18"/>
          <w:szCs w:val="18"/>
          <w:lang w:eastAsia="zh-CN"/>
        </w:rPr>
        <w:t>设某系统中作业</w:t>
      </w:r>
      <w:r>
        <w:rPr>
          <w:rFonts w:ascii="Times New Roman" w:hAnsi="Times New Roman"/>
          <w:sz w:val="18"/>
          <w:szCs w:val="18"/>
          <w:lang w:eastAsia="zh-CN"/>
        </w:rPr>
        <w:t>J1</w:t>
      </w:r>
      <w:r>
        <w:rPr>
          <w:rFonts w:ascii="Times New Roman" w:hAnsi="Times New Roman"/>
          <w:sz w:val="18"/>
          <w:szCs w:val="18"/>
          <w:lang w:eastAsia="zh-CN"/>
        </w:rPr>
        <w:t>、</w:t>
      </w:r>
      <w:r>
        <w:rPr>
          <w:rFonts w:ascii="Times New Roman" w:hAnsi="Times New Roman"/>
          <w:sz w:val="18"/>
          <w:szCs w:val="18"/>
          <w:lang w:eastAsia="zh-CN"/>
        </w:rPr>
        <w:t>J2</w:t>
      </w:r>
      <w:r>
        <w:rPr>
          <w:rFonts w:ascii="Times New Roman" w:hAnsi="Times New Roman"/>
          <w:sz w:val="18"/>
          <w:szCs w:val="18"/>
          <w:lang w:eastAsia="zh-CN"/>
        </w:rPr>
        <w:t>、</w:t>
      </w:r>
      <w:r>
        <w:rPr>
          <w:rFonts w:ascii="Times New Roman" w:hAnsi="Times New Roman"/>
          <w:sz w:val="18"/>
          <w:szCs w:val="18"/>
          <w:lang w:eastAsia="zh-CN"/>
        </w:rPr>
        <w:t>J3</w:t>
      </w:r>
      <w:r>
        <w:rPr>
          <w:rFonts w:ascii="Times New Roman" w:hAnsi="Times New Roman"/>
          <w:sz w:val="18"/>
          <w:szCs w:val="18"/>
          <w:lang w:eastAsia="zh-CN"/>
        </w:rPr>
        <w:t>占用内存的情况如下图所示。</w:t>
      </w:r>
      <w:r>
        <w:rPr>
          <w:rFonts w:ascii="Times New Roman" w:hAnsi="Times New Roman"/>
          <w:sz w:val="18"/>
          <w:szCs w:val="18"/>
          <w:lang w:eastAsia="zh-CN"/>
        </w:rPr>
        <w:t xml:space="preserve"> </w:t>
      </w:r>
      <w:r>
        <w:rPr>
          <w:rFonts w:ascii="Times New Roman" w:hAnsi="Times New Roman"/>
          <w:sz w:val="18"/>
          <w:szCs w:val="18"/>
          <w:lang w:eastAsia="zh-CN"/>
        </w:rPr>
        <w:t>现有一个长度为</w:t>
      </w:r>
      <w:r>
        <w:rPr>
          <w:rFonts w:ascii="Times New Roman" w:hAnsi="Times New Roman"/>
          <w:sz w:val="18"/>
          <w:szCs w:val="18"/>
          <w:lang w:eastAsia="zh-CN"/>
        </w:rPr>
        <w:t>20 KB</w:t>
      </w:r>
      <w:r>
        <w:rPr>
          <w:rFonts w:ascii="Times New Roman" w:hAnsi="Times New Roman"/>
          <w:sz w:val="18"/>
          <w:szCs w:val="18"/>
          <w:lang w:eastAsia="zh-CN"/>
        </w:rPr>
        <w:t>的作业</w:t>
      </w:r>
      <w:r>
        <w:rPr>
          <w:rFonts w:ascii="Times New Roman" w:hAnsi="Times New Roman"/>
          <w:sz w:val="18"/>
          <w:szCs w:val="18"/>
          <w:lang w:eastAsia="zh-CN"/>
        </w:rPr>
        <w:t>J4</w:t>
      </w:r>
      <w:r>
        <w:rPr>
          <w:rFonts w:ascii="Times New Roman" w:hAnsi="Times New Roman"/>
          <w:sz w:val="18"/>
          <w:szCs w:val="18"/>
          <w:lang w:eastAsia="zh-CN"/>
        </w:rPr>
        <w:t>要装入内存，当采用可变分区分配方式时，请回答：（</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J4</w:t>
      </w:r>
      <w:r>
        <w:rPr>
          <w:rFonts w:ascii="Times New Roman" w:hAnsi="Times New Roman"/>
          <w:sz w:val="18"/>
          <w:szCs w:val="18"/>
          <w:lang w:eastAsia="zh-CN"/>
        </w:rPr>
        <w:t>装入前的内存已分配表和未分配表的内容。（</w:t>
      </w:r>
      <w:r>
        <w:rPr>
          <w:rFonts w:ascii="Times New Roman" w:hAnsi="Times New Roman"/>
          <w:sz w:val="18"/>
          <w:szCs w:val="18"/>
          <w:lang w:eastAsia="zh-CN"/>
        </w:rPr>
        <w:t>2</w:t>
      </w:r>
      <w:r>
        <w:rPr>
          <w:rFonts w:ascii="Times New Roman" w:hAnsi="Times New Roman"/>
          <w:sz w:val="18"/>
          <w:szCs w:val="18"/>
          <w:lang w:eastAsia="zh-CN"/>
        </w:rPr>
        <w:t>）写出装入</w:t>
      </w:r>
      <w:r>
        <w:rPr>
          <w:rFonts w:ascii="Times New Roman" w:hAnsi="Times New Roman"/>
          <w:sz w:val="18"/>
          <w:szCs w:val="18"/>
          <w:lang w:eastAsia="zh-CN"/>
        </w:rPr>
        <w:t>J4</w:t>
      </w:r>
      <w:r>
        <w:rPr>
          <w:rFonts w:ascii="Times New Roman" w:hAnsi="Times New Roman"/>
          <w:sz w:val="18"/>
          <w:szCs w:val="18"/>
          <w:lang w:eastAsia="zh-CN"/>
        </w:rPr>
        <w:t>的工作流程</w:t>
      </w:r>
      <w:r>
        <w:rPr>
          <w:rFonts w:ascii="Times New Roman" w:hAnsi="Times New Roman"/>
          <w:sz w:val="18"/>
          <w:szCs w:val="18"/>
          <w:lang w:eastAsia="zh-CN"/>
        </w:rPr>
        <w:t xml:space="preserve"> </w:t>
      </w:r>
      <w:r>
        <w:rPr>
          <w:rFonts w:ascii="Times New Roman" w:hAnsi="Times New Roman"/>
          <w:sz w:val="18"/>
          <w:szCs w:val="18"/>
          <w:lang w:eastAsia="zh-CN"/>
        </w:rPr>
        <w:t>，并说明采用何种分配算法</w:t>
      </w:r>
      <w:r>
        <w:rPr>
          <w:rFonts w:ascii="Times New Roman" w:hAnsi="Times New Roman"/>
          <w:sz w:val="18"/>
          <w:szCs w:val="18"/>
          <w:lang w:eastAsia="zh-CN"/>
        </w:rPr>
        <w:t xml:space="preserve"> </w:t>
      </w:r>
      <w:r>
        <w:rPr>
          <w:rFonts w:ascii="Times New Roman" w:hAnsi="Times New Roman"/>
          <w:sz w:val="18"/>
          <w:szCs w:val="18"/>
          <w:lang w:eastAsia="zh-CN"/>
        </w:rPr>
        <w:t>。</w:t>
      </w:r>
    </w:p>
    <w:p w14:paraId="0EA2A086" w14:textId="77777777" w:rsidR="007319B1" w:rsidRDefault="007200B1">
      <w:pPr>
        <w:spacing w:after="0" w:line="312" w:lineRule="exact"/>
        <w:ind w:right="-23"/>
        <w:rPr>
          <w:rFonts w:ascii="Times New Roman" w:hAnsi="Times New Roman"/>
          <w:spacing w:val="-1"/>
          <w:position w:val="-1"/>
          <w:sz w:val="18"/>
          <w:szCs w:val="18"/>
          <w:lang w:eastAsia="zh-CN"/>
        </w:rPr>
      </w:pPr>
      <w:r>
        <w:rPr>
          <w:rFonts w:ascii="Times New Roman" w:hAnsi="Times New Roman"/>
          <w:noProof/>
          <w:spacing w:val="-1"/>
          <w:position w:val="-1"/>
          <w:sz w:val="18"/>
          <w:szCs w:val="18"/>
          <w:lang w:eastAsia="zh-CN"/>
        </w:rPr>
        <mc:AlternateContent>
          <mc:Choice Requires="wpg">
            <w:drawing>
              <wp:anchor distT="0" distB="0" distL="114300" distR="114300" simplePos="0" relativeHeight="251640320" behindDoc="1" locked="0" layoutInCell="1" allowOverlap="1" wp14:anchorId="48581318" wp14:editId="46FCA4C9">
                <wp:simplePos x="0" y="0"/>
                <wp:positionH relativeFrom="page">
                  <wp:posOffset>2444750</wp:posOffset>
                </wp:positionH>
                <wp:positionV relativeFrom="paragraph">
                  <wp:posOffset>125095</wp:posOffset>
                </wp:positionV>
                <wp:extent cx="1252855" cy="1397635"/>
                <wp:effectExtent l="6350" t="1270" r="0" b="1270"/>
                <wp:wrapNone/>
                <wp:docPr id="13"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2855" cy="1397635"/>
                          <a:chOff x="3850" y="491"/>
                          <a:chExt cx="1973" cy="2201"/>
                        </a:xfrm>
                      </wpg:grpSpPr>
                      <wpg:grpSp>
                        <wpg:cNvPr id="14" name="组合 3"/>
                        <wpg:cNvGrpSpPr>
                          <a:grpSpLocks/>
                        </wpg:cNvGrpSpPr>
                        <wpg:grpSpPr bwMode="auto">
                          <a:xfrm>
                            <a:off x="3852" y="493"/>
                            <a:ext cx="1968" cy="2196"/>
                            <a:chOff x="3852" y="493"/>
                            <a:chExt cx="1968" cy="2196"/>
                          </a:xfrm>
                        </wpg:grpSpPr>
                        <wps:wsp>
                          <wps:cNvPr id="15" name="任意多边形 5"/>
                          <wps:cNvSpPr>
                            <a:spLocks/>
                          </wps:cNvSpPr>
                          <wps:spPr bwMode="auto">
                            <a:xfrm>
                              <a:off x="3852" y="493"/>
                              <a:ext cx="1968" cy="2196"/>
                            </a:xfrm>
                            <a:custGeom>
                              <a:avLst/>
                              <a:gdLst>
                                <a:gd name="T0" fmla="+- 0 3852 3852"/>
                                <a:gd name="T1" fmla="*/ T0 w 1968"/>
                                <a:gd name="T2" fmla="+- 0 2689 493"/>
                                <a:gd name="T3" fmla="*/ 2689 h 2196"/>
                                <a:gd name="T4" fmla="+- 0 5820 3852"/>
                                <a:gd name="T5" fmla="*/ T4 w 1968"/>
                                <a:gd name="T6" fmla="+- 0 2689 493"/>
                                <a:gd name="T7" fmla="*/ 2689 h 2196"/>
                                <a:gd name="T8" fmla="+- 0 5820 3852"/>
                                <a:gd name="T9" fmla="*/ T8 w 1968"/>
                                <a:gd name="T10" fmla="+- 0 493 493"/>
                                <a:gd name="T11" fmla="*/ 493 h 2196"/>
                                <a:gd name="T12" fmla="+- 0 3852 3852"/>
                                <a:gd name="T13" fmla="*/ T12 w 1968"/>
                                <a:gd name="T14" fmla="+- 0 493 493"/>
                                <a:gd name="T15" fmla="*/ 493 h 2196"/>
                                <a:gd name="T16" fmla="+- 0 3852 3852"/>
                                <a:gd name="T17" fmla="*/ T16 w 1968"/>
                                <a:gd name="T18" fmla="+- 0 2689 493"/>
                                <a:gd name="T19" fmla="*/ 2689 h 2196"/>
                              </a:gdLst>
                              <a:ahLst/>
                              <a:cxnLst>
                                <a:cxn ang="0">
                                  <a:pos x="T1" y="T3"/>
                                </a:cxn>
                                <a:cxn ang="0">
                                  <a:pos x="T5" y="T7"/>
                                </a:cxn>
                                <a:cxn ang="0">
                                  <a:pos x="T9" y="T11"/>
                                </a:cxn>
                                <a:cxn ang="0">
                                  <a:pos x="T13" y="T15"/>
                                </a:cxn>
                                <a:cxn ang="0">
                                  <a:pos x="T17" y="T19"/>
                                </a:cxn>
                              </a:cxnLst>
                              <a:rect l="0" t="0" r="r" b="b"/>
                              <a:pathLst>
                                <a:path w="1968" h="2196">
                                  <a:moveTo>
                                    <a:pt x="0" y="2196"/>
                                  </a:moveTo>
                                  <a:lnTo>
                                    <a:pt x="1968" y="2196"/>
                                  </a:lnTo>
                                  <a:lnTo>
                                    <a:pt x="1968" y="0"/>
                                  </a:lnTo>
                                  <a:lnTo>
                                    <a:pt x="0" y="0"/>
                                  </a:lnTo>
                                  <a:lnTo>
                                    <a:pt x="0" y="2196"/>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 name="图片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3850" y="491"/>
                              <a:ext cx="1973" cy="2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0623A96B" id="组合 2" o:spid="_x0000_s1026" style="position:absolute;left:0;text-align:left;margin-left:192.5pt;margin-top:9.85pt;width:98.65pt;height:110.05pt;z-index:-251676160;mso-position-horizontal-relative:page" coordorigin="3850,491" coordsize="1973,2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">
                <v:group id="组合 3" o:spid="_x0000_s1027" style="position:absolute;left:3852;top:493;width:1968;height:2196" coordorigin="3852,493" coordsize="1968,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任意多边形 5" o:spid="_x0000_s1028" style="position:absolute;left:3852;top:493;width:1968;height:2196;visibility:visible;mso-wrap-style:square;v-text-anchor:top" coordsize="1968,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" path="m,2196r1968,l1968,,,,,2196e" fillcolor="black" stroked="f">
                    <v:path arrowok="t" o:connecttype="custom" o:connectlocs="0,2689;1968,2689;1968,493;0,493;0,2689" o:connectangles="0,0,0,0,0"/>
                  </v:shape>
                  <v:shape id="图片 4" o:spid="_x0000_s1029" type="#_x0000_t75" style="position:absolute;left:3850;top:491;width:1973;height:2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">
                    <v:imagedata r:id="rId68" o:title=""/>
                  </v:shape>
                </v:group>
                <w10:wrap anchorx="page"/>
              </v:group>
            </w:pict>
          </mc:Fallback>
        </mc:AlternateContent>
      </w:r>
    </w:p>
    <w:p w14:paraId="0FF4E610" w14:textId="77777777" w:rsidR="007319B1" w:rsidRDefault="007319B1">
      <w:pPr>
        <w:spacing w:before="6" w:after="0" w:line="120" w:lineRule="exact"/>
        <w:rPr>
          <w:rFonts w:ascii="Times New Roman" w:hAnsi="Times New Roman"/>
          <w:sz w:val="12"/>
          <w:szCs w:val="12"/>
          <w:lang w:eastAsia="zh-CN"/>
        </w:rPr>
      </w:pPr>
    </w:p>
    <w:p w14:paraId="412A9BD3" w14:textId="77777777" w:rsidR="007319B1" w:rsidRDefault="007319B1">
      <w:pPr>
        <w:spacing w:after="0" w:line="200" w:lineRule="exact"/>
        <w:rPr>
          <w:rFonts w:ascii="Times New Roman" w:hAnsi="Times New Roman"/>
          <w:sz w:val="20"/>
          <w:szCs w:val="20"/>
          <w:lang w:eastAsia="zh-CN"/>
        </w:rPr>
      </w:pPr>
    </w:p>
    <w:p w14:paraId="1AA8C758" w14:textId="77777777" w:rsidR="007319B1" w:rsidRDefault="007319B1">
      <w:pPr>
        <w:spacing w:after="0" w:line="200" w:lineRule="exact"/>
        <w:rPr>
          <w:rFonts w:ascii="Times New Roman" w:hAnsi="Times New Roman"/>
          <w:sz w:val="20"/>
          <w:szCs w:val="20"/>
          <w:lang w:eastAsia="zh-CN"/>
        </w:rPr>
      </w:pPr>
    </w:p>
    <w:p w14:paraId="57F43EB4" w14:textId="77777777" w:rsidR="007319B1" w:rsidRDefault="007319B1">
      <w:pPr>
        <w:spacing w:after="0" w:line="200" w:lineRule="exact"/>
        <w:rPr>
          <w:rFonts w:ascii="Times New Roman" w:hAnsi="Times New Roman"/>
          <w:sz w:val="20"/>
          <w:szCs w:val="20"/>
          <w:lang w:eastAsia="zh-CN"/>
        </w:rPr>
      </w:pPr>
    </w:p>
    <w:p w14:paraId="50166106" w14:textId="77777777" w:rsidR="007319B1" w:rsidRDefault="007319B1">
      <w:pPr>
        <w:spacing w:after="0" w:line="200" w:lineRule="exact"/>
        <w:rPr>
          <w:rFonts w:ascii="Times New Roman" w:hAnsi="Times New Roman"/>
          <w:sz w:val="20"/>
          <w:szCs w:val="20"/>
          <w:lang w:eastAsia="zh-CN"/>
        </w:rPr>
      </w:pPr>
    </w:p>
    <w:p w14:paraId="0594F0A9" w14:textId="77777777" w:rsidR="007319B1" w:rsidRDefault="007319B1">
      <w:pPr>
        <w:spacing w:after="0" w:line="200" w:lineRule="exact"/>
        <w:rPr>
          <w:rFonts w:ascii="Times New Roman" w:hAnsi="Times New Roman"/>
          <w:sz w:val="20"/>
          <w:szCs w:val="20"/>
          <w:lang w:eastAsia="zh-CN"/>
        </w:rPr>
      </w:pPr>
    </w:p>
    <w:p w14:paraId="3DE12FD4" w14:textId="77777777" w:rsidR="007319B1" w:rsidRDefault="007319B1">
      <w:pPr>
        <w:spacing w:after="0" w:line="200" w:lineRule="exact"/>
        <w:rPr>
          <w:rFonts w:ascii="Times New Roman" w:hAnsi="Times New Roman"/>
          <w:sz w:val="20"/>
          <w:szCs w:val="20"/>
          <w:lang w:eastAsia="zh-CN"/>
        </w:rPr>
      </w:pPr>
    </w:p>
    <w:p w14:paraId="02F4A6D8" w14:textId="77777777" w:rsidR="007319B1" w:rsidRDefault="007319B1">
      <w:pPr>
        <w:spacing w:after="0" w:line="200" w:lineRule="exact"/>
        <w:rPr>
          <w:rFonts w:ascii="Times New Roman" w:hAnsi="Times New Roman"/>
          <w:sz w:val="20"/>
          <w:szCs w:val="20"/>
          <w:lang w:eastAsia="zh-CN"/>
        </w:rPr>
      </w:pPr>
    </w:p>
    <w:p w14:paraId="7EB1633D" w14:textId="77777777" w:rsidR="007319B1" w:rsidRDefault="007319B1">
      <w:pPr>
        <w:spacing w:after="0" w:line="200" w:lineRule="exact"/>
        <w:rPr>
          <w:rFonts w:ascii="Times New Roman" w:hAnsi="Times New Roman"/>
          <w:sz w:val="20"/>
          <w:szCs w:val="20"/>
          <w:lang w:eastAsia="zh-CN"/>
        </w:rPr>
      </w:pPr>
    </w:p>
    <w:p w14:paraId="763912E5" w14:textId="77777777" w:rsidR="007319B1" w:rsidRDefault="007319B1">
      <w:pPr>
        <w:spacing w:after="0" w:line="200" w:lineRule="exact"/>
        <w:rPr>
          <w:rFonts w:ascii="Times New Roman" w:hAnsi="Times New Roman"/>
          <w:sz w:val="20"/>
          <w:szCs w:val="20"/>
          <w:lang w:eastAsia="zh-CN"/>
        </w:rPr>
      </w:pPr>
    </w:p>
    <w:p w14:paraId="0696D627" w14:textId="77777777" w:rsidR="007319B1" w:rsidRDefault="007319B1">
      <w:pPr>
        <w:spacing w:after="0" w:line="200" w:lineRule="exact"/>
        <w:rPr>
          <w:rFonts w:ascii="Times New Roman" w:hAnsi="Times New Roman"/>
          <w:sz w:val="20"/>
          <w:szCs w:val="20"/>
          <w:lang w:eastAsia="zh-CN"/>
        </w:rPr>
      </w:pPr>
    </w:p>
    <w:p w14:paraId="63A24C7D" w14:textId="77777777" w:rsidR="007319B1" w:rsidRDefault="007319B1">
      <w:pPr>
        <w:spacing w:after="0" w:line="200" w:lineRule="exact"/>
        <w:rPr>
          <w:rFonts w:ascii="Times New Roman" w:hAnsi="Times New Roman"/>
          <w:sz w:val="20"/>
          <w:szCs w:val="20"/>
          <w:lang w:eastAsia="zh-CN"/>
        </w:rPr>
      </w:pPr>
    </w:p>
    <w:p w14:paraId="645D4BB2" w14:textId="77777777" w:rsidR="007319B1" w:rsidRDefault="007319B1">
      <w:pPr>
        <w:spacing w:before="2" w:after="0" w:line="360" w:lineRule="auto"/>
        <w:ind w:right="44" w:firstLine="355"/>
        <w:rPr>
          <w:rFonts w:ascii="Times New Roman" w:hAnsi="Times New Roman"/>
          <w:sz w:val="18"/>
          <w:szCs w:val="18"/>
          <w:lang w:eastAsia="zh-CN"/>
        </w:rPr>
      </w:pPr>
    </w:p>
    <w:p w14:paraId="6A2DE844"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29.  </w:t>
      </w:r>
      <w:r>
        <w:rPr>
          <w:rFonts w:ascii="Times New Roman" w:hAnsi="Times New Roman"/>
          <w:sz w:val="18"/>
          <w:szCs w:val="18"/>
          <w:lang w:eastAsia="zh-CN"/>
        </w:rPr>
        <w:t>考虑下列段表</w:t>
      </w:r>
      <w:r>
        <w:rPr>
          <w:rFonts w:ascii="Times New Roman" w:hAnsi="Times New Roman"/>
          <w:sz w:val="18"/>
          <w:szCs w:val="18"/>
          <w:lang w:eastAsia="zh-CN"/>
        </w:rPr>
        <w:t xml:space="preserve"> </w:t>
      </w:r>
      <w:r>
        <w:rPr>
          <w:rFonts w:ascii="Times New Roman" w:hAnsi="Times New Roman"/>
          <w:sz w:val="18"/>
          <w:szCs w:val="18"/>
          <w:lang w:eastAsia="zh-CN"/>
        </w:rPr>
        <w:t>：</w:t>
      </w:r>
    </w:p>
    <w:tbl>
      <w:tblPr>
        <w:tblW w:w="0" w:type="auto"/>
        <w:tblInd w:w="426" w:type="dxa"/>
        <w:tblLayout w:type="fixed"/>
        <w:tblCellMar>
          <w:left w:w="0" w:type="dxa"/>
          <w:right w:w="0" w:type="dxa"/>
        </w:tblCellMar>
        <w:tblLook w:val="0000" w:firstRow="0" w:lastRow="0" w:firstColumn="0" w:lastColumn="0" w:noHBand="0" w:noVBand="0"/>
      </w:tblPr>
      <w:tblGrid>
        <w:gridCol w:w="2551"/>
        <w:gridCol w:w="2929"/>
        <w:gridCol w:w="2677"/>
      </w:tblGrid>
      <w:tr w:rsidR="007319B1" w14:paraId="4652AF19" w14:textId="77777777">
        <w:trPr>
          <w:trHeight w:hRule="exact" w:val="379"/>
        </w:trPr>
        <w:tc>
          <w:tcPr>
            <w:tcW w:w="2551" w:type="dxa"/>
          </w:tcPr>
          <w:p w14:paraId="7E347B86" w14:textId="77777777" w:rsidR="007319B1" w:rsidRDefault="007319B1">
            <w:pPr>
              <w:tabs>
                <w:tab w:val="left" w:pos="1675"/>
              </w:tabs>
              <w:spacing w:after="0" w:line="360" w:lineRule="auto"/>
              <w:ind w:left="541" w:right="425"/>
              <w:rPr>
                <w:rFonts w:ascii="Times New Roman" w:hAnsi="Times New Roman"/>
                <w:sz w:val="18"/>
                <w:szCs w:val="18"/>
              </w:rPr>
            </w:pPr>
            <w:r>
              <w:rPr>
                <w:rFonts w:ascii="Times New Roman" w:hAnsi="Times New Roman"/>
                <w:position w:val="-1"/>
                <w:sz w:val="18"/>
                <w:szCs w:val="18"/>
              </w:rPr>
              <w:t>段号</w:t>
            </w:r>
          </w:p>
        </w:tc>
        <w:tc>
          <w:tcPr>
            <w:tcW w:w="2929" w:type="dxa"/>
          </w:tcPr>
          <w:p w14:paraId="3E73C96D" w14:textId="77777777" w:rsidR="007319B1" w:rsidRDefault="007319B1">
            <w:pPr>
              <w:spacing w:after="0" w:line="360" w:lineRule="auto"/>
              <w:ind w:right="931"/>
              <w:rPr>
                <w:rFonts w:ascii="Times New Roman" w:hAnsi="Times New Roman"/>
                <w:sz w:val="18"/>
                <w:szCs w:val="18"/>
              </w:rPr>
            </w:pPr>
            <w:r>
              <w:rPr>
                <w:rFonts w:ascii="Times New Roman" w:hAnsi="Times New Roman"/>
                <w:position w:val="-2"/>
                <w:sz w:val="18"/>
                <w:szCs w:val="18"/>
              </w:rPr>
              <w:t>起始地址</w:t>
            </w:r>
          </w:p>
        </w:tc>
        <w:tc>
          <w:tcPr>
            <w:tcW w:w="2677" w:type="dxa"/>
          </w:tcPr>
          <w:p w14:paraId="7B033D46" w14:textId="77777777" w:rsidR="007319B1" w:rsidRDefault="007319B1">
            <w:pPr>
              <w:spacing w:after="0" w:line="360" w:lineRule="auto"/>
              <w:ind w:right="922"/>
              <w:rPr>
                <w:rFonts w:ascii="Times New Roman" w:hAnsi="Times New Roman"/>
                <w:sz w:val="18"/>
                <w:szCs w:val="18"/>
              </w:rPr>
            </w:pPr>
            <w:r>
              <w:rPr>
                <w:rFonts w:ascii="Times New Roman" w:hAnsi="Times New Roman"/>
                <w:position w:val="-1"/>
                <w:sz w:val="18"/>
                <w:szCs w:val="18"/>
              </w:rPr>
              <w:t>段长</w:t>
            </w:r>
          </w:p>
        </w:tc>
      </w:tr>
      <w:tr w:rsidR="007319B1" w14:paraId="0D1E5766" w14:textId="77777777">
        <w:trPr>
          <w:trHeight w:hRule="exact" w:val="395"/>
        </w:trPr>
        <w:tc>
          <w:tcPr>
            <w:tcW w:w="2551" w:type="dxa"/>
          </w:tcPr>
          <w:p w14:paraId="6D1437E8" w14:textId="77777777" w:rsidR="007319B1" w:rsidRDefault="007319B1">
            <w:pPr>
              <w:tabs>
                <w:tab w:val="left" w:pos="1675"/>
              </w:tabs>
              <w:spacing w:after="0" w:line="360" w:lineRule="auto"/>
              <w:ind w:left="541" w:right="425"/>
              <w:rPr>
                <w:rFonts w:ascii="Times New Roman" w:hAnsi="Times New Roman"/>
                <w:sz w:val="18"/>
                <w:szCs w:val="18"/>
              </w:rPr>
            </w:pPr>
            <w:r>
              <w:rPr>
                <w:rFonts w:ascii="Times New Roman" w:hAnsi="Times New Roman"/>
                <w:position w:val="-1"/>
                <w:sz w:val="18"/>
                <w:szCs w:val="18"/>
              </w:rPr>
              <w:t>０</w:t>
            </w:r>
          </w:p>
        </w:tc>
        <w:tc>
          <w:tcPr>
            <w:tcW w:w="2929" w:type="dxa"/>
          </w:tcPr>
          <w:p w14:paraId="3BB1B9B7" w14:textId="77777777" w:rsidR="007319B1" w:rsidRDefault="007319B1">
            <w:pPr>
              <w:spacing w:after="0" w:line="360" w:lineRule="auto"/>
              <w:ind w:right="1244"/>
              <w:rPr>
                <w:rFonts w:ascii="Times New Roman" w:hAnsi="Times New Roman"/>
                <w:sz w:val="18"/>
                <w:szCs w:val="18"/>
              </w:rPr>
            </w:pPr>
            <w:r>
              <w:rPr>
                <w:rFonts w:ascii="Times New Roman" w:hAnsi="Times New Roman"/>
                <w:position w:val="-1"/>
                <w:sz w:val="18"/>
                <w:szCs w:val="18"/>
              </w:rPr>
              <w:t>２００</w:t>
            </w:r>
          </w:p>
        </w:tc>
        <w:tc>
          <w:tcPr>
            <w:tcW w:w="2677" w:type="dxa"/>
          </w:tcPr>
          <w:p w14:paraId="2C2E73D4" w14:textId="77777777" w:rsidR="007319B1" w:rsidRDefault="007319B1">
            <w:pPr>
              <w:spacing w:after="0" w:line="360" w:lineRule="auto"/>
              <w:ind w:right="1148"/>
              <w:rPr>
                <w:rFonts w:ascii="Times New Roman" w:hAnsi="Times New Roman"/>
                <w:sz w:val="18"/>
                <w:szCs w:val="18"/>
              </w:rPr>
            </w:pPr>
            <w:r>
              <w:rPr>
                <w:rFonts w:ascii="Times New Roman" w:hAnsi="Times New Roman"/>
                <w:position w:val="-1"/>
                <w:sz w:val="18"/>
                <w:szCs w:val="18"/>
              </w:rPr>
              <w:t>５００</w:t>
            </w:r>
          </w:p>
        </w:tc>
      </w:tr>
      <w:tr w:rsidR="007319B1" w14:paraId="42BE3546" w14:textId="77777777">
        <w:trPr>
          <w:trHeight w:hRule="exact" w:val="378"/>
        </w:trPr>
        <w:tc>
          <w:tcPr>
            <w:tcW w:w="2551" w:type="dxa"/>
            <w:tcBorders>
              <w:top w:val="nil"/>
              <w:left w:val="nil"/>
              <w:bottom w:val="nil"/>
              <w:right w:val="nil"/>
            </w:tcBorders>
          </w:tcPr>
          <w:p w14:paraId="600B8D30" w14:textId="77777777" w:rsidR="007319B1" w:rsidRDefault="007319B1">
            <w:pPr>
              <w:tabs>
                <w:tab w:val="left" w:pos="1675"/>
              </w:tabs>
              <w:spacing w:after="0" w:line="360" w:lineRule="auto"/>
              <w:ind w:left="541" w:right="425"/>
              <w:rPr>
                <w:rFonts w:ascii="Times New Roman" w:hAnsi="Times New Roman"/>
                <w:sz w:val="18"/>
                <w:szCs w:val="18"/>
              </w:rPr>
            </w:pPr>
            <w:r>
              <w:rPr>
                <w:rFonts w:ascii="Times New Roman" w:hAnsi="Times New Roman"/>
                <w:position w:val="-1"/>
                <w:sz w:val="18"/>
                <w:szCs w:val="18"/>
              </w:rPr>
              <w:t>１</w:t>
            </w:r>
          </w:p>
        </w:tc>
        <w:tc>
          <w:tcPr>
            <w:tcW w:w="2929" w:type="dxa"/>
            <w:tcBorders>
              <w:top w:val="nil"/>
              <w:left w:val="nil"/>
              <w:bottom w:val="nil"/>
              <w:right w:val="nil"/>
            </w:tcBorders>
          </w:tcPr>
          <w:p w14:paraId="36345FED" w14:textId="77777777" w:rsidR="007319B1" w:rsidRDefault="007319B1">
            <w:pPr>
              <w:spacing w:after="0" w:line="360" w:lineRule="auto"/>
              <w:ind w:right="1244"/>
              <w:rPr>
                <w:rFonts w:ascii="Times New Roman" w:hAnsi="Times New Roman"/>
                <w:sz w:val="18"/>
                <w:szCs w:val="18"/>
              </w:rPr>
            </w:pPr>
            <w:r>
              <w:rPr>
                <w:rFonts w:ascii="Times New Roman" w:hAnsi="Times New Roman"/>
                <w:position w:val="-1"/>
                <w:sz w:val="18"/>
                <w:szCs w:val="18"/>
              </w:rPr>
              <w:t>８９０</w:t>
            </w:r>
          </w:p>
        </w:tc>
        <w:tc>
          <w:tcPr>
            <w:tcW w:w="2677" w:type="dxa"/>
            <w:tcBorders>
              <w:top w:val="nil"/>
              <w:left w:val="nil"/>
              <w:bottom w:val="nil"/>
              <w:right w:val="nil"/>
            </w:tcBorders>
          </w:tcPr>
          <w:p w14:paraId="1250D9BF" w14:textId="77777777" w:rsidR="007319B1" w:rsidRDefault="007319B1">
            <w:pPr>
              <w:spacing w:after="0" w:line="360" w:lineRule="auto"/>
              <w:ind w:right="1192"/>
              <w:rPr>
                <w:rFonts w:ascii="Times New Roman" w:hAnsi="Times New Roman"/>
                <w:sz w:val="18"/>
                <w:szCs w:val="18"/>
              </w:rPr>
            </w:pPr>
            <w:r>
              <w:rPr>
                <w:rFonts w:ascii="Times New Roman" w:hAnsi="Times New Roman"/>
                <w:position w:val="-1"/>
                <w:sz w:val="18"/>
                <w:szCs w:val="18"/>
              </w:rPr>
              <w:t>３０</w:t>
            </w:r>
          </w:p>
        </w:tc>
      </w:tr>
      <w:tr w:rsidR="007319B1" w14:paraId="64335C2C" w14:textId="77777777">
        <w:trPr>
          <w:trHeight w:hRule="exact" w:val="378"/>
        </w:trPr>
        <w:tc>
          <w:tcPr>
            <w:tcW w:w="2551" w:type="dxa"/>
            <w:tcBorders>
              <w:top w:val="nil"/>
              <w:left w:val="nil"/>
              <w:bottom w:val="nil"/>
              <w:right w:val="nil"/>
            </w:tcBorders>
          </w:tcPr>
          <w:p w14:paraId="160EA3D0" w14:textId="77777777" w:rsidR="007319B1" w:rsidRDefault="007319B1">
            <w:pPr>
              <w:tabs>
                <w:tab w:val="left" w:pos="1675"/>
              </w:tabs>
              <w:spacing w:after="0" w:line="360" w:lineRule="auto"/>
              <w:ind w:left="541" w:right="425"/>
              <w:rPr>
                <w:rFonts w:ascii="Times New Roman" w:hAnsi="Times New Roman"/>
                <w:sz w:val="18"/>
                <w:szCs w:val="18"/>
              </w:rPr>
            </w:pPr>
            <w:r>
              <w:rPr>
                <w:rFonts w:ascii="Times New Roman" w:hAnsi="Times New Roman"/>
                <w:position w:val="-1"/>
                <w:sz w:val="18"/>
                <w:szCs w:val="18"/>
              </w:rPr>
              <w:t>２</w:t>
            </w:r>
          </w:p>
        </w:tc>
        <w:tc>
          <w:tcPr>
            <w:tcW w:w="2929" w:type="dxa"/>
            <w:tcBorders>
              <w:top w:val="nil"/>
              <w:left w:val="nil"/>
              <w:bottom w:val="nil"/>
              <w:right w:val="nil"/>
            </w:tcBorders>
          </w:tcPr>
          <w:p w14:paraId="4AAF0CD2" w14:textId="77777777" w:rsidR="007319B1" w:rsidRDefault="007319B1">
            <w:pPr>
              <w:spacing w:after="0" w:line="360" w:lineRule="auto"/>
              <w:ind w:right="1244"/>
              <w:rPr>
                <w:rFonts w:ascii="Times New Roman" w:hAnsi="Times New Roman"/>
                <w:sz w:val="18"/>
                <w:szCs w:val="18"/>
              </w:rPr>
            </w:pPr>
            <w:r>
              <w:rPr>
                <w:rFonts w:ascii="Times New Roman" w:hAnsi="Times New Roman"/>
                <w:position w:val="-1"/>
                <w:sz w:val="18"/>
                <w:szCs w:val="18"/>
              </w:rPr>
              <w:t>１２０</w:t>
            </w:r>
          </w:p>
        </w:tc>
        <w:tc>
          <w:tcPr>
            <w:tcW w:w="2677" w:type="dxa"/>
            <w:tcBorders>
              <w:top w:val="nil"/>
              <w:left w:val="nil"/>
              <w:bottom w:val="nil"/>
              <w:right w:val="nil"/>
            </w:tcBorders>
          </w:tcPr>
          <w:p w14:paraId="388BBF36" w14:textId="77777777" w:rsidR="007319B1" w:rsidRDefault="007319B1">
            <w:pPr>
              <w:spacing w:after="0" w:line="360" w:lineRule="auto"/>
              <w:ind w:right="1148"/>
              <w:rPr>
                <w:rFonts w:ascii="Times New Roman" w:hAnsi="Times New Roman"/>
                <w:sz w:val="18"/>
                <w:szCs w:val="18"/>
              </w:rPr>
            </w:pPr>
            <w:r>
              <w:rPr>
                <w:rFonts w:ascii="Times New Roman" w:hAnsi="Times New Roman"/>
                <w:position w:val="-1"/>
                <w:sz w:val="18"/>
                <w:szCs w:val="18"/>
              </w:rPr>
              <w:t>１００</w:t>
            </w:r>
          </w:p>
        </w:tc>
      </w:tr>
      <w:tr w:rsidR="007319B1" w14:paraId="010DFC3A" w14:textId="77777777">
        <w:trPr>
          <w:trHeight w:hRule="exact" w:val="379"/>
        </w:trPr>
        <w:tc>
          <w:tcPr>
            <w:tcW w:w="2551" w:type="dxa"/>
            <w:tcBorders>
              <w:top w:val="nil"/>
              <w:left w:val="nil"/>
              <w:bottom w:val="nil"/>
              <w:right w:val="nil"/>
            </w:tcBorders>
          </w:tcPr>
          <w:p w14:paraId="2163F0DB" w14:textId="77777777" w:rsidR="007319B1" w:rsidRDefault="007319B1">
            <w:pPr>
              <w:tabs>
                <w:tab w:val="left" w:pos="1675"/>
              </w:tabs>
              <w:spacing w:after="0" w:line="360" w:lineRule="auto"/>
              <w:ind w:left="541" w:right="425"/>
              <w:rPr>
                <w:rFonts w:ascii="Times New Roman" w:hAnsi="Times New Roman"/>
                <w:sz w:val="18"/>
                <w:szCs w:val="18"/>
              </w:rPr>
            </w:pPr>
            <w:r>
              <w:rPr>
                <w:rFonts w:ascii="Times New Roman" w:hAnsi="Times New Roman"/>
                <w:position w:val="-1"/>
                <w:sz w:val="18"/>
                <w:szCs w:val="18"/>
              </w:rPr>
              <w:t>３</w:t>
            </w:r>
          </w:p>
        </w:tc>
        <w:tc>
          <w:tcPr>
            <w:tcW w:w="2929" w:type="dxa"/>
            <w:tcBorders>
              <w:top w:val="nil"/>
              <w:left w:val="nil"/>
              <w:bottom w:val="nil"/>
              <w:right w:val="nil"/>
            </w:tcBorders>
          </w:tcPr>
          <w:p w14:paraId="121BD87B" w14:textId="77777777" w:rsidR="007319B1" w:rsidRDefault="007319B1">
            <w:pPr>
              <w:spacing w:after="0" w:line="360" w:lineRule="auto"/>
              <w:ind w:right="1179"/>
              <w:rPr>
                <w:rFonts w:ascii="Times New Roman" w:hAnsi="Times New Roman"/>
                <w:sz w:val="18"/>
                <w:szCs w:val="18"/>
              </w:rPr>
            </w:pPr>
            <w:r>
              <w:rPr>
                <w:rFonts w:ascii="Times New Roman" w:hAnsi="Times New Roman"/>
                <w:position w:val="-1"/>
                <w:sz w:val="18"/>
                <w:szCs w:val="18"/>
              </w:rPr>
              <w:t>１２５０</w:t>
            </w:r>
          </w:p>
        </w:tc>
        <w:tc>
          <w:tcPr>
            <w:tcW w:w="2677" w:type="dxa"/>
            <w:tcBorders>
              <w:top w:val="nil"/>
              <w:left w:val="nil"/>
              <w:bottom w:val="nil"/>
              <w:right w:val="nil"/>
            </w:tcBorders>
          </w:tcPr>
          <w:p w14:paraId="514C8EC5" w14:textId="77777777" w:rsidR="007319B1" w:rsidRDefault="007319B1">
            <w:pPr>
              <w:spacing w:after="0" w:line="360" w:lineRule="auto"/>
              <w:ind w:right="1148"/>
              <w:rPr>
                <w:rFonts w:ascii="Times New Roman" w:hAnsi="Times New Roman"/>
                <w:sz w:val="18"/>
                <w:szCs w:val="18"/>
              </w:rPr>
            </w:pPr>
            <w:r>
              <w:rPr>
                <w:rFonts w:ascii="Times New Roman" w:hAnsi="Times New Roman"/>
                <w:position w:val="-1"/>
                <w:sz w:val="18"/>
                <w:szCs w:val="18"/>
              </w:rPr>
              <w:t>６００</w:t>
            </w:r>
          </w:p>
        </w:tc>
      </w:tr>
      <w:tr w:rsidR="007319B1" w14:paraId="185C4B5F" w14:textId="77777777">
        <w:trPr>
          <w:trHeight w:hRule="exact" w:val="360"/>
        </w:trPr>
        <w:tc>
          <w:tcPr>
            <w:tcW w:w="2551" w:type="dxa"/>
          </w:tcPr>
          <w:p w14:paraId="1091FCB0" w14:textId="77777777" w:rsidR="007319B1" w:rsidRDefault="007319B1">
            <w:pPr>
              <w:tabs>
                <w:tab w:val="left" w:pos="1675"/>
              </w:tabs>
              <w:spacing w:after="0" w:line="360" w:lineRule="auto"/>
              <w:ind w:left="541" w:right="425"/>
              <w:rPr>
                <w:rFonts w:ascii="Times New Roman" w:hAnsi="Times New Roman"/>
                <w:sz w:val="18"/>
                <w:szCs w:val="18"/>
              </w:rPr>
            </w:pPr>
            <w:r>
              <w:rPr>
                <w:rFonts w:ascii="Times New Roman" w:hAnsi="Times New Roman"/>
                <w:position w:val="-1"/>
                <w:sz w:val="18"/>
                <w:szCs w:val="18"/>
              </w:rPr>
              <w:t>４</w:t>
            </w:r>
          </w:p>
        </w:tc>
        <w:tc>
          <w:tcPr>
            <w:tcW w:w="2929" w:type="dxa"/>
          </w:tcPr>
          <w:p w14:paraId="4B97A795" w14:textId="77777777" w:rsidR="007319B1" w:rsidRDefault="007319B1">
            <w:pPr>
              <w:spacing w:after="0" w:line="360" w:lineRule="auto"/>
              <w:ind w:right="1179"/>
              <w:rPr>
                <w:rFonts w:ascii="Times New Roman" w:hAnsi="Times New Roman"/>
                <w:sz w:val="18"/>
                <w:szCs w:val="18"/>
              </w:rPr>
            </w:pPr>
            <w:r>
              <w:rPr>
                <w:rFonts w:ascii="Times New Roman" w:hAnsi="Times New Roman"/>
                <w:position w:val="-1"/>
                <w:sz w:val="18"/>
                <w:szCs w:val="18"/>
              </w:rPr>
              <w:t>１８００</w:t>
            </w:r>
          </w:p>
        </w:tc>
        <w:tc>
          <w:tcPr>
            <w:tcW w:w="2677" w:type="dxa"/>
          </w:tcPr>
          <w:p w14:paraId="1404D496" w14:textId="77777777" w:rsidR="007319B1" w:rsidRDefault="007319B1">
            <w:pPr>
              <w:spacing w:after="0" w:line="360" w:lineRule="auto"/>
              <w:ind w:right="1192"/>
              <w:rPr>
                <w:rFonts w:ascii="Times New Roman" w:hAnsi="Times New Roman"/>
                <w:sz w:val="18"/>
                <w:szCs w:val="18"/>
              </w:rPr>
            </w:pPr>
            <w:r>
              <w:rPr>
                <w:rFonts w:ascii="Times New Roman" w:hAnsi="Times New Roman"/>
                <w:position w:val="-1"/>
                <w:sz w:val="18"/>
                <w:szCs w:val="18"/>
              </w:rPr>
              <w:t>８８</w:t>
            </w:r>
          </w:p>
        </w:tc>
      </w:tr>
    </w:tbl>
    <w:p w14:paraId="27C43CED" w14:textId="77777777" w:rsidR="007319B1" w:rsidRDefault="007319B1">
      <w:pPr>
        <w:spacing w:before="8" w:after="0" w:line="120" w:lineRule="exact"/>
        <w:rPr>
          <w:rFonts w:ascii="Times New Roman" w:hAnsi="Times New Roman"/>
          <w:sz w:val="12"/>
          <w:szCs w:val="12"/>
        </w:rPr>
      </w:pPr>
    </w:p>
    <w:p w14:paraId="2E621987"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对于下面的逻辑地址</w:t>
      </w:r>
      <w:r>
        <w:rPr>
          <w:rFonts w:ascii="Times New Roman" w:hAnsi="Times New Roman"/>
          <w:sz w:val="18"/>
          <w:szCs w:val="18"/>
          <w:lang w:eastAsia="zh-CN"/>
        </w:rPr>
        <w:t xml:space="preserve"> </w:t>
      </w:r>
      <w:r>
        <w:rPr>
          <w:rFonts w:ascii="Times New Roman" w:hAnsi="Times New Roman"/>
          <w:sz w:val="18"/>
          <w:szCs w:val="18"/>
          <w:lang w:eastAsia="zh-CN"/>
        </w:rPr>
        <w:t>，求物理地址</w:t>
      </w:r>
      <w:r>
        <w:rPr>
          <w:rFonts w:ascii="Times New Roman" w:hAnsi="Times New Roman"/>
          <w:sz w:val="18"/>
          <w:szCs w:val="18"/>
          <w:lang w:eastAsia="zh-CN"/>
        </w:rPr>
        <w:t xml:space="preserve"> </w:t>
      </w:r>
      <w:r>
        <w:rPr>
          <w:rFonts w:ascii="Times New Roman" w:hAnsi="Times New Roman"/>
          <w:sz w:val="18"/>
          <w:szCs w:val="18"/>
          <w:lang w:eastAsia="zh-CN"/>
        </w:rPr>
        <w:t>，如发生越界请指明。（</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480</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25</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14</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200</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500</w:t>
      </w:r>
      <w:r>
        <w:rPr>
          <w:rFonts w:ascii="Times New Roman" w:hAnsi="Times New Roman"/>
          <w:sz w:val="18"/>
          <w:szCs w:val="18"/>
          <w:lang w:eastAsia="zh-CN"/>
        </w:rPr>
        <w:t>＞；（</w:t>
      </w:r>
      <w:r>
        <w:rPr>
          <w:rFonts w:ascii="Times New Roman" w:hAnsi="Times New Roman"/>
          <w:sz w:val="18"/>
          <w:szCs w:val="18"/>
          <w:lang w:eastAsia="zh-CN"/>
        </w:rPr>
        <w:t>6</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100</w:t>
      </w:r>
      <w:r>
        <w:rPr>
          <w:rFonts w:ascii="Times New Roman" w:hAnsi="Times New Roman"/>
          <w:sz w:val="18"/>
          <w:szCs w:val="18"/>
          <w:lang w:eastAsia="zh-CN"/>
        </w:rPr>
        <w:t>＞。</w:t>
      </w:r>
    </w:p>
    <w:p w14:paraId="047A2A30"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30.  </w:t>
      </w:r>
      <w:r>
        <w:rPr>
          <w:rFonts w:ascii="Times New Roman" w:hAnsi="Times New Roman"/>
          <w:sz w:val="18"/>
          <w:szCs w:val="18"/>
          <w:lang w:eastAsia="zh-CN"/>
        </w:rPr>
        <w:t>请页式虚存管理系统中，进程访问地址的序列为：</w:t>
      </w:r>
      <w:r>
        <w:rPr>
          <w:rFonts w:ascii="Times New Roman" w:hAnsi="Times New Roman"/>
          <w:sz w:val="18"/>
          <w:szCs w:val="18"/>
          <w:lang w:eastAsia="zh-CN"/>
        </w:rPr>
        <w:t>10</w:t>
      </w:r>
      <w:r>
        <w:rPr>
          <w:rFonts w:ascii="Times New Roman" w:hAnsi="Times New Roman"/>
          <w:sz w:val="18"/>
          <w:szCs w:val="18"/>
          <w:lang w:eastAsia="zh-CN"/>
        </w:rPr>
        <w:t>，</w:t>
      </w:r>
      <w:r>
        <w:rPr>
          <w:rFonts w:ascii="Times New Roman" w:hAnsi="Times New Roman"/>
          <w:sz w:val="18"/>
          <w:szCs w:val="18"/>
          <w:lang w:eastAsia="zh-CN"/>
        </w:rPr>
        <w:t>11</w:t>
      </w:r>
      <w:r>
        <w:rPr>
          <w:rFonts w:ascii="Times New Roman" w:hAnsi="Times New Roman"/>
          <w:sz w:val="18"/>
          <w:szCs w:val="18"/>
          <w:lang w:eastAsia="zh-CN"/>
        </w:rPr>
        <w:t>，</w:t>
      </w:r>
      <w:r>
        <w:rPr>
          <w:rFonts w:ascii="Times New Roman" w:hAnsi="Times New Roman"/>
          <w:sz w:val="18"/>
          <w:szCs w:val="18"/>
          <w:lang w:eastAsia="zh-CN"/>
        </w:rPr>
        <w:t>104</w:t>
      </w:r>
      <w:r>
        <w:rPr>
          <w:rFonts w:ascii="Times New Roman" w:hAnsi="Times New Roman"/>
          <w:sz w:val="18"/>
          <w:szCs w:val="18"/>
          <w:lang w:eastAsia="zh-CN"/>
        </w:rPr>
        <w:t>，</w:t>
      </w:r>
      <w:r>
        <w:rPr>
          <w:rFonts w:ascii="Times New Roman" w:hAnsi="Times New Roman"/>
          <w:sz w:val="18"/>
          <w:szCs w:val="18"/>
          <w:lang w:eastAsia="zh-CN"/>
        </w:rPr>
        <w:t>170</w:t>
      </w:r>
      <w:r>
        <w:rPr>
          <w:rFonts w:ascii="Times New Roman" w:hAnsi="Times New Roman"/>
          <w:sz w:val="18"/>
          <w:szCs w:val="18"/>
          <w:lang w:eastAsia="zh-CN"/>
        </w:rPr>
        <w:t>，</w:t>
      </w:r>
      <w:r>
        <w:rPr>
          <w:rFonts w:ascii="Times New Roman" w:hAnsi="Times New Roman"/>
          <w:sz w:val="18"/>
          <w:szCs w:val="18"/>
          <w:lang w:eastAsia="zh-CN"/>
        </w:rPr>
        <w:t>73</w:t>
      </w:r>
      <w:r>
        <w:rPr>
          <w:rFonts w:ascii="Times New Roman" w:hAnsi="Times New Roman"/>
          <w:sz w:val="18"/>
          <w:szCs w:val="18"/>
          <w:lang w:eastAsia="zh-CN"/>
        </w:rPr>
        <w:t>，</w:t>
      </w:r>
      <w:r>
        <w:rPr>
          <w:rFonts w:ascii="Times New Roman" w:hAnsi="Times New Roman"/>
          <w:sz w:val="18"/>
          <w:szCs w:val="18"/>
          <w:lang w:eastAsia="zh-CN"/>
        </w:rPr>
        <w:t>305</w:t>
      </w:r>
      <w:r>
        <w:rPr>
          <w:rFonts w:ascii="Times New Roman" w:hAnsi="Times New Roman"/>
          <w:sz w:val="18"/>
          <w:szCs w:val="18"/>
          <w:lang w:eastAsia="zh-CN"/>
        </w:rPr>
        <w:t>，</w:t>
      </w:r>
      <w:r>
        <w:rPr>
          <w:rFonts w:ascii="Times New Roman" w:hAnsi="Times New Roman"/>
          <w:sz w:val="18"/>
          <w:szCs w:val="18"/>
          <w:lang w:eastAsia="zh-CN"/>
        </w:rPr>
        <w:t>180</w:t>
      </w:r>
      <w:r>
        <w:rPr>
          <w:rFonts w:ascii="Times New Roman" w:hAnsi="Times New Roman"/>
          <w:sz w:val="18"/>
          <w:szCs w:val="18"/>
          <w:lang w:eastAsia="zh-CN"/>
        </w:rPr>
        <w:t>，</w:t>
      </w:r>
      <w:r>
        <w:rPr>
          <w:rFonts w:ascii="Times New Roman" w:hAnsi="Times New Roman"/>
          <w:sz w:val="18"/>
          <w:szCs w:val="18"/>
          <w:lang w:eastAsia="zh-CN"/>
        </w:rPr>
        <w:t>240</w:t>
      </w:r>
      <w:r>
        <w:rPr>
          <w:rFonts w:ascii="Times New Roman" w:hAnsi="Times New Roman"/>
          <w:sz w:val="18"/>
          <w:szCs w:val="18"/>
          <w:lang w:eastAsia="zh-CN"/>
        </w:rPr>
        <w:t>，</w:t>
      </w:r>
      <w:r>
        <w:rPr>
          <w:rFonts w:ascii="Times New Roman" w:hAnsi="Times New Roman"/>
          <w:sz w:val="18"/>
          <w:szCs w:val="18"/>
          <w:lang w:eastAsia="zh-CN"/>
        </w:rPr>
        <w:t>244</w:t>
      </w:r>
      <w:r>
        <w:rPr>
          <w:rFonts w:ascii="Times New Roman" w:hAnsi="Times New Roman"/>
          <w:sz w:val="18"/>
          <w:szCs w:val="18"/>
          <w:lang w:eastAsia="zh-CN"/>
        </w:rPr>
        <w:t>，</w:t>
      </w:r>
      <w:r>
        <w:rPr>
          <w:rFonts w:ascii="Times New Roman" w:hAnsi="Times New Roman"/>
          <w:sz w:val="18"/>
          <w:szCs w:val="18"/>
          <w:lang w:eastAsia="zh-CN"/>
        </w:rPr>
        <w:t>445</w:t>
      </w:r>
      <w:r>
        <w:rPr>
          <w:rFonts w:ascii="Times New Roman" w:hAnsi="Times New Roman"/>
          <w:sz w:val="18"/>
          <w:szCs w:val="18"/>
          <w:lang w:eastAsia="zh-CN"/>
        </w:rPr>
        <w:t>，</w:t>
      </w:r>
      <w:r>
        <w:rPr>
          <w:rFonts w:ascii="Times New Roman" w:hAnsi="Times New Roman"/>
          <w:sz w:val="18"/>
          <w:szCs w:val="18"/>
          <w:lang w:eastAsia="zh-CN"/>
        </w:rPr>
        <w:t>467</w:t>
      </w:r>
      <w:r>
        <w:rPr>
          <w:rFonts w:ascii="Times New Roman" w:hAnsi="Times New Roman"/>
          <w:sz w:val="18"/>
          <w:szCs w:val="18"/>
          <w:lang w:eastAsia="zh-CN"/>
        </w:rPr>
        <w:t>，</w:t>
      </w:r>
      <w:r>
        <w:rPr>
          <w:rFonts w:ascii="Times New Roman" w:hAnsi="Times New Roman"/>
          <w:sz w:val="18"/>
          <w:szCs w:val="18"/>
          <w:lang w:eastAsia="zh-CN"/>
        </w:rPr>
        <w:t>366</w:t>
      </w:r>
      <w:r>
        <w:rPr>
          <w:rFonts w:ascii="Times New Roman" w:hAnsi="Times New Roman"/>
          <w:sz w:val="18"/>
          <w:szCs w:val="18"/>
          <w:lang w:eastAsia="zh-CN"/>
        </w:rPr>
        <w:t>。试问</w:t>
      </w:r>
      <w:r>
        <w:rPr>
          <w:rFonts w:ascii="Times New Roman" w:hAnsi="Times New Roman"/>
          <w:sz w:val="18"/>
          <w:szCs w:val="18"/>
          <w:lang w:eastAsia="zh-CN"/>
        </w:rPr>
        <w:t xml:space="preserve"> </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）如果页面大小为</w:t>
      </w:r>
      <w:r>
        <w:rPr>
          <w:rFonts w:ascii="Times New Roman" w:hAnsi="Times New Roman"/>
          <w:sz w:val="18"/>
          <w:szCs w:val="18"/>
          <w:lang w:eastAsia="zh-CN"/>
        </w:rPr>
        <w:t>100 B</w:t>
      </w:r>
      <w:r>
        <w:rPr>
          <w:rFonts w:ascii="Times New Roman" w:hAnsi="Times New Roman"/>
          <w:sz w:val="18"/>
          <w:szCs w:val="18"/>
          <w:lang w:eastAsia="zh-CN"/>
        </w:rPr>
        <w:t>，给出页面访问序列。（</w:t>
      </w:r>
      <w:r>
        <w:rPr>
          <w:rFonts w:ascii="Times New Roman" w:hAnsi="Times New Roman"/>
          <w:sz w:val="18"/>
          <w:szCs w:val="18"/>
          <w:lang w:eastAsia="zh-CN"/>
        </w:rPr>
        <w:t>3</w:t>
      </w:r>
      <w:r>
        <w:rPr>
          <w:rFonts w:ascii="Times New Roman" w:hAnsi="Times New Roman"/>
          <w:sz w:val="18"/>
          <w:szCs w:val="18"/>
          <w:lang w:eastAsia="zh-CN"/>
        </w:rPr>
        <w:t>）若进程分得</w:t>
      </w:r>
      <w:r>
        <w:rPr>
          <w:rFonts w:ascii="Times New Roman" w:hAnsi="Times New Roman"/>
          <w:sz w:val="18"/>
          <w:szCs w:val="18"/>
          <w:lang w:eastAsia="zh-CN"/>
        </w:rPr>
        <w:t>3</w:t>
      </w:r>
      <w:r>
        <w:rPr>
          <w:rFonts w:ascii="Times New Roman" w:hAnsi="Times New Roman"/>
          <w:sz w:val="18"/>
          <w:szCs w:val="18"/>
          <w:lang w:eastAsia="zh-CN"/>
        </w:rPr>
        <w:t>个页框，采用</w:t>
      </w:r>
      <w:r>
        <w:rPr>
          <w:rFonts w:ascii="Times New Roman" w:hAnsi="Times New Roman"/>
          <w:sz w:val="18"/>
          <w:szCs w:val="18"/>
          <w:lang w:eastAsia="zh-CN"/>
        </w:rPr>
        <w:t>FIFO</w:t>
      </w:r>
      <w:r>
        <w:rPr>
          <w:rFonts w:ascii="Times New Roman" w:hAnsi="Times New Roman"/>
          <w:sz w:val="18"/>
          <w:szCs w:val="18"/>
          <w:lang w:eastAsia="zh-CN"/>
        </w:rPr>
        <w:t>和</w:t>
      </w:r>
      <w:r>
        <w:rPr>
          <w:rFonts w:ascii="Times New Roman" w:hAnsi="Times New Roman"/>
          <w:sz w:val="18"/>
          <w:szCs w:val="18"/>
          <w:lang w:eastAsia="zh-CN"/>
        </w:rPr>
        <w:t>LRU</w:t>
      </w:r>
      <w:r>
        <w:rPr>
          <w:rFonts w:ascii="Times New Roman" w:hAnsi="Times New Roman"/>
          <w:sz w:val="18"/>
          <w:szCs w:val="18"/>
          <w:lang w:eastAsia="zh-CN"/>
        </w:rPr>
        <w:t>替换算法，求缺页中断率。</w:t>
      </w:r>
    </w:p>
    <w:p w14:paraId="5DB11441"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31.  </w:t>
      </w:r>
      <w:r>
        <w:rPr>
          <w:rFonts w:ascii="Times New Roman" w:hAnsi="Times New Roman"/>
          <w:sz w:val="18"/>
          <w:szCs w:val="18"/>
          <w:lang w:eastAsia="zh-CN"/>
        </w:rPr>
        <w:t>设程序大小为</w:t>
      </w:r>
      <w:r>
        <w:rPr>
          <w:rFonts w:ascii="Times New Roman" w:hAnsi="Times New Roman"/>
          <w:sz w:val="18"/>
          <w:szCs w:val="18"/>
          <w:lang w:eastAsia="zh-CN"/>
        </w:rPr>
        <w:t>460</w:t>
      </w:r>
      <w:r>
        <w:rPr>
          <w:rFonts w:ascii="Times New Roman" w:hAnsi="Times New Roman"/>
          <w:sz w:val="18"/>
          <w:szCs w:val="18"/>
          <w:lang w:eastAsia="zh-CN"/>
        </w:rPr>
        <w:t>个字</w:t>
      </w:r>
      <w:r>
        <w:rPr>
          <w:rFonts w:ascii="Times New Roman" w:hAnsi="Times New Roman"/>
          <w:sz w:val="18"/>
          <w:szCs w:val="18"/>
          <w:lang w:eastAsia="zh-CN"/>
        </w:rPr>
        <w:t xml:space="preserve"> </w:t>
      </w:r>
      <w:r>
        <w:rPr>
          <w:rFonts w:ascii="Times New Roman" w:hAnsi="Times New Roman"/>
          <w:sz w:val="18"/>
          <w:szCs w:val="18"/>
          <w:lang w:eastAsia="zh-CN"/>
        </w:rPr>
        <w:t>，考虑如下访问序列</w:t>
      </w:r>
      <w:r>
        <w:rPr>
          <w:rFonts w:ascii="Times New Roman" w:hAnsi="Times New Roman"/>
          <w:sz w:val="18"/>
          <w:szCs w:val="18"/>
          <w:lang w:eastAsia="zh-CN"/>
        </w:rPr>
        <w:t xml:space="preserve"> </w:t>
      </w:r>
      <w:r>
        <w:rPr>
          <w:rFonts w:ascii="Times New Roman" w:hAnsi="Times New Roman"/>
          <w:sz w:val="18"/>
          <w:szCs w:val="18"/>
          <w:lang w:eastAsia="zh-CN"/>
        </w:rPr>
        <w:t>：</w:t>
      </w:r>
    </w:p>
    <w:p w14:paraId="6D62F0E1"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55</w:t>
      </w:r>
      <w:r>
        <w:rPr>
          <w:rFonts w:ascii="Times New Roman" w:hAnsi="Times New Roman"/>
          <w:sz w:val="18"/>
          <w:szCs w:val="18"/>
          <w:lang w:eastAsia="zh-CN"/>
        </w:rPr>
        <w:t>，</w:t>
      </w:r>
      <w:r>
        <w:rPr>
          <w:rFonts w:ascii="Times New Roman" w:hAnsi="Times New Roman"/>
          <w:sz w:val="18"/>
          <w:szCs w:val="18"/>
          <w:lang w:eastAsia="zh-CN"/>
        </w:rPr>
        <w:t>20</w:t>
      </w:r>
      <w:r>
        <w:rPr>
          <w:rFonts w:ascii="Times New Roman" w:hAnsi="Times New Roman"/>
          <w:sz w:val="18"/>
          <w:szCs w:val="18"/>
          <w:lang w:eastAsia="zh-CN"/>
        </w:rPr>
        <w:t>，</w:t>
      </w:r>
      <w:r>
        <w:rPr>
          <w:rFonts w:ascii="Times New Roman" w:hAnsi="Times New Roman"/>
          <w:sz w:val="18"/>
          <w:szCs w:val="18"/>
          <w:lang w:eastAsia="zh-CN"/>
        </w:rPr>
        <w:t>108</w:t>
      </w:r>
      <w:r>
        <w:rPr>
          <w:rFonts w:ascii="Times New Roman" w:hAnsi="Times New Roman"/>
          <w:sz w:val="18"/>
          <w:szCs w:val="18"/>
          <w:lang w:eastAsia="zh-CN"/>
        </w:rPr>
        <w:t>，</w:t>
      </w:r>
      <w:r>
        <w:rPr>
          <w:rFonts w:ascii="Times New Roman" w:hAnsi="Times New Roman"/>
          <w:sz w:val="18"/>
          <w:szCs w:val="18"/>
          <w:lang w:eastAsia="zh-CN"/>
        </w:rPr>
        <w:t>180</w:t>
      </w:r>
      <w:r>
        <w:rPr>
          <w:rFonts w:ascii="Times New Roman" w:hAnsi="Times New Roman"/>
          <w:sz w:val="18"/>
          <w:szCs w:val="18"/>
          <w:lang w:eastAsia="zh-CN"/>
        </w:rPr>
        <w:t>，</w:t>
      </w:r>
      <w:r>
        <w:rPr>
          <w:rFonts w:ascii="Times New Roman" w:hAnsi="Times New Roman"/>
          <w:sz w:val="18"/>
          <w:szCs w:val="18"/>
          <w:lang w:eastAsia="zh-CN"/>
        </w:rPr>
        <w:t>79</w:t>
      </w:r>
      <w:r>
        <w:rPr>
          <w:rFonts w:ascii="Times New Roman" w:hAnsi="Times New Roman"/>
          <w:sz w:val="18"/>
          <w:szCs w:val="18"/>
          <w:lang w:eastAsia="zh-CN"/>
        </w:rPr>
        <w:t>，</w:t>
      </w:r>
      <w:r>
        <w:rPr>
          <w:rFonts w:ascii="Times New Roman" w:hAnsi="Times New Roman"/>
          <w:sz w:val="18"/>
          <w:szCs w:val="18"/>
          <w:lang w:eastAsia="zh-CN"/>
        </w:rPr>
        <w:t>310</w:t>
      </w:r>
      <w:r>
        <w:rPr>
          <w:rFonts w:ascii="Times New Roman" w:hAnsi="Times New Roman"/>
          <w:sz w:val="18"/>
          <w:szCs w:val="18"/>
          <w:lang w:eastAsia="zh-CN"/>
        </w:rPr>
        <w:t>，</w:t>
      </w:r>
      <w:r>
        <w:rPr>
          <w:rFonts w:ascii="Times New Roman" w:hAnsi="Times New Roman"/>
          <w:sz w:val="18"/>
          <w:szCs w:val="18"/>
          <w:lang w:eastAsia="zh-CN"/>
        </w:rPr>
        <w:t>170</w:t>
      </w:r>
      <w:r>
        <w:rPr>
          <w:rFonts w:ascii="Times New Roman" w:hAnsi="Times New Roman"/>
          <w:sz w:val="18"/>
          <w:szCs w:val="18"/>
          <w:lang w:eastAsia="zh-CN"/>
        </w:rPr>
        <w:t>，</w:t>
      </w:r>
      <w:r>
        <w:rPr>
          <w:rFonts w:ascii="Times New Roman" w:hAnsi="Times New Roman"/>
          <w:sz w:val="18"/>
          <w:szCs w:val="18"/>
          <w:lang w:eastAsia="zh-CN"/>
        </w:rPr>
        <w:t>255</w:t>
      </w:r>
      <w:r>
        <w:rPr>
          <w:rFonts w:ascii="Times New Roman" w:hAnsi="Times New Roman"/>
          <w:sz w:val="18"/>
          <w:szCs w:val="18"/>
          <w:lang w:eastAsia="zh-CN"/>
        </w:rPr>
        <w:t>，</w:t>
      </w:r>
      <w:r>
        <w:rPr>
          <w:rFonts w:ascii="Times New Roman" w:hAnsi="Times New Roman"/>
          <w:sz w:val="18"/>
          <w:szCs w:val="18"/>
          <w:lang w:eastAsia="zh-CN"/>
        </w:rPr>
        <w:t>246</w:t>
      </w:r>
      <w:r>
        <w:rPr>
          <w:rFonts w:ascii="Times New Roman" w:hAnsi="Times New Roman"/>
          <w:sz w:val="18"/>
          <w:szCs w:val="18"/>
          <w:lang w:eastAsia="zh-CN"/>
        </w:rPr>
        <w:t>，</w:t>
      </w:r>
      <w:r>
        <w:rPr>
          <w:rFonts w:ascii="Times New Roman" w:hAnsi="Times New Roman"/>
          <w:sz w:val="18"/>
          <w:szCs w:val="18"/>
          <w:lang w:eastAsia="zh-CN"/>
        </w:rPr>
        <w:t>433</w:t>
      </w:r>
      <w:r>
        <w:rPr>
          <w:rFonts w:ascii="Times New Roman" w:hAnsi="Times New Roman"/>
          <w:sz w:val="18"/>
          <w:szCs w:val="18"/>
          <w:lang w:eastAsia="zh-CN"/>
        </w:rPr>
        <w:t>，</w:t>
      </w:r>
      <w:r>
        <w:rPr>
          <w:rFonts w:ascii="Times New Roman" w:hAnsi="Times New Roman"/>
          <w:sz w:val="18"/>
          <w:szCs w:val="18"/>
          <w:lang w:eastAsia="zh-CN"/>
        </w:rPr>
        <w:t>488</w:t>
      </w:r>
      <w:r>
        <w:rPr>
          <w:rFonts w:ascii="Times New Roman" w:hAnsi="Times New Roman"/>
          <w:sz w:val="18"/>
          <w:szCs w:val="18"/>
          <w:lang w:eastAsia="zh-CN"/>
        </w:rPr>
        <w:t>，</w:t>
      </w:r>
      <w:r>
        <w:rPr>
          <w:rFonts w:ascii="Times New Roman" w:hAnsi="Times New Roman"/>
          <w:sz w:val="18"/>
          <w:szCs w:val="18"/>
          <w:lang w:eastAsia="zh-CN"/>
        </w:rPr>
        <w:t>369</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）设页面大小为</w:t>
      </w:r>
      <w:r>
        <w:rPr>
          <w:rFonts w:ascii="Times New Roman" w:hAnsi="Times New Roman"/>
          <w:sz w:val="18"/>
          <w:szCs w:val="18"/>
          <w:lang w:eastAsia="zh-CN"/>
        </w:rPr>
        <w:t>100</w:t>
      </w:r>
      <w:r>
        <w:rPr>
          <w:rFonts w:ascii="Times New Roman" w:hAnsi="Times New Roman"/>
          <w:sz w:val="18"/>
          <w:szCs w:val="18"/>
          <w:lang w:eastAsia="zh-CN"/>
        </w:rPr>
        <w:t>个字，试给出访问序列页面走向。（</w:t>
      </w:r>
      <w:r>
        <w:rPr>
          <w:rFonts w:ascii="Times New Roman" w:hAnsi="Times New Roman"/>
          <w:sz w:val="18"/>
          <w:szCs w:val="18"/>
          <w:lang w:eastAsia="zh-CN"/>
        </w:rPr>
        <w:t>2</w:t>
      </w:r>
      <w:r>
        <w:rPr>
          <w:rFonts w:ascii="Times New Roman" w:hAnsi="Times New Roman"/>
          <w:sz w:val="18"/>
          <w:szCs w:val="18"/>
          <w:lang w:eastAsia="zh-CN"/>
        </w:rPr>
        <w:t>）假设程序可用内存为</w:t>
      </w:r>
      <w:r>
        <w:rPr>
          <w:rFonts w:ascii="Times New Roman" w:hAnsi="Times New Roman"/>
          <w:sz w:val="18"/>
          <w:szCs w:val="18"/>
          <w:lang w:eastAsia="zh-CN"/>
        </w:rPr>
        <w:t>200</w:t>
      </w:r>
      <w:r>
        <w:rPr>
          <w:rFonts w:ascii="Times New Roman" w:hAnsi="Times New Roman"/>
          <w:sz w:val="18"/>
          <w:szCs w:val="18"/>
          <w:lang w:eastAsia="zh-CN"/>
        </w:rPr>
        <w:t>个字，采用</w:t>
      </w:r>
      <w:r>
        <w:rPr>
          <w:rFonts w:ascii="Times New Roman" w:hAnsi="Times New Roman"/>
          <w:sz w:val="18"/>
          <w:szCs w:val="18"/>
          <w:lang w:eastAsia="zh-CN"/>
        </w:rPr>
        <w:t>FIFO</w:t>
      </w:r>
      <w:r>
        <w:rPr>
          <w:rFonts w:ascii="Times New Roman" w:hAnsi="Times New Roman"/>
          <w:sz w:val="18"/>
          <w:szCs w:val="18"/>
          <w:lang w:eastAsia="zh-CN"/>
        </w:rPr>
        <w:t>、</w:t>
      </w:r>
      <w:r>
        <w:rPr>
          <w:rFonts w:ascii="Times New Roman" w:hAnsi="Times New Roman"/>
          <w:sz w:val="18"/>
          <w:szCs w:val="18"/>
          <w:lang w:eastAsia="zh-CN"/>
        </w:rPr>
        <w:t>LRU</w:t>
      </w:r>
      <w:r>
        <w:rPr>
          <w:rFonts w:ascii="Times New Roman" w:hAnsi="Times New Roman"/>
          <w:sz w:val="18"/>
          <w:szCs w:val="18"/>
          <w:lang w:eastAsia="zh-CN"/>
        </w:rPr>
        <w:t>和</w:t>
      </w:r>
      <w:r>
        <w:rPr>
          <w:rFonts w:ascii="Times New Roman" w:hAnsi="Times New Roman"/>
          <w:sz w:val="18"/>
          <w:szCs w:val="18"/>
          <w:lang w:eastAsia="zh-CN"/>
        </w:rPr>
        <w:t>OPT</w:t>
      </w:r>
      <w:r>
        <w:rPr>
          <w:rFonts w:ascii="Times New Roman" w:hAnsi="Times New Roman"/>
          <w:sz w:val="18"/>
          <w:szCs w:val="18"/>
          <w:lang w:eastAsia="zh-CN"/>
        </w:rPr>
        <w:t>淘汰算法，试求出缺页中断率。</w:t>
      </w:r>
    </w:p>
    <w:p w14:paraId="07BFDDD4"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32.  </w:t>
      </w:r>
      <w:r>
        <w:rPr>
          <w:rFonts w:ascii="Times New Roman" w:hAnsi="Times New Roman"/>
          <w:sz w:val="18"/>
          <w:szCs w:val="18"/>
          <w:lang w:eastAsia="zh-CN"/>
        </w:rPr>
        <w:t>假设计算机内存为</w:t>
      </w:r>
      <w:r>
        <w:rPr>
          <w:rFonts w:ascii="Times New Roman" w:hAnsi="Times New Roman"/>
          <w:sz w:val="18"/>
          <w:szCs w:val="18"/>
          <w:lang w:eastAsia="zh-CN"/>
        </w:rPr>
        <w:t>2 MB</w:t>
      </w:r>
      <w:r>
        <w:rPr>
          <w:rFonts w:ascii="Times New Roman" w:hAnsi="Times New Roman"/>
          <w:sz w:val="18"/>
          <w:szCs w:val="18"/>
          <w:lang w:eastAsia="zh-CN"/>
        </w:rPr>
        <w:t>，其中，操作系统占用</w:t>
      </w:r>
      <w:r>
        <w:rPr>
          <w:rFonts w:ascii="Times New Roman" w:hAnsi="Times New Roman"/>
          <w:sz w:val="18"/>
          <w:szCs w:val="18"/>
          <w:lang w:eastAsia="zh-CN"/>
        </w:rPr>
        <w:t>512 KB</w:t>
      </w:r>
      <w:r>
        <w:rPr>
          <w:rFonts w:ascii="Times New Roman" w:hAnsi="Times New Roman"/>
          <w:sz w:val="18"/>
          <w:szCs w:val="18"/>
          <w:lang w:eastAsia="zh-CN"/>
        </w:rPr>
        <w:t>，每个应用程序使用</w:t>
      </w:r>
      <w:r>
        <w:rPr>
          <w:rFonts w:ascii="Times New Roman" w:hAnsi="Times New Roman"/>
          <w:sz w:val="18"/>
          <w:szCs w:val="18"/>
          <w:lang w:eastAsia="zh-CN"/>
        </w:rPr>
        <w:t>512 KB</w:t>
      </w:r>
      <w:r>
        <w:rPr>
          <w:rFonts w:ascii="Times New Roman" w:hAnsi="Times New Roman"/>
          <w:sz w:val="18"/>
          <w:szCs w:val="18"/>
          <w:lang w:eastAsia="zh-CN"/>
        </w:rPr>
        <w:t>内存空间。如果所有程序都有</w:t>
      </w:r>
      <w:r>
        <w:rPr>
          <w:rFonts w:ascii="Times New Roman" w:hAnsi="Times New Roman"/>
          <w:sz w:val="18"/>
          <w:szCs w:val="18"/>
          <w:lang w:eastAsia="zh-CN"/>
        </w:rPr>
        <w:t>70</w:t>
      </w:r>
      <w:r>
        <w:rPr>
          <w:rFonts w:ascii="Times New Roman" w:hAnsi="Times New Roman"/>
          <w:sz w:val="18"/>
          <w:szCs w:val="18"/>
          <w:lang w:eastAsia="zh-CN"/>
        </w:rPr>
        <w:t>％的</w:t>
      </w:r>
      <w:r>
        <w:rPr>
          <w:rFonts w:ascii="Times New Roman" w:hAnsi="Times New Roman"/>
          <w:sz w:val="18"/>
          <w:szCs w:val="18"/>
          <w:lang w:eastAsia="zh-CN"/>
        </w:rPr>
        <w:t>I</w:t>
      </w:r>
      <w:r>
        <w:rPr>
          <w:rFonts w:ascii="Times New Roman" w:hAnsi="Times New Roman"/>
          <w:sz w:val="18"/>
          <w:szCs w:val="18"/>
          <w:lang w:eastAsia="zh-CN"/>
        </w:rPr>
        <w:t>／</w:t>
      </w:r>
      <w:r>
        <w:rPr>
          <w:rFonts w:ascii="Times New Roman" w:hAnsi="Times New Roman"/>
          <w:sz w:val="18"/>
          <w:szCs w:val="18"/>
          <w:lang w:eastAsia="zh-CN"/>
        </w:rPr>
        <w:t>O</w:t>
      </w:r>
      <w:r>
        <w:rPr>
          <w:rFonts w:ascii="Times New Roman" w:hAnsi="Times New Roman"/>
          <w:sz w:val="18"/>
          <w:szCs w:val="18"/>
          <w:lang w:eastAsia="zh-CN"/>
        </w:rPr>
        <w:t>等待时间，那么，再增加</w:t>
      </w:r>
      <w:r>
        <w:rPr>
          <w:rFonts w:ascii="Times New Roman" w:hAnsi="Times New Roman"/>
          <w:sz w:val="18"/>
          <w:szCs w:val="18"/>
          <w:lang w:eastAsia="zh-CN"/>
        </w:rPr>
        <w:t>1 MB</w:t>
      </w:r>
      <w:r>
        <w:rPr>
          <w:rFonts w:ascii="Times New Roman" w:hAnsi="Times New Roman"/>
          <w:sz w:val="18"/>
          <w:szCs w:val="18"/>
          <w:lang w:eastAsia="zh-CN"/>
        </w:rPr>
        <w:t>内存，吞吐率增加多少？</w:t>
      </w:r>
    </w:p>
    <w:p w14:paraId="66ADCBAE"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33.  </w:t>
      </w:r>
      <w:r>
        <w:rPr>
          <w:rFonts w:ascii="Times New Roman" w:hAnsi="Times New Roman"/>
          <w:sz w:val="18"/>
          <w:szCs w:val="18"/>
          <w:lang w:eastAsia="zh-CN"/>
        </w:rPr>
        <w:t>一个计算机系统有足够的内存空间存放</w:t>
      </w:r>
      <w:r>
        <w:rPr>
          <w:rFonts w:ascii="Times New Roman" w:hAnsi="Times New Roman"/>
          <w:sz w:val="18"/>
          <w:szCs w:val="18"/>
          <w:lang w:eastAsia="zh-CN"/>
        </w:rPr>
        <w:t>4</w:t>
      </w:r>
      <w:r>
        <w:rPr>
          <w:rFonts w:ascii="Times New Roman" w:hAnsi="Times New Roman"/>
          <w:sz w:val="18"/>
          <w:szCs w:val="18"/>
          <w:lang w:eastAsia="zh-CN"/>
        </w:rPr>
        <w:t>道程序，这些程序有一半时间在空闲等待</w:t>
      </w:r>
      <w:r>
        <w:rPr>
          <w:rFonts w:ascii="Times New Roman" w:hAnsi="Times New Roman"/>
          <w:sz w:val="18"/>
          <w:szCs w:val="18"/>
          <w:lang w:eastAsia="zh-CN"/>
        </w:rPr>
        <w:t>I/O</w:t>
      </w:r>
      <w:r>
        <w:rPr>
          <w:rFonts w:ascii="Times New Roman" w:hAnsi="Times New Roman"/>
          <w:sz w:val="18"/>
          <w:szCs w:val="18"/>
          <w:lang w:eastAsia="zh-CN"/>
        </w:rPr>
        <w:t>操作。问多大比例的</w:t>
      </w:r>
      <w:r>
        <w:rPr>
          <w:rFonts w:ascii="Times New Roman" w:hAnsi="Times New Roman"/>
          <w:sz w:val="18"/>
          <w:szCs w:val="18"/>
          <w:lang w:eastAsia="zh-CN"/>
        </w:rPr>
        <w:t>CPU</w:t>
      </w:r>
      <w:r>
        <w:rPr>
          <w:rFonts w:ascii="Times New Roman" w:hAnsi="Times New Roman"/>
          <w:sz w:val="18"/>
          <w:szCs w:val="18"/>
          <w:lang w:eastAsia="zh-CN"/>
        </w:rPr>
        <w:t>时间被浪费了？</w:t>
      </w:r>
    </w:p>
    <w:p w14:paraId="346BBED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34.  </w:t>
      </w:r>
      <w:r>
        <w:rPr>
          <w:rFonts w:ascii="Times New Roman" w:hAnsi="Times New Roman"/>
          <w:sz w:val="18"/>
          <w:szCs w:val="18"/>
          <w:lang w:eastAsia="zh-CN"/>
        </w:rPr>
        <w:t>如果执行一条指令平均需要</w:t>
      </w:r>
      <w:r>
        <w:rPr>
          <w:rFonts w:ascii="Times New Roman" w:hAnsi="Times New Roman"/>
          <w:sz w:val="18"/>
          <w:szCs w:val="18"/>
          <w:lang w:eastAsia="zh-CN"/>
        </w:rPr>
        <w:t>1 ms</w:t>
      </w:r>
      <w:r>
        <w:rPr>
          <w:rFonts w:ascii="Times New Roman" w:hAnsi="Times New Roman"/>
          <w:sz w:val="18"/>
          <w:szCs w:val="18"/>
          <w:lang w:eastAsia="zh-CN"/>
        </w:rPr>
        <w:t>，处理一个缺页异常另外需要</w:t>
      </w:r>
      <w:r>
        <w:rPr>
          <w:rFonts w:ascii="Times New Roman" w:hAnsi="Times New Roman"/>
          <w:sz w:val="18"/>
          <w:szCs w:val="18"/>
          <w:lang w:eastAsia="zh-CN"/>
        </w:rPr>
        <w:t>n ms</w:t>
      </w:r>
      <w:r>
        <w:rPr>
          <w:rFonts w:ascii="Times New Roman" w:hAnsi="Times New Roman"/>
          <w:sz w:val="18"/>
          <w:szCs w:val="18"/>
          <w:lang w:eastAsia="zh-CN"/>
        </w:rPr>
        <w:t>，给出当缺页异常每</w:t>
      </w:r>
      <w:r>
        <w:rPr>
          <w:rFonts w:ascii="Times New Roman" w:hAnsi="Times New Roman"/>
          <w:sz w:val="18"/>
          <w:szCs w:val="18"/>
          <w:lang w:eastAsia="zh-CN"/>
        </w:rPr>
        <w:t>k</w:t>
      </w:r>
      <w:r>
        <w:rPr>
          <w:rFonts w:ascii="Times New Roman" w:hAnsi="Times New Roman"/>
          <w:sz w:val="18"/>
          <w:szCs w:val="18"/>
          <w:lang w:eastAsia="zh-CN"/>
        </w:rPr>
        <w:t>条指令发生一次时，指</w:t>
      </w:r>
      <w:r>
        <w:rPr>
          <w:rFonts w:ascii="Times New Roman" w:hAnsi="Times New Roman"/>
          <w:sz w:val="18"/>
          <w:szCs w:val="18"/>
          <w:lang w:eastAsia="zh-CN"/>
        </w:rPr>
        <w:lastRenderedPageBreak/>
        <w:t>令的实际执行时间。</w:t>
      </w:r>
    </w:p>
    <w:p w14:paraId="2485BFF0"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35.  </w:t>
      </w:r>
      <w:r>
        <w:rPr>
          <w:rFonts w:ascii="Times New Roman" w:hAnsi="Times New Roman"/>
          <w:sz w:val="18"/>
          <w:szCs w:val="18"/>
          <w:lang w:eastAsia="zh-CN"/>
        </w:rPr>
        <w:t>一台计算机的内存空间为</w:t>
      </w:r>
      <w:r>
        <w:rPr>
          <w:rFonts w:ascii="Times New Roman" w:hAnsi="Times New Roman"/>
          <w:sz w:val="18"/>
          <w:szCs w:val="18"/>
          <w:lang w:eastAsia="zh-CN"/>
        </w:rPr>
        <w:t>1024</w:t>
      </w:r>
      <w:r>
        <w:rPr>
          <w:rFonts w:ascii="Times New Roman" w:hAnsi="Times New Roman"/>
          <w:sz w:val="18"/>
          <w:szCs w:val="18"/>
          <w:lang w:eastAsia="zh-CN"/>
        </w:rPr>
        <w:t>个页面，页表置于内存中，从页表中读取一个字的开销是</w:t>
      </w:r>
      <w:r>
        <w:rPr>
          <w:rFonts w:ascii="Times New Roman" w:hAnsi="Times New Roman"/>
          <w:sz w:val="18"/>
          <w:szCs w:val="18"/>
          <w:lang w:eastAsia="zh-CN"/>
        </w:rPr>
        <w:t>500 ns</w:t>
      </w:r>
      <w:r>
        <w:rPr>
          <w:rFonts w:ascii="Times New Roman" w:hAnsi="Times New Roman"/>
          <w:sz w:val="18"/>
          <w:szCs w:val="18"/>
          <w:lang w:eastAsia="zh-CN"/>
        </w:rPr>
        <w:t>。为了减少开销，</w:t>
      </w:r>
      <w:r>
        <w:rPr>
          <w:rFonts w:ascii="Times New Roman" w:hAnsi="Times New Roman"/>
          <w:sz w:val="18"/>
          <w:szCs w:val="18"/>
          <w:lang w:eastAsia="zh-CN"/>
        </w:rPr>
        <w:t xml:space="preserve"> </w:t>
      </w:r>
      <w:r>
        <w:rPr>
          <w:rFonts w:ascii="Times New Roman" w:hAnsi="Times New Roman"/>
          <w:sz w:val="18"/>
          <w:szCs w:val="18"/>
          <w:lang w:eastAsia="zh-CN"/>
        </w:rPr>
        <w:t>使用有</w:t>
      </w:r>
      <w:r>
        <w:rPr>
          <w:rFonts w:ascii="Times New Roman" w:hAnsi="Times New Roman"/>
          <w:sz w:val="18"/>
          <w:szCs w:val="18"/>
          <w:lang w:eastAsia="zh-CN"/>
        </w:rPr>
        <w:t>32</w:t>
      </w:r>
      <w:r>
        <w:rPr>
          <w:rFonts w:ascii="Times New Roman" w:hAnsi="Times New Roman"/>
          <w:sz w:val="18"/>
          <w:szCs w:val="18"/>
          <w:lang w:eastAsia="zh-CN"/>
        </w:rPr>
        <w:t>个字的快表，查找速度为</w:t>
      </w:r>
      <w:r>
        <w:rPr>
          <w:rFonts w:ascii="Times New Roman" w:hAnsi="Times New Roman"/>
          <w:sz w:val="18"/>
          <w:szCs w:val="18"/>
          <w:lang w:eastAsia="zh-CN"/>
        </w:rPr>
        <w:t>100 ns</w:t>
      </w:r>
      <w:r>
        <w:rPr>
          <w:rFonts w:ascii="Times New Roman" w:hAnsi="Times New Roman"/>
          <w:sz w:val="18"/>
          <w:szCs w:val="18"/>
          <w:lang w:eastAsia="zh-CN"/>
        </w:rPr>
        <w:t>。要把平均开销降至</w:t>
      </w:r>
      <w:r>
        <w:rPr>
          <w:rFonts w:ascii="Times New Roman" w:hAnsi="Times New Roman"/>
          <w:sz w:val="18"/>
          <w:szCs w:val="18"/>
          <w:lang w:eastAsia="zh-CN"/>
        </w:rPr>
        <w:t>200 ns</w:t>
      </w:r>
      <w:r>
        <w:rPr>
          <w:rFonts w:ascii="Times New Roman" w:hAnsi="Times New Roman"/>
          <w:sz w:val="18"/>
          <w:szCs w:val="18"/>
          <w:lang w:eastAsia="zh-CN"/>
        </w:rPr>
        <w:t>，所需的快表命中率是多少？</w:t>
      </w:r>
    </w:p>
    <w:p w14:paraId="3A210EA3"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36.  </w:t>
      </w:r>
      <w:r>
        <w:rPr>
          <w:rFonts w:ascii="Times New Roman" w:hAnsi="Times New Roman"/>
          <w:sz w:val="18"/>
          <w:szCs w:val="18"/>
          <w:lang w:eastAsia="zh-CN"/>
        </w:rPr>
        <w:t>假设一条指令平均需要花费</w:t>
      </w:r>
      <w:r>
        <w:rPr>
          <w:rFonts w:ascii="Times New Roman" w:hAnsi="Times New Roman"/>
          <w:sz w:val="18"/>
          <w:szCs w:val="18"/>
          <w:lang w:eastAsia="zh-CN"/>
        </w:rPr>
        <w:t>1 μs</w:t>
      </w:r>
      <w:r>
        <w:rPr>
          <w:rFonts w:ascii="Times New Roman" w:hAnsi="Times New Roman"/>
          <w:sz w:val="18"/>
          <w:szCs w:val="18"/>
          <w:lang w:eastAsia="zh-CN"/>
        </w:rPr>
        <w:t>，但若发生缺页异常则需</w:t>
      </w:r>
      <w:r>
        <w:rPr>
          <w:rFonts w:ascii="Times New Roman" w:hAnsi="Times New Roman"/>
          <w:sz w:val="18"/>
          <w:szCs w:val="18"/>
          <w:lang w:eastAsia="zh-CN"/>
        </w:rPr>
        <w:t>2001μs</w:t>
      </w:r>
      <w:r>
        <w:rPr>
          <w:rFonts w:ascii="Times New Roman" w:hAnsi="Times New Roman"/>
          <w:sz w:val="18"/>
          <w:szCs w:val="18"/>
          <w:lang w:eastAsia="zh-CN"/>
        </w:rPr>
        <w:t>。如果一个程序运行</w:t>
      </w:r>
      <w:r>
        <w:rPr>
          <w:rFonts w:ascii="Times New Roman" w:hAnsi="Times New Roman"/>
          <w:sz w:val="18"/>
          <w:szCs w:val="18"/>
          <w:lang w:eastAsia="zh-CN"/>
        </w:rPr>
        <w:t>60 s</w:t>
      </w:r>
      <w:r>
        <w:rPr>
          <w:rFonts w:ascii="Times New Roman" w:hAnsi="Times New Roman"/>
          <w:sz w:val="18"/>
          <w:szCs w:val="18"/>
          <w:lang w:eastAsia="zh-CN"/>
        </w:rPr>
        <w:t>，其间发生</w:t>
      </w:r>
      <w:r>
        <w:rPr>
          <w:rFonts w:ascii="Times New Roman" w:hAnsi="Times New Roman"/>
          <w:sz w:val="18"/>
          <w:szCs w:val="18"/>
          <w:lang w:eastAsia="zh-CN"/>
        </w:rPr>
        <w:t>15000</w:t>
      </w:r>
      <w:r>
        <w:rPr>
          <w:rFonts w:ascii="Times New Roman" w:hAnsi="Times New Roman"/>
          <w:sz w:val="18"/>
          <w:szCs w:val="18"/>
          <w:lang w:eastAsia="zh-CN"/>
        </w:rPr>
        <w:t>次缺页异常，若可用内存是原来的两倍，这个程序运行需要花费多少时间？</w:t>
      </w:r>
    </w:p>
    <w:p w14:paraId="213B62C0"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37.  </w:t>
      </w:r>
      <w:r>
        <w:rPr>
          <w:rFonts w:ascii="Times New Roman" w:hAnsi="Times New Roman"/>
          <w:sz w:val="18"/>
          <w:szCs w:val="18"/>
          <w:lang w:eastAsia="zh-CN"/>
        </w:rPr>
        <w:t>在分页式虚存管理系统中，若采用</w:t>
      </w:r>
      <w:r>
        <w:rPr>
          <w:rFonts w:ascii="Times New Roman" w:hAnsi="Times New Roman"/>
          <w:sz w:val="18"/>
          <w:szCs w:val="18"/>
          <w:lang w:eastAsia="zh-CN"/>
        </w:rPr>
        <w:t>FIFO</w:t>
      </w:r>
      <w:r>
        <w:rPr>
          <w:rFonts w:ascii="Times New Roman" w:hAnsi="Times New Roman"/>
          <w:sz w:val="18"/>
          <w:szCs w:val="18"/>
          <w:lang w:eastAsia="zh-CN"/>
        </w:rPr>
        <w:t>替换算法，会发生：分给作业的页面越多，进程执行时缺页异常率越高的奇怪现象。试举例说明这个现象。</w:t>
      </w:r>
    </w:p>
    <w:p w14:paraId="7E4829ED"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38.  </w:t>
      </w:r>
      <w:r>
        <w:rPr>
          <w:rFonts w:ascii="Times New Roman" w:hAnsi="Times New Roman"/>
          <w:sz w:val="18"/>
          <w:szCs w:val="18"/>
          <w:lang w:eastAsia="zh-CN"/>
        </w:rPr>
        <w:t>假设一个任务被划分成</w:t>
      </w:r>
      <w:r>
        <w:rPr>
          <w:rFonts w:ascii="Times New Roman" w:hAnsi="Times New Roman"/>
          <w:sz w:val="18"/>
          <w:szCs w:val="18"/>
          <w:lang w:eastAsia="zh-CN"/>
        </w:rPr>
        <w:t>4</w:t>
      </w:r>
      <w:r>
        <w:rPr>
          <w:rFonts w:ascii="Times New Roman" w:hAnsi="Times New Roman"/>
          <w:sz w:val="18"/>
          <w:szCs w:val="18"/>
          <w:lang w:eastAsia="zh-CN"/>
        </w:rPr>
        <w:t>个大小相等的段，每段有</w:t>
      </w:r>
      <w:r>
        <w:rPr>
          <w:rFonts w:ascii="Times New Roman" w:hAnsi="Times New Roman"/>
          <w:sz w:val="18"/>
          <w:szCs w:val="18"/>
          <w:lang w:eastAsia="zh-CN"/>
        </w:rPr>
        <w:t>8</w:t>
      </w:r>
      <w:r>
        <w:rPr>
          <w:rFonts w:ascii="Times New Roman" w:hAnsi="Times New Roman"/>
          <w:sz w:val="18"/>
          <w:szCs w:val="18"/>
          <w:lang w:eastAsia="zh-CN"/>
        </w:rPr>
        <w:t>项页描述符表，页面大小为</w:t>
      </w:r>
      <w:r>
        <w:rPr>
          <w:rFonts w:ascii="Times New Roman" w:hAnsi="Times New Roman"/>
          <w:sz w:val="18"/>
          <w:szCs w:val="18"/>
          <w:lang w:eastAsia="zh-CN"/>
        </w:rPr>
        <w:t>2 KB</w:t>
      </w:r>
      <w:r>
        <w:rPr>
          <w:rFonts w:ascii="Times New Roman" w:hAnsi="Times New Roman"/>
          <w:sz w:val="18"/>
          <w:szCs w:val="18"/>
          <w:lang w:eastAsia="zh-CN"/>
        </w:rPr>
        <w:t>。试问段页式存储系统中：（</w:t>
      </w:r>
      <w:r>
        <w:rPr>
          <w:rFonts w:ascii="Times New Roman" w:hAnsi="Times New Roman"/>
          <w:sz w:val="18"/>
          <w:szCs w:val="18"/>
          <w:lang w:eastAsia="zh-CN"/>
        </w:rPr>
        <w:t>1</w:t>
      </w:r>
      <w:r>
        <w:rPr>
          <w:rFonts w:ascii="Times New Roman" w:hAnsi="Times New Roman"/>
          <w:sz w:val="18"/>
          <w:szCs w:val="18"/>
          <w:lang w:eastAsia="zh-CN"/>
        </w:rPr>
        <w:t>）每段的最大尺寸是多少？（</w:t>
      </w:r>
      <w:r>
        <w:rPr>
          <w:rFonts w:ascii="Times New Roman" w:hAnsi="Times New Roman"/>
          <w:sz w:val="18"/>
          <w:szCs w:val="18"/>
          <w:lang w:eastAsia="zh-CN"/>
        </w:rPr>
        <w:t>2</w:t>
      </w:r>
      <w:r>
        <w:rPr>
          <w:rFonts w:ascii="Times New Roman" w:hAnsi="Times New Roman"/>
          <w:sz w:val="18"/>
          <w:szCs w:val="18"/>
          <w:lang w:eastAsia="zh-CN"/>
        </w:rPr>
        <w:t>）此任务的逻辑地址空间最大是多少？（</w:t>
      </w:r>
      <w:r>
        <w:rPr>
          <w:rFonts w:ascii="Times New Roman" w:hAnsi="Times New Roman"/>
          <w:sz w:val="18"/>
          <w:szCs w:val="18"/>
          <w:lang w:eastAsia="zh-CN"/>
        </w:rPr>
        <w:t>3</w:t>
      </w:r>
      <w:r>
        <w:rPr>
          <w:rFonts w:ascii="Times New Roman" w:hAnsi="Times New Roman"/>
          <w:sz w:val="18"/>
          <w:szCs w:val="18"/>
          <w:lang w:eastAsia="zh-CN"/>
        </w:rPr>
        <w:t>）若此任务访问逻辑地址空间</w:t>
      </w:r>
      <w:r>
        <w:rPr>
          <w:rFonts w:ascii="Times New Roman" w:hAnsi="Times New Roman"/>
          <w:sz w:val="18"/>
          <w:szCs w:val="18"/>
          <w:lang w:eastAsia="zh-CN"/>
        </w:rPr>
        <w:t>5ABCH</w:t>
      </w:r>
      <w:r>
        <w:rPr>
          <w:rFonts w:ascii="Times New Roman" w:hAnsi="Times New Roman"/>
          <w:sz w:val="18"/>
          <w:szCs w:val="18"/>
          <w:lang w:eastAsia="zh-CN"/>
        </w:rPr>
        <w:t>中的一个数据，试给出逻辑地址的格式。</w:t>
      </w:r>
    </w:p>
    <w:p w14:paraId="317D628F"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39.  </w:t>
      </w:r>
      <w:r>
        <w:rPr>
          <w:rFonts w:ascii="Times New Roman" w:hAnsi="Times New Roman"/>
          <w:sz w:val="18"/>
          <w:szCs w:val="18"/>
          <w:lang w:eastAsia="zh-CN"/>
        </w:rPr>
        <w:t>进程在某时刻的页表如下，设页面大小为</w:t>
      </w:r>
      <w:r>
        <w:rPr>
          <w:rFonts w:ascii="Times New Roman" w:hAnsi="Times New Roman"/>
          <w:sz w:val="18"/>
          <w:szCs w:val="18"/>
          <w:lang w:eastAsia="zh-CN"/>
        </w:rPr>
        <w:t>1 KB</w:t>
      </w:r>
      <w:r>
        <w:rPr>
          <w:rFonts w:ascii="Times New Roman" w:hAnsi="Times New Roman"/>
          <w:sz w:val="18"/>
          <w:szCs w:val="18"/>
          <w:lang w:eastAsia="zh-CN"/>
        </w:rPr>
        <w:t>，表中的所有数字是十进制数。</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6"/>
        <w:gridCol w:w="1284"/>
        <w:gridCol w:w="1260"/>
        <w:gridCol w:w="1260"/>
        <w:gridCol w:w="1440"/>
      </w:tblGrid>
      <w:tr w:rsidR="007319B1" w14:paraId="7AC25582" w14:textId="77777777">
        <w:trPr>
          <w:trHeight w:val="454"/>
        </w:trPr>
        <w:tc>
          <w:tcPr>
            <w:tcW w:w="1056" w:type="dxa"/>
            <w:vAlign w:val="center"/>
          </w:tcPr>
          <w:p w14:paraId="323ACC5C" w14:textId="77777777" w:rsidR="007319B1" w:rsidRDefault="007319B1">
            <w:pPr>
              <w:spacing w:line="240" w:lineRule="auto"/>
              <w:rPr>
                <w:rFonts w:ascii="Times New Roman" w:hAnsi="Times New Roman"/>
                <w:sz w:val="18"/>
                <w:szCs w:val="18"/>
              </w:rPr>
            </w:pPr>
            <w:r>
              <w:rPr>
                <w:rFonts w:ascii="Times New Roman" w:hAnsi="Times New Roman"/>
                <w:sz w:val="18"/>
                <w:szCs w:val="18"/>
              </w:rPr>
              <w:t>页号</w:t>
            </w:r>
          </w:p>
        </w:tc>
        <w:tc>
          <w:tcPr>
            <w:tcW w:w="1284" w:type="dxa"/>
            <w:vAlign w:val="center"/>
          </w:tcPr>
          <w:p w14:paraId="14BEB90B" w14:textId="77777777" w:rsidR="007319B1" w:rsidRDefault="007319B1">
            <w:pPr>
              <w:spacing w:line="240" w:lineRule="auto"/>
              <w:rPr>
                <w:rFonts w:ascii="Times New Roman" w:hAnsi="Times New Roman"/>
                <w:sz w:val="18"/>
                <w:szCs w:val="18"/>
              </w:rPr>
            </w:pPr>
            <w:r>
              <w:rPr>
                <w:rFonts w:ascii="Times New Roman" w:hAnsi="Times New Roman"/>
                <w:sz w:val="18"/>
                <w:szCs w:val="18"/>
              </w:rPr>
              <w:t>有效位</w:t>
            </w:r>
          </w:p>
        </w:tc>
        <w:tc>
          <w:tcPr>
            <w:tcW w:w="1260" w:type="dxa"/>
            <w:vAlign w:val="center"/>
          </w:tcPr>
          <w:p w14:paraId="73CDA9BE" w14:textId="77777777" w:rsidR="007319B1" w:rsidRDefault="007319B1">
            <w:pPr>
              <w:spacing w:line="240" w:lineRule="auto"/>
              <w:rPr>
                <w:rFonts w:ascii="Times New Roman" w:hAnsi="Times New Roman"/>
                <w:sz w:val="18"/>
                <w:szCs w:val="18"/>
              </w:rPr>
            </w:pPr>
            <w:r>
              <w:rPr>
                <w:rFonts w:ascii="Times New Roman" w:hAnsi="Times New Roman"/>
                <w:sz w:val="18"/>
                <w:szCs w:val="18"/>
              </w:rPr>
              <w:t>访问位</w:t>
            </w:r>
          </w:p>
        </w:tc>
        <w:tc>
          <w:tcPr>
            <w:tcW w:w="1260" w:type="dxa"/>
            <w:vAlign w:val="center"/>
          </w:tcPr>
          <w:p w14:paraId="33F5DA8E" w14:textId="77777777" w:rsidR="007319B1" w:rsidRDefault="007319B1">
            <w:pPr>
              <w:spacing w:line="240" w:lineRule="auto"/>
              <w:rPr>
                <w:rFonts w:ascii="Times New Roman" w:hAnsi="Times New Roman"/>
                <w:sz w:val="18"/>
                <w:szCs w:val="18"/>
              </w:rPr>
            </w:pPr>
            <w:r>
              <w:rPr>
                <w:rFonts w:ascii="Times New Roman" w:hAnsi="Times New Roman"/>
                <w:sz w:val="18"/>
                <w:szCs w:val="18"/>
              </w:rPr>
              <w:t>修改位</w:t>
            </w:r>
          </w:p>
        </w:tc>
        <w:tc>
          <w:tcPr>
            <w:tcW w:w="1440" w:type="dxa"/>
            <w:vAlign w:val="center"/>
          </w:tcPr>
          <w:p w14:paraId="79CE4F3A" w14:textId="77777777" w:rsidR="007319B1" w:rsidRDefault="007319B1">
            <w:pPr>
              <w:spacing w:line="240" w:lineRule="auto"/>
              <w:rPr>
                <w:rFonts w:ascii="Times New Roman" w:hAnsi="Times New Roman"/>
                <w:sz w:val="18"/>
                <w:szCs w:val="18"/>
              </w:rPr>
            </w:pPr>
            <w:r>
              <w:rPr>
                <w:rFonts w:ascii="Times New Roman" w:hAnsi="Times New Roman"/>
                <w:sz w:val="18"/>
                <w:szCs w:val="18"/>
              </w:rPr>
              <w:t>页框号</w:t>
            </w:r>
          </w:p>
        </w:tc>
      </w:tr>
      <w:tr w:rsidR="007319B1" w14:paraId="5B1B31D6" w14:textId="77777777">
        <w:tc>
          <w:tcPr>
            <w:tcW w:w="1056" w:type="dxa"/>
            <w:vAlign w:val="center"/>
          </w:tcPr>
          <w:p w14:paraId="0C575CBB"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284" w:type="dxa"/>
            <w:vAlign w:val="center"/>
          </w:tcPr>
          <w:p w14:paraId="0E8D3932"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260" w:type="dxa"/>
            <w:vAlign w:val="center"/>
          </w:tcPr>
          <w:p w14:paraId="5AD7DCAC"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260" w:type="dxa"/>
            <w:vAlign w:val="center"/>
          </w:tcPr>
          <w:p w14:paraId="2639A474"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440" w:type="dxa"/>
            <w:vAlign w:val="center"/>
          </w:tcPr>
          <w:p w14:paraId="0C66B42F"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4</w:t>
            </w:r>
          </w:p>
        </w:tc>
      </w:tr>
      <w:tr w:rsidR="007319B1" w14:paraId="01561787" w14:textId="77777777">
        <w:tc>
          <w:tcPr>
            <w:tcW w:w="1056" w:type="dxa"/>
            <w:vAlign w:val="center"/>
          </w:tcPr>
          <w:p w14:paraId="3D53B283"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284" w:type="dxa"/>
            <w:vAlign w:val="center"/>
          </w:tcPr>
          <w:p w14:paraId="4EF42847"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260" w:type="dxa"/>
            <w:vAlign w:val="center"/>
          </w:tcPr>
          <w:p w14:paraId="07B9F9B9"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260" w:type="dxa"/>
            <w:vAlign w:val="center"/>
          </w:tcPr>
          <w:p w14:paraId="04ADDE17"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440" w:type="dxa"/>
            <w:vAlign w:val="center"/>
          </w:tcPr>
          <w:p w14:paraId="1D2DCE75"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7</w:t>
            </w:r>
          </w:p>
        </w:tc>
      </w:tr>
      <w:tr w:rsidR="007319B1" w14:paraId="23D93436" w14:textId="77777777">
        <w:tc>
          <w:tcPr>
            <w:tcW w:w="1056" w:type="dxa"/>
            <w:vAlign w:val="center"/>
          </w:tcPr>
          <w:p w14:paraId="5ED15249"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2</w:t>
            </w:r>
          </w:p>
        </w:tc>
        <w:tc>
          <w:tcPr>
            <w:tcW w:w="1284" w:type="dxa"/>
            <w:vAlign w:val="center"/>
          </w:tcPr>
          <w:p w14:paraId="1F4E95DC"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260" w:type="dxa"/>
            <w:vAlign w:val="center"/>
          </w:tcPr>
          <w:p w14:paraId="24D7E7F9"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260" w:type="dxa"/>
            <w:vAlign w:val="center"/>
          </w:tcPr>
          <w:p w14:paraId="09EB0723"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440" w:type="dxa"/>
            <w:vAlign w:val="center"/>
          </w:tcPr>
          <w:p w14:paraId="187D8EBA" w14:textId="77777777" w:rsidR="007319B1" w:rsidRDefault="007319B1">
            <w:pPr>
              <w:spacing w:line="240" w:lineRule="auto"/>
              <w:rPr>
                <w:rFonts w:ascii="Times New Roman" w:hAnsi="Times New Roman"/>
                <w:sz w:val="18"/>
                <w:szCs w:val="18"/>
              </w:rPr>
            </w:pPr>
          </w:p>
        </w:tc>
      </w:tr>
      <w:tr w:rsidR="007319B1" w14:paraId="23B1B870" w14:textId="77777777">
        <w:tc>
          <w:tcPr>
            <w:tcW w:w="1056" w:type="dxa"/>
            <w:vAlign w:val="center"/>
          </w:tcPr>
          <w:p w14:paraId="5EB4CFC3"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3</w:t>
            </w:r>
          </w:p>
        </w:tc>
        <w:tc>
          <w:tcPr>
            <w:tcW w:w="1284" w:type="dxa"/>
            <w:vAlign w:val="center"/>
          </w:tcPr>
          <w:p w14:paraId="59934501"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260" w:type="dxa"/>
            <w:vAlign w:val="center"/>
          </w:tcPr>
          <w:p w14:paraId="01CB170D"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260" w:type="dxa"/>
            <w:vAlign w:val="center"/>
          </w:tcPr>
          <w:p w14:paraId="673FFF79"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440" w:type="dxa"/>
            <w:vAlign w:val="center"/>
          </w:tcPr>
          <w:p w14:paraId="1D38B62E"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2</w:t>
            </w:r>
          </w:p>
        </w:tc>
      </w:tr>
      <w:tr w:rsidR="007319B1" w14:paraId="62DFA7C5" w14:textId="77777777">
        <w:tc>
          <w:tcPr>
            <w:tcW w:w="1056" w:type="dxa"/>
            <w:vAlign w:val="center"/>
          </w:tcPr>
          <w:p w14:paraId="73FD5D3A"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4</w:t>
            </w:r>
          </w:p>
        </w:tc>
        <w:tc>
          <w:tcPr>
            <w:tcW w:w="1284" w:type="dxa"/>
            <w:vAlign w:val="center"/>
          </w:tcPr>
          <w:p w14:paraId="59EE7148"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260" w:type="dxa"/>
            <w:vAlign w:val="center"/>
          </w:tcPr>
          <w:p w14:paraId="2B7CB0B2"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260" w:type="dxa"/>
            <w:vAlign w:val="center"/>
          </w:tcPr>
          <w:p w14:paraId="699378D3"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440" w:type="dxa"/>
            <w:vAlign w:val="center"/>
          </w:tcPr>
          <w:p w14:paraId="598F2086" w14:textId="77777777" w:rsidR="007319B1" w:rsidRDefault="007319B1">
            <w:pPr>
              <w:spacing w:line="240" w:lineRule="auto"/>
              <w:rPr>
                <w:rFonts w:ascii="Times New Roman" w:hAnsi="Times New Roman"/>
                <w:sz w:val="18"/>
                <w:szCs w:val="18"/>
              </w:rPr>
            </w:pPr>
          </w:p>
        </w:tc>
      </w:tr>
      <w:tr w:rsidR="007319B1" w14:paraId="04DDF74A" w14:textId="77777777">
        <w:tc>
          <w:tcPr>
            <w:tcW w:w="1056" w:type="dxa"/>
            <w:vAlign w:val="center"/>
          </w:tcPr>
          <w:p w14:paraId="39340A68"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5</w:t>
            </w:r>
          </w:p>
        </w:tc>
        <w:tc>
          <w:tcPr>
            <w:tcW w:w="1284" w:type="dxa"/>
            <w:vAlign w:val="center"/>
          </w:tcPr>
          <w:p w14:paraId="1C800975"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260" w:type="dxa"/>
            <w:vAlign w:val="center"/>
          </w:tcPr>
          <w:p w14:paraId="76F78087"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260" w:type="dxa"/>
            <w:vAlign w:val="center"/>
          </w:tcPr>
          <w:p w14:paraId="100AAFA2"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440" w:type="dxa"/>
            <w:vAlign w:val="center"/>
          </w:tcPr>
          <w:p w14:paraId="0500A59C"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r>
    </w:tbl>
    <w:p w14:paraId="52648C67" w14:textId="77777777" w:rsidR="007319B1" w:rsidRDefault="007319B1">
      <w:pPr>
        <w:spacing w:after="0" w:line="312" w:lineRule="exact"/>
        <w:ind w:left="126" w:right="-20"/>
        <w:rPr>
          <w:rFonts w:ascii="Times New Roman" w:hAnsi="Times New Roman"/>
          <w:spacing w:val="1"/>
          <w:position w:val="-1"/>
          <w:sz w:val="18"/>
          <w:szCs w:val="18"/>
          <w:lang w:eastAsia="zh-CN"/>
        </w:rPr>
      </w:pPr>
    </w:p>
    <w:p w14:paraId="766B1FEF"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下列虚地址转换为物理地址的值是多少？</w:t>
      </w:r>
    </w:p>
    <w:p w14:paraId="06B50FD6"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1052</w:t>
      </w:r>
      <w:r>
        <w:rPr>
          <w:rFonts w:ascii="Times New Roman" w:hAnsi="Times New Roman"/>
          <w:sz w:val="18"/>
          <w:szCs w:val="18"/>
          <w:lang w:eastAsia="zh-CN"/>
        </w:rPr>
        <w:t>；</w:t>
      </w:r>
    </w:p>
    <w:p w14:paraId="6B2D2988"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2221</w:t>
      </w:r>
      <w:r>
        <w:rPr>
          <w:rFonts w:ascii="Times New Roman" w:hAnsi="Times New Roman"/>
          <w:sz w:val="18"/>
          <w:szCs w:val="18"/>
          <w:lang w:eastAsia="zh-CN"/>
        </w:rPr>
        <w:t>；</w:t>
      </w:r>
    </w:p>
    <w:p w14:paraId="3E9F275D"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5499</w:t>
      </w:r>
      <w:r>
        <w:rPr>
          <w:rFonts w:ascii="Times New Roman" w:hAnsi="Times New Roman"/>
          <w:sz w:val="18"/>
          <w:szCs w:val="18"/>
          <w:lang w:eastAsia="zh-CN"/>
        </w:rPr>
        <w:t>。</w:t>
      </w:r>
    </w:p>
    <w:p w14:paraId="7AB5F66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40.  </w:t>
      </w:r>
      <w:r>
        <w:rPr>
          <w:rFonts w:ascii="Times New Roman" w:hAnsi="Times New Roman"/>
          <w:sz w:val="18"/>
          <w:szCs w:val="18"/>
          <w:lang w:eastAsia="zh-CN"/>
        </w:rPr>
        <w:t>已知某系统页面为</w:t>
      </w:r>
      <w:r>
        <w:rPr>
          <w:rFonts w:ascii="Times New Roman" w:hAnsi="Times New Roman"/>
          <w:sz w:val="18"/>
          <w:szCs w:val="18"/>
          <w:lang w:eastAsia="zh-CN"/>
        </w:rPr>
        <w:t>4 KB</w:t>
      </w:r>
      <w:r>
        <w:rPr>
          <w:rFonts w:ascii="Times New Roman" w:hAnsi="Times New Roman"/>
          <w:sz w:val="18"/>
          <w:szCs w:val="18"/>
          <w:lang w:eastAsia="zh-CN"/>
        </w:rPr>
        <w:t>，页表项</w:t>
      </w:r>
      <w:r>
        <w:rPr>
          <w:rFonts w:ascii="Times New Roman" w:hAnsi="Times New Roman"/>
          <w:sz w:val="18"/>
          <w:szCs w:val="18"/>
          <w:lang w:eastAsia="zh-CN"/>
        </w:rPr>
        <w:t>4 B</w:t>
      </w:r>
      <w:r>
        <w:rPr>
          <w:rFonts w:ascii="Times New Roman" w:hAnsi="Times New Roman"/>
          <w:sz w:val="18"/>
          <w:szCs w:val="18"/>
          <w:lang w:eastAsia="zh-CN"/>
        </w:rPr>
        <w:t>，采用多级页表映射</w:t>
      </w:r>
      <w:r>
        <w:rPr>
          <w:rFonts w:ascii="Times New Roman" w:hAnsi="Times New Roman"/>
          <w:sz w:val="18"/>
          <w:szCs w:val="18"/>
          <w:lang w:eastAsia="zh-CN"/>
        </w:rPr>
        <w:t>64</w:t>
      </w:r>
      <w:r>
        <w:rPr>
          <w:rFonts w:ascii="Times New Roman" w:hAnsi="Times New Roman"/>
          <w:sz w:val="18"/>
          <w:szCs w:val="18"/>
          <w:lang w:eastAsia="zh-CN"/>
        </w:rPr>
        <w:t>位虚地址空间。若限定最高层页表占</w:t>
      </w:r>
      <w:r>
        <w:rPr>
          <w:rFonts w:ascii="Times New Roman" w:hAnsi="Times New Roman"/>
          <w:sz w:val="18"/>
          <w:szCs w:val="18"/>
          <w:lang w:eastAsia="zh-CN"/>
        </w:rPr>
        <w:t>1</w:t>
      </w:r>
      <w:r>
        <w:rPr>
          <w:rFonts w:ascii="Times New Roman" w:hAnsi="Times New Roman"/>
          <w:sz w:val="18"/>
          <w:szCs w:val="18"/>
          <w:lang w:eastAsia="zh-CN"/>
        </w:rPr>
        <w:t>页，问它可以采用几级页表？</w:t>
      </w:r>
    </w:p>
    <w:p w14:paraId="31BB6CB2"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41.  </w:t>
      </w:r>
      <w:r>
        <w:rPr>
          <w:rFonts w:ascii="Times New Roman" w:hAnsi="Times New Roman"/>
          <w:sz w:val="18"/>
          <w:szCs w:val="18"/>
          <w:lang w:eastAsia="zh-CN"/>
        </w:rPr>
        <w:t>采用</w:t>
      </w:r>
      <w:r>
        <w:rPr>
          <w:rFonts w:ascii="Times New Roman" w:hAnsi="Times New Roman"/>
          <w:sz w:val="18"/>
          <w:szCs w:val="18"/>
          <w:lang w:eastAsia="zh-CN"/>
        </w:rPr>
        <w:t>LRU</w:t>
      </w:r>
      <w:r>
        <w:rPr>
          <w:rFonts w:ascii="Times New Roman" w:hAnsi="Times New Roman"/>
          <w:sz w:val="18"/>
          <w:szCs w:val="18"/>
          <w:lang w:eastAsia="zh-CN"/>
        </w:rPr>
        <w:t>置换算法的虚拟分页存储管理系统，其页面尺寸为</w:t>
      </w:r>
      <w:r>
        <w:rPr>
          <w:rFonts w:ascii="Times New Roman" w:hAnsi="Times New Roman"/>
          <w:sz w:val="18"/>
          <w:szCs w:val="18"/>
          <w:lang w:eastAsia="zh-CN"/>
        </w:rPr>
        <w:t>4 KB</w:t>
      </w:r>
      <w:r>
        <w:rPr>
          <w:rFonts w:ascii="Times New Roman" w:hAnsi="Times New Roman"/>
          <w:sz w:val="18"/>
          <w:szCs w:val="18"/>
          <w:lang w:eastAsia="zh-CN"/>
        </w:rPr>
        <w:t>，内存访问速度为</w:t>
      </w:r>
      <w:r>
        <w:rPr>
          <w:rFonts w:ascii="Times New Roman" w:hAnsi="Times New Roman"/>
          <w:sz w:val="18"/>
          <w:szCs w:val="18"/>
          <w:lang w:eastAsia="zh-CN"/>
        </w:rPr>
        <w:t>100 ns</w:t>
      </w:r>
      <w:r>
        <w:rPr>
          <w:rFonts w:ascii="Times New Roman" w:hAnsi="Times New Roman"/>
          <w:sz w:val="18"/>
          <w:szCs w:val="18"/>
          <w:lang w:eastAsia="zh-CN"/>
        </w:rPr>
        <w:t>，快表访问速度为</w:t>
      </w:r>
      <w:r>
        <w:rPr>
          <w:rFonts w:ascii="Times New Roman" w:hAnsi="Times New Roman"/>
          <w:sz w:val="18"/>
          <w:szCs w:val="18"/>
          <w:lang w:eastAsia="zh-CN"/>
        </w:rPr>
        <w:t>20 ns</w:t>
      </w:r>
      <w:r>
        <w:rPr>
          <w:rFonts w:ascii="Times New Roman" w:hAnsi="Times New Roman"/>
          <w:sz w:val="18"/>
          <w:szCs w:val="18"/>
          <w:lang w:eastAsia="zh-CN"/>
        </w:rPr>
        <w:t>，缺页异常处理耗时</w:t>
      </w:r>
      <w:r>
        <w:rPr>
          <w:rFonts w:ascii="Times New Roman" w:hAnsi="Times New Roman"/>
          <w:sz w:val="18"/>
          <w:szCs w:val="18"/>
          <w:lang w:eastAsia="zh-CN"/>
        </w:rPr>
        <w:t>25 ms</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现有一个长度为</w:t>
      </w:r>
      <w:r>
        <w:rPr>
          <w:rFonts w:ascii="Times New Roman" w:hAnsi="Times New Roman"/>
          <w:sz w:val="18"/>
          <w:szCs w:val="18"/>
          <w:lang w:eastAsia="zh-CN"/>
        </w:rPr>
        <w:t>30 KB</w:t>
      </w:r>
      <w:r>
        <w:rPr>
          <w:rFonts w:ascii="Times New Roman" w:hAnsi="Times New Roman"/>
          <w:sz w:val="18"/>
          <w:szCs w:val="18"/>
          <w:lang w:eastAsia="zh-CN"/>
        </w:rPr>
        <w:t>的进程</w:t>
      </w:r>
      <w:r>
        <w:rPr>
          <w:rFonts w:ascii="Times New Roman" w:hAnsi="Times New Roman"/>
          <w:sz w:val="18"/>
          <w:szCs w:val="18"/>
          <w:lang w:eastAsia="zh-CN"/>
        </w:rPr>
        <w:t>P</w:t>
      </w:r>
      <w:r>
        <w:rPr>
          <w:rFonts w:ascii="Times New Roman" w:hAnsi="Times New Roman"/>
          <w:sz w:val="18"/>
          <w:szCs w:val="18"/>
          <w:lang w:eastAsia="zh-CN"/>
        </w:rPr>
        <w:t>进入系统，分配给</w:t>
      </w:r>
      <w:r>
        <w:rPr>
          <w:rFonts w:ascii="Times New Roman" w:hAnsi="Times New Roman"/>
          <w:sz w:val="18"/>
          <w:szCs w:val="18"/>
          <w:lang w:eastAsia="zh-CN"/>
        </w:rPr>
        <w:t>P</w:t>
      </w:r>
      <w:r>
        <w:rPr>
          <w:rFonts w:ascii="Times New Roman" w:hAnsi="Times New Roman"/>
          <w:sz w:val="18"/>
          <w:szCs w:val="18"/>
          <w:lang w:eastAsia="zh-CN"/>
        </w:rPr>
        <w:t>的页框有</w:t>
      </w:r>
      <w:r>
        <w:rPr>
          <w:rFonts w:ascii="Times New Roman" w:hAnsi="Times New Roman"/>
          <w:sz w:val="18"/>
          <w:szCs w:val="18"/>
          <w:lang w:eastAsia="zh-CN"/>
        </w:rPr>
        <w:t>3</w:t>
      </w:r>
      <w:r>
        <w:rPr>
          <w:rFonts w:ascii="Times New Roman" w:hAnsi="Times New Roman"/>
          <w:sz w:val="18"/>
          <w:szCs w:val="18"/>
          <w:lang w:eastAsia="zh-CN"/>
        </w:rPr>
        <w:t>块，进程的所有页面都在运行时动态装入。若</w:t>
      </w:r>
      <w:r>
        <w:rPr>
          <w:rFonts w:ascii="Times New Roman" w:hAnsi="Times New Roman"/>
          <w:sz w:val="18"/>
          <w:szCs w:val="18"/>
          <w:lang w:eastAsia="zh-CN"/>
        </w:rPr>
        <w:t>P</w:t>
      </w:r>
      <w:r>
        <w:rPr>
          <w:rFonts w:ascii="Times New Roman" w:hAnsi="Times New Roman"/>
          <w:sz w:val="18"/>
          <w:szCs w:val="18"/>
          <w:lang w:eastAsia="zh-CN"/>
        </w:rPr>
        <w:t>访问快表的命中率为</w:t>
      </w:r>
      <w:r>
        <w:rPr>
          <w:rFonts w:ascii="Times New Roman" w:hAnsi="Times New Roman"/>
          <w:sz w:val="18"/>
          <w:szCs w:val="18"/>
          <w:lang w:eastAsia="zh-CN"/>
        </w:rPr>
        <w:t>20</w:t>
      </w:r>
      <w:r>
        <w:rPr>
          <w:rFonts w:ascii="Times New Roman" w:hAnsi="Times New Roman"/>
          <w:sz w:val="18"/>
          <w:szCs w:val="18"/>
          <w:lang w:eastAsia="zh-CN"/>
        </w:rPr>
        <w:t>％，对于下述页面号访问序列：</w:t>
      </w:r>
    </w:p>
    <w:p w14:paraId="7E45AC05" w14:textId="77777777" w:rsidR="007319B1" w:rsidRDefault="007319B1">
      <w:pPr>
        <w:spacing w:before="2" w:after="0" w:line="360" w:lineRule="auto"/>
        <w:ind w:right="44"/>
        <w:jc w:val="center"/>
        <w:rPr>
          <w:rFonts w:ascii="Times New Roman" w:hAnsi="Times New Roman"/>
          <w:sz w:val="18"/>
          <w:szCs w:val="18"/>
          <w:lang w:eastAsia="zh-CN"/>
        </w:rPr>
      </w:pPr>
      <w:r>
        <w:rPr>
          <w:rFonts w:ascii="Times New Roman" w:hAnsi="Times New Roman"/>
          <w:sz w:val="18"/>
          <w:szCs w:val="18"/>
          <w:lang w:eastAsia="zh-CN"/>
        </w:rPr>
        <w:t>7</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7</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1</w:t>
      </w:r>
    </w:p>
    <w:p w14:paraId="51E5475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试计算平均有效访问时间是多少（单位：</w:t>
      </w:r>
      <w:r>
        <w:rPr>
          <w:rFonts w:ascii="Times New Roman" w:hAnsi="Times New Roman"/>
          <w:sz w:val="18"/>
          <w:szCs w:val="18"/>
          <w:lang w:eastAsia="zh-CN"/>
        </w:rPr>
        <w:t>ns</w:t>
      </w:r>
      <w:r>
        <w:rPr>
          <w:rFonts w:ascii="Times New Roman" w:hAnsi="Times New Roman"/>
          <w:sz w:val="18"/>
          <w:szCs w:val="18"/>
          <w:lang w:eastAsia="zh-CN"/>
        </w:rPr>
        <w:t>）？</w:t>
      </w:r>
    </w:p>
    <w:p w14:paraId="63EE6A1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42.  </w:t>
      </w:r>
      <w:r>
        <w:rPr>
          <w:rFonts w:ascii="Times New Roman" w:hAnsi="Times New Roman"/>
          <w:sz w:val="18"/>
          <w:szCs w:val="18"/>
          <w:lang w:eastAsia="zh-CN"/>
        </w:rPr>
        <w:t>在请求分页虚存管理系统中，若驻留集为</w:t>
      </w:r>
      <w:r>
        <w:rPr>
          <w:rFonts w:ascii="Times New Roman" w:hAnsi="Times New Roman"/>
          <w:sz w:val="18"/>
          <w:szCs w:val="18"/>
          <w:lang w:eastAsia="zh-CN"/>
        </w:rPr>
        <w:t>m</w:t>
      </w:r>
      <w:r>
        <w:rPr>
          <w:rFonts w:ascii="Times New Roman" w:hAnsi="Times New Roman"/>
          <w:sz w:val="18"/>
          <w:szCs w:val="18"/>
          <w:lang w:eastAsia="zh-CN"/>
        </w:rPr>
        <w:t>个页框，页框初始时为空，在长为</w:t>
      </w:r>
      <w:r>
        <w:rPr>
          <w:rFonts w:ascii="Times New Roman" w:hAnsi="Times New Roman"/>
          <w:sz w:val="18"/>
          <w:szCs w:val="18"/>
          <w:lang w:eastAsia="zh-CN"/>
        </w:rPr>
        <w:t>p</w:t>
      </w:r>
      <w:r>
        <w:rPr>
          <w:rFonts w:ascii="Times New Roman" w:hAnsi="Times New Roman"/>
          <w:sz w:val="18"/>
          <w:szCs w:val="18"/>
          <w:lang w:eastAsia="zh-CN"/>
        </w:rPr>
        <w:t>的引用串中具有</w:t>
      </w:r>
      <w:r>
        <w:rPr>
          <w:rFonts w:ascii="Times New Roman" w:hAnsi="Times New Roman"/>
          <w:sz w:val="18"/>
          <w:szCs w:val="18"/>
          <w:lang w:eastAsia="zh-CN"/>
        </w:rPr>
        <w:t>n</w:t>
      </w:r>
      <w:r>
        <w:rPr>
          <w:rFonts w:ascii="Times New Roman" w:hAnsi="Times New Roman"/>
          <w:sz w:val="18"/>
          <w:szCs w:val="18"/>
          <w:lang w:eastAsia="zh-CN"/>
        </w:rPr>
        <w:t>个不同的页面（</w:t>
      </w:r>
      <w:r>
        <w:rPr>
          <w:rFonts w:ascii="Times New Roman" w:hAnsi="Times New Roman"/>
          <w:sz w:val="18"/>
          <w:szCs w:val="18"/>
          <w:lang w:eastAsia="zh-CN"/>
        </w:rPr>
        <w:t>n</w:t>
      </w:r>
      <w:r>
        <w:rPr>
          <w:rFonts w:ascii="Times New Roman" w:hAnsi="Times New Roman"/>
          <w:sz w:val="18"/>
          <w:szCs w:val="18"/>
          <w:lang w:eastAsia="zh-CN"/>
        </w:rPr>
        <w:t>＞</w:t>
      </w:r>
      <w:r>
        <w:rPr>
          <w:rFonts w:ascii="Times New Roman" w:hAnsi="Times New Roman"/>
          <w:sz w:val="18"/>
          <w:szCs w:val="18"/>
          <w:lang w:eastAsia="zh-CN"/>
        </w:rPr>
        <w:t>m</w:t>
      </w:r>
      <w:r>
        <w:rPr>
          <w:rFonts w:ascii="Times New Roman" w:hAnsi="Times New Roman"/>
          <w:sz w:val="18"/>
          <w:szCs w:val="18"/>
          <w:lang w:eastAsia="zh-CN"/>
        </w:rPr>
        <w:t>），对于</w:t>
      </w:r>
      <w:r>
        <w:rPr>
          <w:rFonts w:ascii="Times New Roman" w:hAnsi="Times New Roman"/>
          <w:sz w:val="18"/>
          <w:szCs w:val="18"/>
          <w:lang w:eastAsia="zh-CN"/>
        </w:rPr>
        <w:t>FIFO</w:t>
      </w:r>
      <w:r>
        <w:rPr>
          <w:rFonts w:ascii="Times New Roman" w:hAnsi="Times New Roman"/>
          <w:sz w:val="18"/>
          <w:szCs w:val="18"/>
          <w:lang w:eastAsia="zh-CN"/>
        </w:rPr>
        <w:t>、</w:t>
      </w:r>
      <w:r>
        <w:rPr>
          <w:rFonts w:ascii="Times New Roman" w:hAnsi="Times New Roman"/>
          <w:sz w:val="18"/>
          <w:szCs w:val="18"/>
          <w:lang w:eastAsia="zh-CN"/>
        </w:rPr>
        <w:t>LRU</w:t>
      </w:r>
      <w:r>
        <w:rPr>
          <w:rFonts w:ascii="Times New Roman" w:hAnsi="Times New Roman"/>
          <w:sz w:val="18"/>
          <w:szCs w:val="18"/>
          <w:lang w:eastAsia="zh-CN"/>
        </w:rPr>
        <w:t>两种页面替换算法，试给出缺页异常的上限和下限，并举例说明之。</w:t>
      </w:r>
    </w:p>
    <w:p w14:paraId="4C699308"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43.  </w:t>
      </w:r>
      <w:r>
        <w:rPr>
          <w:rFonts w:ascii="Times New Roman" w:hAnsi="Times New Roman"/>
          <w:sz w:val="18"/>
          <w:szCs w:val="18"/>
          <w:lang w:eastAsia="zh-CN"/>
        </w:rPr>
        <w:t>在请求分页虚存管理系统中，页表保存在寄存器中。若替换一个未修改过页面的缺页异常处理需要</w:t>
      </w:r>
      <w:r>
        <w:rPr>
          <w:rFonts w:ascii="Times New Roman" w:hAnsi="Times New Roman"/>
          <w:sz w:val="18"/>
          <w:szCs w:val="18"/>
          <w:lang w:eastAsia="zh-CN"/>
        </w:rPr>
        <w:t>2 ms</w:t>
      </w:r>
      <w:r>
        <w:rPr>
          <w:rFonts w:ascii="Times New Roman" w:hAnsi="Times New Roman"/>
          <w:sz w:val="18"/>
          <w:szCs w:val="18"/>
          <w:lang w:eastAsia="zh-CN"/>
        </w:rPr>
        <w:t>，若替换一个已修改过页面的缺页异常处理需要另加写盘时间</w:t>
      </w:r>
      <w:r>
        <w:rPr>
          <w:rFonts w:ascii="Times New Roman" w:hAnsi="Times New Roman"/>
          <w:sz w:val="18"/>
          <w:szCs w:val="18"/>
          <w:lang w:eastAsia="zh-CN"/>
        </w:rPr>
        <w:t xml:space="preserve">8 ms </w:t>
      </w:r>
      <w:r>
        <w:rPr>
          <w:rFonts w:ascii="Times New Roman" w:hAnsi="Times New Roman"/>
          <w:sz w:val="18"/>
          <w:szCs w:val="18"/>
          <w:lang w:eastAsia="zh-CN"/>
        </w:rPr>
        <w:t>，内存存取周期为</w:t>
      </w:r>
      <w:r>
        <w:rPr>
          <w:rFonts w:ascii="Times New Roman" w:hAnsi="Times New Roman"/>
          <w:sz w:val="18"/>
          <w:szCs w:val="18"/>
          <w:lang w:eastAsia="zh-CN"/>
        </w:rPr>
        <w:t>1 μs</w:t>
      </w:r>
      <w:r>
        <w:rPr>
          <w:rFonts w:ascii="Times New Roman" w:hAnsi="Times New Roman"/>
          <w:sz w:val="18"/>
          <w:szCs w:val="18"/>
          <w:lang w:eastAsia="zh-CN"/>
        </w:rPr>
        <w:t>。假定</w:t>
      </w:r>
      <w:r>
        <w:rPr>
          <w:rFonts w:ascii="Times New Roman" w:hAnsi="Times New Roman"/>
          <w:sz w:val="18"/>
          <w:szCs w:val="18"/>
          <w:lang w:eastAsia="zh-CN"/>
        </w:rPr>
        <w:t>70</w:t>
      </w:r>
      <w:r>
        <w:rPr>
          <w:rFonts w:ascii="Times New Roman" w:hAnsi="Times New Roman"/>
          <w:sz w:val="18"/>
          <w:szCs w:val="18"/>
          <w:lang w:eastAsia="zh-CN"/>
        </w:rPr>
        <w:t>％被替换的页面被修改过，为了保证有效存取时间不超过</w:t>
      </w:r>
      <w:r>
        <w:rPr>
          <w:rFonts w:ascii="Times New Roman" w:hAnsi="Times New Roman"/>
          <w:sz w:val="18"/>
          <w:szCs w:val="18"/>
          <w:lang w:eastAsia="zh-CN"/>
        </w:rPr>
        <w:t>2 μs</w:t>
      </w:r>
      <w:r>
        <w:rPr>
          <w:rFonts w:ascii="Times New Roman" w:hAnsi="Times New Roman"/>
          <w:sz w:val="18"/>
          <w:szCs w:val="18"/>
          <w:lang w:eastAsia="zh-CN"/>
        </w:rPr>
        <w:t>，所允许的最大缺页中断率是多少？</w:t>
      </w:r>
    </w:p>
    <w:p w14:paraId="093A721A"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44.  </w:t>
      </w:r>
      <w:r>
        <w:rPr>
          <w:rFonts w:ascii="Times New Roman" w:hAnsi="Times New Roman"/>
          <w:sz w:val="18"/>
          <w:szCs w:val="18"/>
          <w:lang w:eastAsia="zh-CN"/>
        </w:rPr>
        <w:t>若内存中按照地址递增次序有</w:t>
      </w:r>
      <w:r>
        <w:rPr>
          <w:rFonts w:ascii="Times New Roman" w:hAnsi="Times New Roman"/>
          <w:sz w:val="18"/>
          <w:szCs w:val="18"/>
          <w:lang w:eastAsia="zh-CN"/>
        </w:rPr>
        <w:t>3</w:t>
      </w:r>
      <w:r>
        <w:rPr>
          <w:rFonts w:ascii="Times New Roman" w:hAnsi="Times New Roman"/>
          <w:sz w:val="18"/>
          <w:szCs w:val="18"/>
          <w:lang w:eastAsia="zh-CN"/>
        </w:rPr>
        <w:t>个不邻接的空闲区</w:t>
      </w:r>
      <w:r>
        <w:rPr>
          <w:rFonts w:ascii="Times New Roman" w:hAnsi="Times New Roman"/>
          <w:sz w:val="18"/>
          <w:szCs w:val="18"/>
          <w:lang w:eastAsia="zh-CN"/>
        </w:rPr>
        <w:t>F1</w:t>
      </w:r>
      <w:r>
        <w:rPr>
          <w:rFonts w:ascii="Times New Roman" w:hAnsi="Times New Roman"/>
          <w:sz w:val="18"/>
          <w:szCs w:val="18"/>
          <w:lang w:eastAsia="zh-CN"/>
        </w:rPr>
        <w:t>、</w:t>
      </w:r>
      <w:r>
        <w:rPr>
          <w:rFonts w:ascii="Times New Roman" w:hAnsi="Times New Roman"/>
          <w:sz w:val="18"/>
          <w:szCs w:val="18"/>
          <w:lang w:eastAsia="zh-CN"/>
        </w:rPr>
        <w:t>F2</w:t>
      </w:r>
      <w:r>
        <w:rPr>
          <w:rFonts w:ascii="Times New Roman" w:hAnsi="Times New Roman"/>
          <w:sz w:val="18"/>
          <w:szCs w:val="18"/>
          <w:lang w:eastAsia="zh-CN"/>
        </w:rPr>
        <w:t>、</w:t>
      </w:r>
      <w:r>
        <w:rPr>
          <w:rFonts w:ascii="Times New Roman" w:hAnsi="Times New Roman"/>
          <w:sz w:val="18"/>
          <w:szCs w:val="18"/>
          <w:lang w:eastAsia="zh-CN"/>
        </w:rPr>
        <w:t>F3</w:t>
      </w:r>
      <w:r>
        <w:rPr>
          <w:rFonts w:ascii="Times New Roman" w:hAnsi="Times New Roman"/>
          <w:sz w:val="18"/>
          <w:szCs w:val="18"/>
          <w:lang w:eastAsia="zh-CN"/>
        </w:rPr>
        <w:t>，其大小分别是</w:t>
      </w:r>
      <w:r>
        <w:rPr>
          <w:rFonts w:ascii="Times New Roman" w:hAnsi="Times New Roman"/>
          <w:sz w:val="18"/>
          <w:szCs w:val="18"/>
          <w:lang w:eastAsia="zh-CN"/>
        </w:rPr>
        <w:t>50 KB</w:t>
      </w:r>
      <w:r>
        <w:rPr>
          <w:rFonts w:ascii="Times New Roman" w:hAnsi="Times New Roman"/>
          <w:sz w:val="18"/>
          <w:szCs w:val="18"/>
          <w:lang w:eastAsia="zh-CN"/>
        </w:rPr>
        <w:t>、</w:t>
      </w:r>
      <w:r>
        <w:rPr>
          <w:rFonts w:ascii="Times New Roman" w:hAnsi="Times New Roman"/>
          <w:sz w:val="18"/>
          <w:szCs w:val="18"/>
          <w:lang w:eastAsia="zh-CN"/>
        </w:rPr>
        <w:t xml:space="preserve">120 KB </w:t>
      </w:r>
      <w:r>
        <w:rPr>
          <w:rFonts w:ascii="Times New Roman" w:hAnsi="Times New Roman"/>
          <w:sz w:val="18"/>
          <w:szCs w:val="18"/>
          <w:lang w:eastAsia="zh-CN"/>
        </w:rPr>
        <w:t>和</w:t>
      </w:r>
      <w:r>
        <w:rPr>
          <w:rFonts w:ascii="Times New Roman" w:hAnsi="Times New Roman"/>
          <w:sz w:val="18"/>
          <w:szCs w:val="18"/>
          <w:lang w:eastAsia="zh-CN"/>
        </w:rPr>
        <w:t>25 KB</w:t>
      </w:r>
      <w:r>
        <w:rPr>
          <w:rFonts w:ascii="Times New Roman" w:hAnsi="Times New Roman"/>
          <w:sz w:val="18"/>
          <w:szCs w:val="18"/>
          <w:lang w:eastAsia="zh-CN"/>
        </w:rPr>
        <w:t>。请给出后备作业序列，使得实施分配时：（</w:t>
      </w:r>
      <w:r>
        <w:rPr>
          <w:rFonts w:ascii="Times New Roman" w:hAnsi="Times New Roman"/>
          <w:sz w:val="18"/>
          <w:szCs w:val="18"/>
          <w:lang w:eastAsia="zh-CN"/>
        </w:rPr>
        <w:t>1</w:t>
      </w:r>
      <w:r>
        <w:rPr>
          <w:rFonts w:ascii="Times New Roman" w:hAnsi="Times New Roman"/>
          <w:sz w:val="18"/>
          <w:szCs w:val="18"/>
          <w:lang w:eastAsia="zh-CN"/>
        </w:rPr>
        <w:t>）采用最佳适应算法效果好，但采用首次适应与最坏适应算法效果不好。（</w:t>
      </w:r>
      <w:r>
        <w:rPr>
          <w:rFonts w:ascii="Times New Roman" w:hAnsi="Times New Roman"/>
          <w:sz w:val="18"/>
          <w:szCs w:val="18"/>
          <w:lang w:eastAsia="zh-CN"/>
        </w:rPr>
        <w:t>2</w:t>
      </w:r>
      <w:r>
        <w:rPr>
          <w:rFonts w:ascii="Times New Roman" w:hAnsi="Times New Roman"/>
          <w:sz w:val="18"/>
          <w:szCs w:val="18"/>
          <w:lang w:eastAsia="zh-CN"/>
        </w:rPr>
        <w:t>）采用最坏适应算法效果好，但采用首次适应与最佳适应算法效果不好</w:t>
      </w:r>
      <w:r>
        <w:rPr>
          <w:rFonts w:ascii="Times New Roman" w:hAnsi="Times New Roman"/>
          <w:sz w:val="18"/>
          <w:szCs w:val="18"/>
          <w:lang w:eastAsia="zh-CN"/>
        </w:rPr>
        <w:t xml:space="preserve"> </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）采用最佳适应算法效果不好，但采用首次适应与最坏适应算法效果好。</w:t>
      </w:r>
    </w:p>
    <w:p w14:paraId="2237FAE8"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45.  </w:t>
      </w:r>
      <w:r>
        <w:rPr>
          <w:rFonts w:ascii="Times New Roman" w:hAnsi="Times New Roman"/>
          <w:sz w:val="18"/>
          <w:szCs w:val="18"/>
          <w:lang w:eastAsia="zh-CN"/>
        </w:rPr>
        <w:t>有两台计算机</w:t>
      </w:r>
      <w:r>
        <w:rPr>
          <w:rFonts w:ascii="Times New Roman" w:hAnsi="Times New Roman"/>
          <w:sz w:val="18"/>
          <w:szCs w:val="18"/>
          <w:lang w:eastAsia="zh-CN"/>
        </w:rPr>
        <w:t>P1</w:t>
      </w:r>
      <w:r>
        <w:rPr>
          <w:rFonts w:ascii="Times New Roman" w:hAnsi="Times New Roman"/>
          <w:sz w:val="18"/>
          <w:szCs w:val="18"/>
          <w:lang w:eastAsia="zh-CN"/>
        </w:rPr>
        <w:t>和</w:t>
      </w:r>
      <w:r>
        <w:rPr>
          <w:rFonts w:ascii="Times New Roman" w:hAnsi="Times New Roman"/>
          <w:sz w:val="18"/>
          <w:szCs w:val="18"/>
          <w:lang w:eastAsia="zh-CN"/>
        </w:rPr>
        <w:t>P2</w:t>
      </w:r>
      <w:r>
        <w:rPr>
          <w:rFonts w:ascii="Times New Roman" w:hAnsi="Times New Roman"/>
          <w:sz w:val="18"/>
          <w:szCs w:val="18"/>
          <w:lang w:eastAsia="zh-CN"/>
        </w:rPr>
        <w:t>，它们各有一个硬件高速缓存</w:t>
      </w:r>
      <w:r>
        <w:rPr>
          <w:rFonts w:ascii="Times New Roman" w:hAnsi="Times New Roman"/>
          <w:sz w:val="18"/>
          <w:szCs w:val="18"/>
          <w:lang w:eastAsia="zh-CN"/>
        </w:rPr>
        <w:t>C1</w:t>
      </w:r>
      <w:r>
        <w:rPr>
          <w:rFonts w:ascii="Times New Roman" w:hAnsi="Times New Roman"/>
          <w:sz w:val="18"/>
          <w:szCs w:val="18"/>
          <w:lang w:eastAsia="zh-CN"/>
        </w:rPr>
        <w:t>和</w:t>
      </w:r>
      <w:r>
        <w:rPr>
          <w:rFonts w:ascii="Times New Roman" w:hAnsi="Times New Roman"/>
          <w:sz w:val="18"/>
          <w:szCs w:val="18"/>
          <w:lang w:eastAsia="zh-CN"/>
        </w:rPr>
        <w:t>C2</w:t>
      </w:r>
      <w:r>
        <w:rPr>
          <w:rFonts w:ascii="Times New Roman" w:hAnsi="Times New Roman"/>
          <w:sz w:val="18"/>
          <w:szCs w:val="18"/>
          <w:lang w:eastAsia="zh-CN"/>
        </w:rPr>
        <w:t>，且各有一个内存</w:t>
      </w:r>
      <w:r>
        <w:rPr>
          <w:rFonts w:ascii="Times New Roman" w:hAnsi="Times New Roman"/>
          <w:sz w:val="18"/>
          <w:szCs w:val="18"/>
          <w:lang w:eastAsia="zh-CN"/>
        </w:rPr>
        <w:t>M1</w:t>
      </w:r>
      <w:r>
        <w:rPr>
          <w:rFonts w:ascii="Times New Roman" w:hAnsi="Times New Roman"/>
          <w:sz w:val="18"/>
          <w:szCs w:val="18"/>
          <w:lang w:eastAsia="zh-CN"/>
        </w:rPr>
        <w:t>和</w:t>
      </w:r>
      <w:r>
        <w:rPr>
          <w:rFonts w:ascii="Times New Roman" w:hAnsi="Times New Roman"/>
          <w:sz w:val="18"/>
          <w:szCs w:val="18"/>
          <w:lang w:eastAsia="zh-CN"/>
        </w:rPr>
        <w:t>M2</w:t>
      </w:r>
      <w:r>
        <w:rPr>
          <w:rFonts w:ascii="Times New Roman" w:hAnsi="Times New Roman"/>
          <w:sz w:val="18"/>
          <w:szCs w:val="18"/>
          <w:lang w:eastAsia="zh-CN"/>
        </w:rPr>
        <w:t>。其性能为：</w:t>
      </w:r>
    </w:p>
    <w:tbl>
      <w:tblPr>
        <w:tblW w:w="0" w:type="auto"/>
        <w:tblInd w:w="993" w:type="dxa"/>
        <w:tblLayout w:type="fixed"/>
        <w:tblCellMar>
          <w:left w:w="0" w:type="dxa"/>
          <w:right w:w="0" w:type="dxa"/>
        </w:tblCellMar>
        <w:tblLook w:val="0000" w:firstRow="0" w:lastRow="0" w:firstColumn="0" w:lastColumn="0" w:noHBand="0" w:noVBand="0"/>
      </w:tblPr>
      <w:tblGrid>
        <w:gridCol w:w="1134"/>
        <w:gridCol w:w="1134"/>
        <w:gridCol w:w="1134"/>
        <w:gridCol w:w="1275"/>
        <w:gridCol w:w="1134"/>
      </w:tblGrid>
      <w:tr w:rsidR="007319B1" w14:paraId="289AC0C4" w14:textId="77777777">
        <w:trPr>
          <w:trHeight w:hRule="exact" w:val="343"/>
        </w:trPr>
        <w:tc>
          <w:tcPr>
            <w:tcW w:w="1134" w:type="dxa"/>
            <w:tcBorders>
              <w:top w:val="nil"/>
              <w:left w:val="nil"/>
              <w:bottom w:val="nil"/>
              <w:right w:val="nil"/>
            </w:tcBorders>
            <w:vAlign w:val="center"/>
          </w:tcPr>
          <w:p w14:paraId="58A1573E" w14:textId="77777777" w:rsidR="007319B1" w:rsidRDefault="007319B1">
            <w:pPr>
              <w:spacing w:line="240" w:lineRule="auto"/>
              <w:rPr>
                <w:rFonts w:ascii="Times New Roman" w:hAnsi="Times New Roman"/>
                <w:lang w:eastAsia="zh-CN"/>
              </w:rPr>
            </w:pPr>
          </w:p>
        </w:tc>
        <w:tc>
          <w:tcPr>
            <w:tcW w:w="1134" w:type="dxa"/>
            <w:tcBorders>
              <w:top w:val="nil"/>
              <w:left w:val="nil"/>
              <w:bottom w:val="nil"/>
              <w:right w:val="nil"/>
            </w:tcBorders>
            <w:vAlign w:val="center"/>
          </w:tcPr>
          <w:p w14:paraId="409CD1DF" w14:textId="77777777" w:rsidR="007319B1" w:rsidRDefault="007319B1">
            <w:pPr>
              <w:spacing w:before="32" w:after="0" w:line="240" w:lineRule="auto"/>
              <w:ind w:left="289" w:right="335"/>
              <w:jc w:val="center"/>
              <w:rPr>
                <w:rFonts w:ascii="Times New Roman" w:hAnsi="Times New Roman"/>
                <w:sz w:val="10"/>
                <w:szCs w:val="10"/>
              </w:rPr>
            </w:pPr>
            <w:r>
              <w:rPr>
                <w:rFonts w:ascii="Times New Roman" w:hAnsi="Times New Roman"/>
                <w:sz w:val="18"/>
                <w:szCs w:val="18"/>
              </w:rPr>
              <w:t>C</w:t>
            </w:r>
            <w:r>
              <w:rPr>
                <w:rFonts w:ascii="Times New Roman" w:hAnsi="Times New Roman"/>
                <w:sz w:val="10"/>
                <w:szCs w:val="10"/>
              </w:rPr>
              <w:t>１</w:t>
            </w:r>
          </w:p>
        </w:tc>
        <w:tc>
          <w:tcPr>
            <w:tcW w:w="1134" w:type="dxa"/>
            <w:tcBorders>
              <w:top w:val="nil"/>
              <w:left w:val="nil"/>
              <w:bottom w:val="nil"/>
              <w:right w:val="nil"/>
            </w:tcBorders>
            <w:vAlign w:val="center"/>
          </w:tcPr>
          <w:p w14:paraId="5B2C2483" w14:textId="77777777" w:rsidR="007319B1" w:rsidRDefault="007319B1">
            <w:pPr>
              <w:spacing w:before="32" w:after="0" w:line="240" w:lineRule="auto"/>
              <w:ind w:left="325" w:right="328"/>
              <w:jc w:val="center"/>
              <w:rPr>
                <w:rFonts w:ascii="Times New Roman" w:hAnsi="Times New Roman"/>
                <w:sz w:val="10"/>
                <w:szCs w:val="10"/>
              </w:rPr>
            </w:pPr>
            <w:r>
              <w:rPr>
                <w:rFonts w:ascii="Times New Roman" w:hAnsi="Times New Roman"/>
                <w:sz w:val="18"/>
                <w:szCs w:val="18"/>
              </w:rPr>
              <w:t>C</w:t>
            </w:r>
            <w:r>
              <w:rPr>
                <w:rFonts w:ascii="Times New Roman" w:hAnsi="Times New Roman"/>
                <w:sz w:val="10"/>
                <w:szCs w:val="10"/>
              </w:rPr>
              <w:t>２</w:t>
            </w:r>
          </w:p>
        </w:tc>
        <w:tc>
          <w:tcPr>
            <w:tcW w:w="1275" w:type="dxa"/>
            <w:tcBorders>
              <w:top w:val="nil"/>
              <w:left w:val="nil"/>
              <w:bottom w:val="nil"/>
              <w:right w:val="nil"/>
            </w:tcBorders>
            <w:vAlign w:val="center"/>
          </w:tcPr>
          <w:p w14:paraId="4781A0E3" w14:textId="77777777" w:rsidR="007319B1" w:rsidRDefault="007319B1">
            <w:pPr>
              <w:spacing w:before="32" w:after="0" w:line="240" w:lineRule="auto"/>
              <w:ind w:left="318" w:right="292"/>
              <w:jc w:val="center"/>
              <w:rPr>
                <w:rFonts w:ascii="Times New Roman" w:hAnsi="Times New Roman"/>
                <w:sz w:val="10"/>
                <w:szCs w:val="10"/>
              </w:rPr>
            </w:pPr>
            <w:r>
              <w:rPr>
                <w:rFonts w:ascii="Times New Roman" w:hAnsi="Times New Roman"/>
                <w:sz w:val="18"/>
                <w:szCs w:val="18"/>
              </w:rPr>
              <w:t>M</w:t>
            </w:r>
            <w:r>
              <w:rPr>
                <w:rFonts w:ascii="Times New Roman" w:hAnsi="Times New Roman"/>
                <w:sz w:val="10"/>
                <w:szCs w:val="10"/>
              </w:rPr>
              <w:t>１</w:t>
            </w:r>
          </w:p>
        </w:tc>
        <w:tc>
          <w:tcPr>
            <w:tcW w:w="1134" w:type="dxa"/>
            <w:tcBorders>
              <w:top w:val="nil"/>
              <w:left w:val="nil"/>
              <w:bottom w:val="nil"/>
              <w:right w:val="nil"/>
            </w:tcBorders>
            <w:vAlign w:val="center"/>
          </w:tcPr>
          <w:p w14:paraId="53060280" w14:textId="77777777" w:rsidR="007319B1" w:rsidRDefault="007319B1">
            <w:pPr>
              <w:spacing w:before="32" w:after="0" w:line="240" w:lineRule="auto"/>
              <w:ind w:left="365" w:right="-20"/>
              <w:rPr>
                <w:rFonts w:ascii="Times New Roman" w:hAnsi="Times New Roman"/>
                <w:sz w:val="10"/>
                <w:szCs w:val="10"/>
              </w:rPr>
            </w:pPr>
            <w:r>
              <w:rPr>
                <w:rFonts w:ascii="Times New Roman" w:hAnsi="Times New Roman"/>
                <w:sz w:val="18"/>
                <w:szCs w:val="18"/>
              </w:rPr>
              <w:t>M</w:t>
            </w:r>
            <w:r>
              <w:rPr>
                <w:rFonts w:ascii="Times New Roman" w:hAnsi="Times New Roman"/>
                <w:sz w:val="10"/>
                <w:szCs w:val="10"/>
              </w:rPr>
              <w:t>２</w:t>
            </w:r>
          </w:p>
        </w:tc>
      </w:tr>
      <w:tr w:rsidR="007319B1" w14:paraId="5A710343" w14:textId="77777777">
        <w:trPr>
          <w:trHeight w:hRule="exact" w:val="696"/>
        </w:trPr>
        <w:tc>
          <w:tcPr>
            <w:tcW w:w="1134" w:type="dxa"/>
            <w:tcBorders>
              <w:top w:val="nil"/>
              <w:left w:val="nil"/>
              <w:bottom w:val="nil"/>
              <w:right w:val="nil"/>
            </w:tcBorders>
            <w:vAlign w:val="center"/>
          </w:tcPr>
          <w:p w14:paraId="53E1F7FE" w14:textId="77777777" w:rsidR="007319B1" w:rsidRDefault="007319B1">
            <w:pPr>
              <w:spacing w:after="0" w:line="240" w:lineRule="auto"/>
              <w:ind w:left="40" w:right="-20"/>
              <w:rPr>
                <w:rFonts w:ascii="Times New Roman" w:hAnsi="Times New Roman"/>
                <w:sz w:val="18"/>
                <w:szCs w:val="18"/>
              </w:rPr>
            </w:pPr>
            <w:r>
              <w:rPr>
                <w:rFonts w:ascii="Times New Roman" w:hAnsi="Times New Roman"/>
                <w:sz w:val="18"/>
                <w:szCs w:val="18"/>
              </w:rPr>
              <w:t>存储容量</w:t>
            </w:r>
          </w:p>
          <w:p w14:paraId="1EF3AE7B" w14:textId="77777777" w:rsidR="007319B1" w:rsidRDefault="007319B1">
            <w:pPr>
              <w:spacing w:before="5" w:after="0" w:line="240" w:lineRule="auto"/>
              <w:ind w:left="40" w:right="-20"/>
              <w:rPr>
                <w:rFonts w:ascii="Times New Roman" w:hAnsi="Times New Roman"/>
                <w:sz w:val="18"/>
                <w:szCs w:val="18"/>
              </w:rPr>
            </w:pPr>
            <w:r>
              <w:rPr>
                <w:rFonts w:ascii="Times New Roman" w:hAnsi="Times New Roman"/>
                <w:sz w:val="18"/>
                <w:szCs w:val="18"/>
              </w:rPr>
              <w:t>存取周期</w:t>
            </w:r>
          </w:p>
        </w:tc>
        <w:tc>
          <w:tcPr>
            <w:tcW w:w="1134" w:type="dxa"/>
            <w:tcBorders>
              <w:top w:val="nil"/>
              <w:left w:val="nil"/>
              <w:bottom w:val="nil"/>
              <w:right w:val="nil"/>
            </w:tcBorders>
            <w:vAlign w:val="center"/>
          </w:tcPr>
          <w:p w14:paraId="05796B0C" w14:textId="77777777" w:rsidR="007319B1" w:rsidRDefault="007319B1">
            <w:pPr>
              <w:spacing w:after="0" w:line="240" w:lineRule="auto"/>
              <w:ind w:left="224" w:right="-20"/>
              <w:rPr>
                <w:rFonts w:ascii="Times New Roman" w:hAnsi="Times New Roman"/>
                <w:sz w:val="18"/>
                <w:szCs w:val="18"/>
              </w:rPr>
            </w:pPr>
            <w:r>
              <w:rPr>
                <w:rFonts w:ascii="Times New Roman" w:hAnsi="Times New Roman"/>
                <w:sz w:val="18"/>
                <w:szCs w:val="18"/>
              </w:rPr>
              <w:t>４</w:t>
            </w:r>
            <w:r>
              <w:rPr>
                <w:rFonts w:ascii="Times New Roman" w:hAnsi="Times New Roman"/>
                <w:sz w:val="18"/>
                <w:szCs w:val="18"/>
              </w:rPr>
              <w:t xml:space="preserve"> KB</w:t>
            </w:r>
          </w:p>
          <w:p w14:paraId="1E0C4DFB" w14:textId="77777777" w:rsidR="007319B1" w:rsidRDefault="007319B1">
            <w:pPr>
              <w:spacing w:before="7" w:after="0" w:line="240" w:lineRule="auto"/>
              <w:ind w:left="219" w:right="-20"/>
              <w:rPr>
                <w:rFonts w:ascii="Times New Roman" w:hAnsi="Times New Roman"/>
                <w:sz w:val="18"/>
                <w:szCs w:val="18"/>
              </w:rPr>
            </w:pPr>
            <w:r>
              <w:rPr>
                <w:rFonts w:ascii="Times New Roman" w:hAnsi="Times New Roman"/>
                <w:sz w:val="18"/>
                <w:szCs w:val="18"/>
              </w:rPr>
              <w:t>６０</w:t>
            </w:r>
            <w:r>
              <w:rPr>
                <w:rFonts w:ascii="Times New Roman" w:hAnsi="Times New Roman"/>
                <w:sz w:val="18"/>
                <w:szCs w:val="18"/>
              </w:rPr>
              <w:t xml:space="preserve"> ns</w:t>
            </w:r>
          </w:p>
        </w:tc>
        <w:tc>
          <w:tcPr>
            <w:tcW w:w="1134" w:type="dxa"/>
            <w:tcBorders>
              <w:top w:val="nil"/>
              <w:left w:val="nil"/>
              <w:bottom w:val="nil"/>
              <w:right w:val="nil"/>
            </w:tcBorders>
            <w:vAlign w:val="center"/>
          </w:tcPr>
          <w:p w14:paraId="59184683" w14:textId="77777777" w:rsidR="007319B1" w:rsidRDefault="007319B1">
            <w:pPr>
              <w:spacing w:after="0" w:line="240" w:lineRule="auto"/>
              <w:ind w:left="260" w:right="-20"/>
              <w:rPr>
                <w:rFonts w:ascii="Times New Roman" w:hAnsi="Times New Roman"/>
                <w:sz w:val="18"/>
                <w:szCs w:val="18"/>
              </w:rPr>
            </w:pPr>
            <w:r>
              <w:rPr>
                <w:rFonts w:ascii="Times New Roman" w:hAnsi="Times New Roman"/>
                <w:sz w:val="18"/>
                <w:szCs w:val="18"/>
              </w:rPr>
              <w:t>４</w:t>
            </w:r>
            <w:r>
              <w:rPr>
                <w:rFonts w:ascii="Times New Roman" w:hAnsi="Times New Roman"/>
                <w:sz w:val="18"/>
                <w:szCs w:val="18"/>
              </w:rPr>
              <w:t xml:space="preserve"> KB</w:t>
            </w:r>
          </w:p>
          <w:p w14:paraId="1355EF80" w14:textId="77777777" w:rsidR="007319B1" w:rsidRDefault="007319B1">
            <w:pPr>
              <w:spacing w:before="7" w:after="0" w:line="240" w:lineRule="auto"/>
              <w:ind w:left="256" w:right="-20"/>
              <w:rPr>
                <w:rFonts w:ascii="Times New Roman" w:hAnsi="Times New Roman"/>
                <w:sz w:val="18"/>
                <w:szCs w:val="18"/>
              </w:rPr>
            </w:pPr>
            <w:r>
              <w:rPr>
                <w:rFonts w:ascii="Times New Roman" w:hAnsi="Times New Roman"/>
                <w:sz w:val="18"/>
                <w:szCs w:val="18"/>
              </w:rPr>
              <w:t>８０</w:t>
            </w:r>
            <w:r>
              <w:rPr>
                <w:rFonts w:ascii="Times New Roman" w:hAnsi="Times New Roman"/>
                <w:sz w:val="18"/>
                <w:szCs w:val="18"/>
              </w:rPr>
              <w:t xml:space="preserve"> ns</w:t>
            </w:r>
          </w:p>
        </w:tc>
        <w:tc>
          <w:tcPr>
            <w:tcW w:w="1275" w:type="dxa"/>
            <w:tcBorders>
              <w:top w:val="nil"/>
              <w:left w:val="nil"/>
              <w:bottom w:val="nil"/>
              <w:right w:val="nil"/>
            </w:tcBorders>
            <w:vAlign w:val="center"/>
          </w:tcPr>
          <w:p w14:paraId="62D1C828" w14:textId="77777777" w:rsidR="007319B1" w:rsidRDefault="007319B1">
            <w:pPr>
              <w:spacing w:after="0" w:line="240" w:lineRule="auto"/>
              <w:ind w:left="251" w:right="-20"/>
              <w:rPr>
                <w:rFonts w:ascii="Times New Roman" w:hAnsi="Times New Roman"/>
                <w:sz w:val="18"/>
                <w:szCs w:val="18"/>
              </w:rPr>
            </w:pPr>
            <w:r>
              <w:rPr>
                <w:rFonts w:ascii="Times New Roman" w:hAnsi="Times New Roman"/>
                <w:sz w:val="18"/>
                <w:szCs w:val="18"/>
              </w:rPr>
              <w:t>２</w:t>
            </w:r>
            <w:r>
              <w:rPr>
                <w:rFonts w:ascii="Times New Roman" w:hAnsi="Times New Roman"/>
                <w:sz w:val="18"/>
                <w:szCs w:val="18"/>
              </w:rPr>
              <w:t xml:space="preserve"> MB</w:t>
            </w:r>
          </w:p>
          <w:p w14:paraId="24F88B63" w14:textId="77777777" w:rsidR="007319B1" w:rsidRDefault="007319B1">
            <w:pPr>
              <w:spacing w:before="7" w:after="0" w:line="240" w:lineRule="auto"/>
              <w:ind w:left="304" w:right="-20"/>
              <w:rPr>
                <w:rFonts w:ascii="Times New Roman" w:hAnsi="Times New Roman"/>
                <w:sz w:val="18"/>
                <w:szCs w:val="18"/>
              </w:rPr>
            </w:pPr>
            <w:r>
              <w:rPr>
                <w:rFonts w:ascii="Times New Roman" w:hAnsi="Times New Roman"/>
                <w:sz w:val="18"/>
                <w:szCs w:val="18"/>
              </w:rPr>
              <w:t>１</w:t>
            </w:r>
            <w:r>
              <w:rPr>
                <w:rFonts w:ascii="Times New Roman" w:hAnsi="Times New Roman"/>
                <w:sz w:val="18"/>
                <w:szCs w:val="18"/>
              </w:rPr>
              <w:t xml:space="preserve"> </w:t>
            </w:r>
            <w:r>
              <w:rPr>
                <w:rFonts w:ascii="Times New Roman" w:hAnsi="Times New Roman"/>
                <w:position w:val="-3"/>
                <w:sz w:val="18"/>
                <w:szCs w:val="18"/>
              </w:rPr>
              <w:t>μ</w:t>
            </w:r>
            <w:r>
              <w:rPr>
                <w:rFonts w:ascii="Times New Roman" w:hAnsi="Times New Roman"/>
                <w:sz w:val="18"/>
                <w:szCs w:val="18"/>
              </w:rPr>
              <w:t>s</w:t>
            </w:r>
          </w:p>
        </w:tc>
        <w:tc>
          <w:tcPr>
            <w:tcW w:w="1134" w:type="dxa"/>
            <w:tcBorders>
              <w:top w:val="nil"/>
              <w:left w:val="nil"/>
              <w:bottom w:val="nil"/>
              <w:right w:val="nil"/>
            </w:tcBorders>
            <w:vAlign w:val="center"/>
          </w:tcPr>
          <w:p w14:paraId="6E081B2C" w14:textId="77777777" w:rsidR="007319B1" w:rsidRDefault="007319B1">
            <w:pPr>
              <w:spacing w:after="0" w:line="240" w:lineRule="auto"/>
              <w:ind w:left="265" w:right="-20"/>
              <w:rPr>
                <w:rFonts w:ascii="Times New Roman" w:hAnsi="Times New Roman"/>
                <w:sz w:val="18"/>
                <w:szCs w:val="18"/>
              </w:rPr>
            </w:pPr>
            <w:r>
              <w:rPr>
                <w:rFonts w:ascii="Times New Roman" w:hAnsi="Times New Roman"/>
                <w:sz w:val="18"/>
                <w:szCs w:val="18"/>
              </w:rPr>
              <w:t>２</w:t>
            </w:r>
            <w:r>
              <w:rPr>
                <w:rFonts w:ascii="Times New Roman" w:hAnsi="Times New Roman"/>
                <w:sz w:val="18"/>
                <w:szCs w:val="18"/>
              </w:rPr>
              <w:t xml:space="preserve"> MB</w:t>
            </w:r>
          </w:p>
          <w:p w14:paraId="48074864" w14:textId="77777777" w:rsidR="007319B1" w:rsidRDefault="007319B1">
            <w:pPr>
              <w:spacing w:before="7" w:after="0" w:line="240" w:lineRule="auto"/>
              <w:ind w:left="229" w:right="-20"/>
              <w:rPr>
                <w:rFonts w:ascii="Times New Roman" w:hAnsi="Times New Roman"/>
                <w:sz w:val="18"/>
                <w:szCs w:val="18"/>
              </w:rPr>
            </w:pPr>
            <w:r>
              <w:rPr>
                <w:rFonts w:ascii="Times New Roman" w:hAnsi="Times New Roman"/>
                <w:sz w:val="18"/>
                <w:szCs w:val="18"/>
              </w:rPr>
              <w:t>０</w:t>
            </w:r>
            <w:r>
              <w:rPr>
                <w:rFonts w:ascii="Times New Roman" w:hAnsi="Times New Roman"/>
                <w:sz w:val="18"/>
                <w:szCs w:val="18"/>
              </w:rPr>
              <w:t>.</w:t>
            </w:r>
            <w:r>
              <w:rPr>
                <w:rFonts w:ascii="Times New Roman" w:hAnsi="Times New Roman"/>
                <w:sz w:val="18"/>
                <w:szCs w:val="18"/>
              </w:rPr>
              <w:t>９</w:t>
            </w:r>
            <w:r>
              <w:rPr>
                <w:rFonts w:ascii="Times New Roman" w:hAnsi="Times New Roman"/>
                <w:sz w:val="18"/>
                <w:szCs w:val="18"/>
              </w:rPr>
              <w:t xml:space="preserve"> μs</w:t>
            </w:r>
          </w:p>
        </w:tc>
      </w:tr>
    </w:tbl>
    <w:p w14:paraId="3C970080" w14:textId="77777777" w:rsidR="007319B1" w:rsidRDefault="007319B1">
      <w:pPr>
        <w:spacing w:before="2" w:after="0" w:line="360" w:lineRule="auto"/>
        <w:ind w:left="126" w:right="44" w:firstLine="355"/>
        <w:rPr>
          <w:rFonts w:ascii="Times New Roman" w:hAnsi="Times New Roman"/>
          <w:sz w:val="18"/>
          <w:szCs w:val="18"/>
          <w:lang w:eastAsia="zh-CN"/>
        </w:rPr>
      </w:pPr>
    </w:p>
    <w:p w14:paraId="07FAFC34"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若两台机器的指令系统相同</w:t>
      </w:r>
      <w:r>
        <w:rPr>
          <w:rFonts w:ascii="Times New Roman" w:hAnsi="Times New Roman"/>
          <w:sz w:val="18"/>
          <w:szCs w:val="18"/>
          <w:lang w:eastAsia="zh-CN"/>
        </w:rPr>
        <w:t xml:space="preserve"> </w:t>
      </w:r>
      <w:r>
        <w:rPr>
          <w:rFonts w:ascii="Times New Roman" w:hAnsi="Times New Roman"/>
          <w:sz w:val="18"/>
          <w:szCs w:val="18"/>
          <w:lang w:eastAsia="zh-CN"/>
        </w:rPr>
        <w:t>，其指令执行时间与存储器的平均存取周期成正比。如果在执行某个程序时，所需</w:t>
      </w:r>
      <w:r>
        <w:rPr>
          <w:rFonts w:ascii="Times New Roman" w:hAnsi="Times New Roman"/>
          <w:sz w:val="18"/>
          <w:szCs w:val="18"/>
          <w:lang w:eastAsia="zh-CN"/>
        </w:rPr>
        <w:t xml:space="preserve"> </w:t>
      </w:r>
      <w:r>
        <w:rPr>
          <w:rFonts w:ascii="Times New Roman" w:hAnsi="Times New Roman"/>
          <w:sz w:val="18"/>
          <w:szCs w:val="18"/>
          <w:lang w:eastAsia="zh-CN"/>
        </w:rPr>
        <w:t>指令或数据在高速缓存中存取到的概率</w:t>
      </w:r>
      <w:r>
        <w:rPr>
          <w:rFonts w:ascii="Times New Roman" w:hAnsi="Times New Roman"/>
          <w:sz w:val="18"/>
          <w:szCs w:val="18"/>
          <w:lang w:eastAsia="zh-CN"/>
        </w:rPr>
        <w:t>P</w:t>
      </w:r>
      <w:r>
        <w:rPr>
          <w:rFonts w:ascii="Times New Roman" w:hAnsi="Times New Roman"/>
          <w:sz w:val="18"/>
          <w:szCs w:val="18"/>
          <w:lang w:eastAsia="zh-CN"/>
        </w:rPr>
        <w:t>是</w:t>
      </w:r>
      <w:r>
        <w:rPr>
          <w:rFonts w:ascii="Times New Roman" w:hAnsi="Times New Roman"/>
          <w:sz w:val="18"/>
          <w:szCs w:val="18"/>
          <w:lang w:eastAsia="zh-CN"/>
        </w:rPr>
        <w:t>0.7</w:t>
      </w:r>
      <w:r>
        <w:rPr>
          <w:rFonts w:ascii="Times New Roman" w:hAnsi="Times New Roman"/>
          <w:sz w:val="18"/>
          <w:szCs w:val="18"/>
          <w:lang w:eastAsia="zh-CN"/>
        </w:rPr>
        <w:t>，试问</w:t>
      </w:r>
      <w:r>
        <w:rPr>
          <w:rFonts w:ascii="Times New Roman" w:hAnsi="Times New Roman"/>
          <w:sz w:val="18"/>
          <w:szCs w:val="18"/>
          <w:lang w:eastAsia="zh-CN"/>
        </w:rPr>
        <w:t xml:space="preserve"> </w:t>
      </w:r>
      <w:r>
        <w:rPr>
          <w:rFonts w:ascii="Times New Roman" w:hAnsi="Times New Roman"/>
          <w:sz w:val="18"/>
          <w:szCs w:val="18"/>
          <w:lang w:eastAsia="zh-CN"/>
        </w:rPr>
        <w:t>：这两台计算机哪个速度更快</w:t>
      </w:r>
      <w:r>
        <w:rPr>
          <w:rFonts w:ascii="Times New Roman" w:hAnsi="Times New Roman"/>
          <w:sz w:val="18"/>
          <w:szCs w:val="18"/>
          <w:lang w:eastAsia="zh-CN"/>
        </w:rPr>
        <w:t xml:space="preserve"> </w:t>
      </w:r>
      <w:r>
        <w:rPr>
          <w:rFonts w:ascii="Times New Roman" w:hAnsi="Times New Roman"/>
          <w:sz w:val="18"/>
          <w:szCs w:val="18"/>
          <w:lang w:eastAsia="zh-CN"/>
        </w:rPr>
        <w:t>？当</w:t>
      </w:r>
      <w:r>
        <w:rPr>
          <w:rFonts w:ascii="Times New Roman" w:hAnsi="Times New Roman"/>
          <w:sz w:val="18"/>
          <w:szCs w:val="18"/>
          <w:lang w:eastAsia="zh-CN"/>
        </w:rPr>
        <w:t>P</w:t>
      </w:r>
      <w:r>
        <w:rPr>
          <w:rFonts w:ascii="Times New Roman" w:hAnsi="Times New Roman"/>
          <w:sz w:val="18"/>
          <w:szCs w:val="18"/>
          <w:lang w:eastAsia="zh-CN"/>
        </w:rPr>
        <w:t>＝</w:t>
      </w:r>
      <w:r>
        <w:rPr>
          <w:rFonts w:ascii="Times New Roman" w:hAnsi="Times New Roman"/>
          <w:sz w:val="18"/>
          <w:szCs w:val="18"/>
          <w:lang w:eastAsia="zh-CN"/>
        </w:rPr>
        <w:t>0.9</w:t>
      </w:r>
      <w:r>
        <w:rPr>
          <w:rFonts w:ascii="Times New Roman" w:hAnsi="Times New Roman"/>
          <w:sz w:val="18"/>
          <w:szCs w:val="18"/>
          <w:lang w:eastAsia="zh-CN"/>
        </w:rPr>
        <w:t>时，哪个处理器速度更快</w:t>
      </w:r>
      <w:r>
        <w:rPr>
          <w:rFonts w:ascii="Times New Roman" w:hAnsi="Times New Roman"/>
          <w:sz w:val="18"/>
          <w:szCs w:val="18"/>
          <w:lang w:eastAsia="zh-CN"/>
        </w:rPr>
        <w:t xml:space="preserve"> </w:t>
      </w:r>
      <w:r>
        <w:rPr>
          <w:rFonts w:ascii="Times New Roman" w:hAnsi="Times New Roman"/>
          <w:sz w:val="18"/>
          <w:szCs w:val="18"/>
          <w:lang w:eastAsia="zh-CN"/>
        </w:rPr>
        <w:t>？</w:t>
      </w:r>
    </w:p>
    <w:p w14:paraId="42AA183A"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46. Linux</w:t>
      </w:r>
      <w:r>
        <w:rPr>
          <w:rFonts w:ascii="Times New Roman" w:hAnsi="Times New Roman"/>
          <w:sz w:val="18"/>
          <w:szCs w:val="18"/>
          <w:lang w:eastAsia="zh-CN"/>
        </w:rPr>
        <w:t>系统中采用多种</w:t>
      </w:r>
      <w:r>
        <w:rPr>
          <w:rFonts w:ascii="Times New Roman" w:hAnsi="Times New Roman"/>
          <w:sz w:val="18"/>
          <w:szCs w:val="18"/>
          <w:lang w:eastAsia="zh-CN"/>
        </w:rPr>
        <w:t>cache</w:t>
      </w:r>
      <w:r>
        <w:rPr>
          <w:rFonts w:ascii="Times New Roman" w:hAnsi="Times New Roman"/>
          <w:sz w:val="18"/>
          <w:szCs w:val="18"/>
          <w:lang w:eastAsia="zh-CN"/>
        </w:rPr>
        <w:t>来改善系统运行性能，试解释所采用的缓存</w:t>
      </w:r>
      <w:r>
        <w:rPr>
          <w:rFonts w:ascii="Times New Roman" w:hAnsi="Times New Roman"/>
          <w:sz w:val="18"/>
          <w:szCs w:val="18"/>
          <w:lang w:eastAsia="zh-CN"/>
        </w:rPr>
        <w:t>cache</w:t>
      </w:r>
      <w:r>
        <w:rPr>
          <w:rFonts w:ascii="Times New Roman" w:hAnsi="Times New Roman"/>
          <w:sz w:val="18"/>
          <w:szCs w:val="18"/>
          <w:lang w:eastAsia="zh-CN"/>
        </w:rPr>
        <w:t>、页面</w:t>
      </w:r>
      <w:r>
        <w:rPr>
          <w:rFonts w:ascii="Times New Roman" w:hAnsi="Times New Roman"/>
          <w:sz w:val="18"/>
          <w:szCs w:val="18"/>
          <w:lang w:eastAsia="zh-CN"/>
        </w:rPr>
        <w:t>cache</w:t>
      </w:r>
      <w:r>
        <w:rPr>
          <w:rFonts w:ascii="Times New Roman" w:hAnsi="Times New Roman"/>
          <w:sz w:val="18"/>
          <w:szCs w:val="18"/>
          <w:lang w:eastAsia="zh-CN"/>
        </w:rPr>
        <w:t>、交换</w:t>
      </w:r>
      <w:r>
        <w:rPr>
          <w:rFonts w:ascii="Times New Roman" w:hAnsi="Times New Roman"/>
          <w:sz w:val="18"/>
          <w:szCs w:val="18"/>
          <w:lang w:eastAsia="zh-CN"/>
        </w:rPr>
        <w:t>cache</w:t>
      </w:r>
      <w:r>
        <w:rPr>
          <w:rFonts w:ascii="Times New Roman" w:hAnsi="Times New Roman"/>
          <w:sz w:val="18"/>
          <w:szCs w:val="18"/>
          <w:lang w:eastAsia="zh-CN"/>
        </w:rPr>
        <w:t>和硬件</w:t>
      </w:r>
      <w:r>
        <w:rPr>
          <w:rFonts w:ascii="Times New Roman" w:hAnsi="Times New Roman"/>
          <w:sz w:val="18"/>
          <w:szCs w:val="18"/>
          <w:lang w:eastAsia="zh-CN"/>
        </w:rPr>
        <w:t>cache</w:t>
      </w:r>
      <w:r>
        <w:rPr>
          <w:rFonts w:ascii="Times New Roman" w:hAnsi="Times New Roman"/>
          <w:sz w:val="18"/>
          <w:szCs w:val="18"/>
          <w:lang w:eastAsia="zh-CN"/>
        </w:rPr>
        <w:t>的作用。</w:t>
      </w:r>
    </w:p>
    <w:p w14:paraId="127051E6"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47.  </w:t>
      </w:r>
      <w:r>
        <w:rPr>
          <w:rFonts w:ascii="Times New Roman" w:hAnsi="Times New Roman"/>
          <w:sz w:val="18"/>
          <w:szCs w:val="18"/>
          <w:lang w:eastAsia="zh-CN"/>
        </w:rPr>
        <w:t>假设一个物理存储器有</w:t>
      </w:r>
      <w:r>
        <w:rPr>
          <w:rFonts w:ascii="Times New Roman" w:hAnsi="Times New Roman"/>
          <w:sz w:val="18"/>
          <w:szCs w:val="18"/>
          <w:lang w:eastAsia="zh-CN"/>
        </w:rPr>
        <w:t>4</w:t>
      </w:r>
      <w:r>
        <w:rPr>
          <w:rFonts w:ascii="Times New Roman" w:hAnsi="Times New Roman"/>
          <w:sz w:val="18"/>
          <w:szCs w:val="18"/>
          <w:lang w:eastAsia="zh-CN"/>
        </w:rPr>
        <w:t>个页框，对于下面每种策略，给出引用串：</w:t>
      </w:r>
    </w:p>
    <w:p w14:paraId="7A029C73" w14:textId="77777777" w:rsidR="007319B1" w:rsidRDefault="007319B1">
      <w:pPr>
        <w:spacing w:before="2" w:after="0" w:line="360" w:lineRule="auto"/>
        <w:ind w:right="44"/>
        <w:jc w:val="center"/>
        <w:rPr>
          <w:rFonts w:ascii="Times New Roman" w:hAnsi="Times New Roman"/>
          <w:sz w:val="18"/>
          <w:szCs w:val="18"/>
          <w:lang w:eastAsia="zh-CN"/>
        </w:rPr>
      </w:pPr>
      <w:r>
        <w:rPr>
          <w:rFonts w:ascii="Times New Roman" w:hAnsi="Times New Roman"/>
          <w:sz w:val="18"/>
          <w:szCs w:val="18"/>
          <w:lang w:eastAsia="zh-CN"/>
        </w:rPr>
        <w:t>P1</w:t>
      </w:r>
      <w:r>
        <w:rPr>
          <w:rFonts w:ascii="Times New Roman" w:hAnsi="Times New Roman"/>
          <w:sz w:val="18"/>
          <w:szCs w:val="18"/>
          <w:lang w:eastAsia="zh-CN"/>
        </w:rPr>
        <w:t>，</w:t>
      </w:r>
      <w:r>
        <w:rPr>
          <w:rFonts w:ascii="Times New Roman" w:hAnsi="Times New Roman"/>
          <w:sz w:val="18"/>
          <w:szCs w:val="18"/>
          <w:lang w:eastAsia="zh-CN"/>
        </w:rPr>
        <w:t>P2</w:t>
      </w:r>
      <w:r>
        <w:rPr>
          <w:rFonts w:ascii="Times New Roman" w:hAnsi="Times New Roman"/>
          <w:sz w:val="18"/>
          <w:szCs w:val="18"/>
          <w:lang w:eastAsia="zh-CN"/>
        </w:rPr>
        <w:t>，</w:t>
      </w:r>
      <w:r>
        <w:rPr>
          <w:rFonts w:ascii="Times New Roman" w:hAnsi="Times New Roman"/>
          <w:sz w:val="18"/>
          <w:szCs w:val="18"/>
          <w:lang w:eastAsia="zh-CN"/>
        </w:rPr>
        <w:t>P3</w:t>
      </w:r>
      <w:r>
        <w:rPr>
          <w:rFonts w:ascii="Times New Roman" w:hAnsi="Times New Roman"/>
          <w:sz w:val="18"/>
          <w:szCs w:val="18"/>
          <w:lang w:eastAsia="zh-CN"/>
        </w:rPr>
        <w:t>，</w:t>
      </w:r>
      <w:r>
        <w:rPr>
          <w:rFonts w:ascii="Times New Roman" w:hAnsi="Times New Roman"/>
          <w:sz w:val="18"/>
          <w:szCs w:val="18"/>
          <w:lang w:eastAsia="zh-CN"/>
        </w:rPr>
        <w:t>P1</w:t>
      </w:r>
      <w:r>
        <w:rPr>
          <w:rFonts w:ascii="Times New Roman" w:hAnsi="Times New Roman"/>
          <w:sz w:val="18"/>
          <w:szCs w:val="18"/>
          <w:lang w:eastAsia="zh-CN"/>
        </w:rPr>
        <w:t>，</w:t>
      </w:r>
      <w:r>
        <w:rPr>
          <w:rFonts w:ascii="Times New Roman" w:hAnsi="Times New Roman"/>
          <w:sz w:val="18"/>
          <w:szCs w:val="18"/>
          <w:lang w:eastAsia="zh-CN"/>
        </w:rPr>
        <w:t>P4</w:t>
      </w:r>
      <w:r>
        <w:rPr>
          <w:rFonts w:ascii="Times New Roman" w:hAnsi="Times New Roman"/>
          <w:sz w:val="18"/>
          <w:szCs w:val="18"/>
          <w:lang w:eastAsia="zh-CN"/>
        </w:rPr>
        <w:t>，</w:t>
      </w:r>
      <w:r>
        <w:rPr>
          <w:rFonts w:ascii="Times New Roman" w:hAnsi="Times New Roman"/>
          <w:sz w:val="18"/>
          <w:szCs w:val="18"/>
          <w:lang w:eastAsia="zh-CN"/>
        </w:rPr>
        <w:t>P5</w:t>
      </w:r>
      <w:r>
        <w:rPr>
          <w:rFonts w:ascii="Times New Roman" w:hAnsi="Times New Roman"/>
          <w:sz w:val="18"/>
          <w:szCs w:val="18"/>
          <w:lang w:eastAsia="zh-CN"/>
        </w:rPr>
        <w:t>，</w:t>
      </w:r>
      <w:r>
        <w:rPr>
          <w:rFonts w:ascii="Times New Roman" w:hAnsi="Times New Roman"/>
          <w:sz w:val="18"/>
          <w:szCs w:val="18"/>
          <w:lang w:eastAsia="zh-CN"/>
        </w:rPr>
        <w:t>P1</w:t>
      </w:r>
      <w:r>
        <w:rPr>
          <w:rFonts w:ascii="Times New Roman" w:hAnsi="Times New Roman"/>
          <w:sz w:val="18"/>
          <w:szCs w:val="18"/>
          <w:lang w:eastAsia="zh-CN"/>
        </w:rPr>
        <w:t>，</w:t>
      </w:r>
      <w:r>
        <w:rPr>
          <w:rFonts w:ascii="Times New Roman" w:hAnsi="Times New Roman"/>
          <w:sz w:val="18"/>
          <w:szCs w:val="18"/>
          <w:lang w:eastAsia="zh-CN"/>
        </w:rPr>
        <w:t>P2</w:t>
      </w:r>
      <w:r>
        <w:rPr>
          <w:rFonts w:ascii="Times New Roman" w:hAnsi="Times New Roman"/>
          <w:sz w:val="18"/>
          <w:szCs w:val="18"/>
          <w:lang w:eastAsia="zh-CN"/>
        </w:rPr>
        <w:t>，</w:t>
      </w:r>
      <w:r>
        <w:rPr>
          <w:rFonts w:ascii="Times New Roman" w:hAnsi="Times New Roman"/>
          <w:sz w:val="18"/>
          <w:szCs w:val="18"/>
          <w:lang w:eastAsia="zh-CN"/>
        </w:rPr>
        <w:t>P1</w:t>
      </w:r>
      <w:r>
        <w:rPr>
          <w:rFonts w:ascii="Times New Roman" w:hAnsi="Times New Roman"/>
          <w:sz w:val="18"/>
          <w:szCs w:val="18"/>
          <w:lang w:eastAsia="zh-CN"/>
        </w:rPr>
        <w:t>，</w:t>
      </w:r>
      <w:r>
        <w:rPr>
          <w:rFonts w:ascii="Times New Roman" w:hAnsi="Times New Roman"/>
          <w:sz w:val="18"/>
          <w:szCs w:val="18"/>
          <w:lang w:eastAsia="zh-CN"/>
        </w:rPr>
        <w:t>P4</w:t>
      </w:r>
      <w:r>
        <w:rPr>
          <w:rFonts w:ascii="Times New Roman" w:hAnsi="Times New Roman"/>
          <w:sz w:val="18"/>
          <w:szCs w:val="18"/>
          <w:lang w:eastAsia="zh-CN"/>
        </w:rPr>
        <w:t>，</w:t>
      </w:r>
      <w:r>
        <w:rPr>
          <w:rFonts w:ascii="Times New Roman" w:hAnsi="Times New Roman"/>
          <w:sz w:val="18"/>
          <w:szCs w:val="18"/>
          <w:lang w:eastAsia="zh-CN"/>
        </w:rPr>
        <w:t>P5</w:t>
      </w:r>
      <w:r>
        <w:rPr>
          <w:rFonts w:ascii="Times New Roman" w:hAnsi="Times New Roman"/>
          <w:sz w:val="18"/>
          <w:szCs w:val="18"/>
          <w:lang w:eastAsia="zh-CN"/>
        </w:rPr>
        <w:t>，</w:t>
      </w:r>
      <w:r>
        <w:rPr>
          <w:rFonts w:ascii="Times New Roman" w:hAnsi="Times New Roman"/>
          <w:sz w:val="18"/>
          <w:szCs w:val="18"/>
          <w:lang w:eastAsia="zh-CN"/>
        </w:rPr>
        <w:t>P3</w:t>
      </w:r>
      <w:r>
        <w:rPr>
          <w:rFonts w:ascii="Times New Roman" w:hAnsi="Times New Roman"/>
          <w:sz w:val="18"/>
          <w:szCs w:val="18"/>
          <w:lang w:eastAsia="zh-CN"/>
        </w:rPr>
        <w:t>，</w:t>
      </w:r>
      <w:r>
        <w:rPr>
          <w:rFonts w:ascii="Times New Roman" w:hAnsi="Times New Roman"/>
          <w:sz w:val="18"/>
          <w:szCs w:val="18"/>
          <w:lang w:eastAsia="zh-CN"/>
        </w:rPr>
        <w:t>P4</w:t>
      </w:r>
      <w:r>
        <w:rPr>
          <w:rFonts w:ascii="Times New Roman" w:hAnsi="Times New Roman"/>
          <w:sz w:val="18"/>
          <w:szCs w:val="18"/>
          <w:lang w:eastAsia="zh-CN"/>
        </w:rPr>
        <w:t>，</w:t>
      </w:r>
      <w:r>
        <w:rPr>
          <w:rFonts w:ascii="Times New Roman" w:hAnsi="Times New Roman"/>
          <w:sz w:val="18"/>
          <w:szCs w:val="18"/>
          <w:lang w:eastAsia="zh-CN"/>
        </w:rPr>
        <w:t>P5</w:t>
      </w:r>
    </w:p>
    <w:p w14:paraId="5138D4F2"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的缺页数目（所有页框最初都是空的）。</w:t>
      </w:r>
      <w:r>
        <w:rPr>
          <w:rFonts w:ascii="Times New Roman" w:hAnsi="Times New Roman"/>
          <w:sz w:val="18"/>
          <w:szCs w:val="18"/>
          <w:lang w:eastAsia="zh-CN"/>
        </w:rPr>
        <w:t xml:space="preserve"> </w:t>
      </w:r>
      <w:r>
        <w:rPr>
          <w:rFonts w:ascii="Times New Roman" w:hAnsi="Times New Roman"/>
          <w:sz w:val="18"/>
          <w:szCs w:val="18"/>
          <w:lang w:eastAsia="zh-CN"/>
        </w:rPr>
        <w:t>试用下列算法求出缺页异常次数。（</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OPT</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FIFO</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SCR</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）改进的</w:t>
      </w:r>
      <w:r>
        <w:rPr>
          <w:rFonts w:ascii="Times New Roman" w:hAnsi="Times New Roman"/>
          <w:sz w:val="18"/>
          <w:szCs w:val="18"/>
          <w:lang w:eastAsia="zh-CN"/>
        </w:rPr>
        <w:t>CLOCK</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LRU</w:t>
      </w:r>
      <w:r>
        <w:rPr>
          <w:rFonts w:ascii="Times New Roman" w:hAnsi="Times New Roman"/>
          <w:sz w:val="18"/>
          <w:szCs w:val="18"/>
          <w:lang w:eastAsia="zh-CN"/>
        </w:rPr>
        <w:t>；（</w:t>
      </w:r>
      <w:r>
        <w:rPr>
          <w:rFonts w:ascii="Times New Roman" w:hAnsi="Times New Roman"/>
          <w:sz w:val="18"/>
          <w:szCs w:val="18"/>
          <w:lang w:eastAsia="zh-CN"/>
        </w:rPr>
        <w:t>6</w:t>
      </w:r>
      <w:r>
        <w:rPr>
          <w:rFonts w:ascii="Times New Roman" w:hAnsi="Times New Roman"/>
          <w:sz w:val="18"/>
          <w:szCs w:val="18"/>
          <w:lang w:eastAsia="zh-CN"/>
        </w:rPr>
        <w:t>）</w:t>
      </w:r>
      <w:r>
        <w:rPr>
          <w:rFonts w:ascii="Times New Roman" w:hAnsi="Times New Roman"/>
          <w:sz w:val="18"/>
          <w:szCs w:val="18"/>
          <w:lang w:eastAsia="zh-CN"/>
        </w:rPr>
        <w:t>MIN</w:t>
      </w:r>
      <w:r>
        <w:rPr>
          <w:rFonts w:ascii="Times New Roman" w:hAnsi="Times New Roman"/>
          <w:sz w:val="18"/>
          <w:szCs w:val="18"/>
          <w:lang w:eastAsia="zh-CN"/>
        </w:rPr>
        <w:t>（滑动窗口</w:t>
      </w:r>
      <w:r>
        <w:rPr>
          <w:rFonts w:ascii="Times New Roman" w:hAnsi="Times New Roman"/>
          <w:sz w:val="18"/>
          <w:szCs w:val="18"/>
          <w:lang w:eastAsia="zh-CN"/>
        </w:rPr>
        <w:t>τ</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7</w:t>
      </w:r>
      <w:r>
        <w:rPr>
          <w:rFonts w:ascii="Times New Roman" w:hAnsi="Times New Roman"/>
          <w:sz w:val="18"/>
          <w:szCs w:val="18"/>
          <w:lang w:eastAsia="zh-CN"/>
        </w:rPr>
        <w:t>）</w:t>
      </w:r>
      <w:r>
        <w:rPr>
          <w:rFonts w:ascii="Times New Roman" w:hAnsi="Times New Roman"/>
          <w:sz w:val="18"/>
          <w:szCs w:val="18"/>
          <w:lang w:eastAsia="zh-CN"/>
        </w:rPr>
        <w:t>WS</w:t>
      </w:r>
      <w:r>
        <w:rPr>
          <w:rFonts w:ascii="Times New Roman" w:hAnsi="Times New Roman"/>
          <w:sz w:val="18"/>
          <w:szCs w:val="18"/>
          <w:lang w:eastAsia="zh-CN"/>
        </w:rPr>
        <w:t>（工作集窗口尺寸</w:t>
      </w:r>
      <w:r>
        <w:rPr>
          <w:rFonts w:ascii="Times New Roman" w:hAnsi="Times New Roman"/>
          <w:sz w:val="18"/>
          <w:szCs w:val="18"/>
          <w:lang w:eastAsia="zh-CN"/>
        </w:rPr>
        <w:t>Δ</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p>
    <w:p w14:paraId="0C4E3AC8"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48.  </w:t>
      </w:r>
      <w:r>
        <w:rPr>
          <w:rFonts w:ascii="Times New Roman" w:hAnsi="Times New Roman"/>
          <w:sz w:val="18"/>
          <w:szCs w:val="18"/>
          <w:lang w:eastAsia="zh-CN"/>
        </w:rPr>
        <w:t>考虑下面的引用串：</w:t>
      </w:r>
    </w:p>
    <w:p w14:paraId="3031CF97"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P1</w:t>
      </w:r>
      <w:r>
        <w:rPr>
          <w:rFonts w:ascii="Times New Roman" w:hAnsi="Times New Roman"/>
          <w:sz w:val="18"/>
          <w:szCs w:val="18"/>
          <w:lang w:eastAsia="zh-CN"/>
        </w:rPr>
        <w:t>，</w:t>
      </w:r>
      <w:r>
        <w:rPr>
          <w:rFonts w:ascii="Times New Roman" w:hAnsi="Times New Roman"/>
          <w:sz w:val="18"/>
          <w:szCs w:val="18"/>
          <w:lang w:eastAsia="zh-CN"/>
        </w:rPr>
        <w:t>P2</w:t>
      </w:r>
      <w:r>
        <w:rPr>
          <w:rFonts w:ascii="Times New Roman" w:hAnsi="Times New Roman"/>
          <w:sz w:val="18"/>
          <w:szCs w:val="18"/>
          <w:lang w:eastAsia="zh-CN"/>
        </w:rPr>
        <w:t>，</w:t>
      </w:r>
      <w:r>
        <w:rPr>
          <w:rFonts w:ascii="Times New Roman" w:hAnsi="Times New Roman"/>
          <w:sz w:val="18"/>
          <w:szCs w:val="18"/>
          <w:lang w:eastAsia="zh-CN"/>
        </w:rPr>
        <w:t>P3</w:t>
      </w:r>
      <w:r>
        <w:rPr>
          <w:rFonts w:ascii="Times New Roman" w:hAnsi="Times New Roman"/>
          <w:sz w:val="18"/>
          <w:szCs w:val="18"/>
          <w:lang w:eastAsia="zh-CN"/>
        </w:rPr>
        <w:t>，</w:t>
      </w:r>
      <w:r>
        <w:rPr>
          <w:rFonts w:ascii="Times New Roman" w:hAnsi="Times New Roman"/>
          <w:sz w:val="18"/>
          <w:szCs w:val="18"/>
          <w:lang w:eastAsia="zh-CN"/>
        </w:rPr>
        <w:t>P4</w:t>
      </w:r>
      <w:r>
        <w:rPr>
          <w:rFonts w:ascii="Times New Roman" w:hAnsi="Times New Roman"/>
          <w:sz w:val="18"/>
          <w:szCs w:val="18"/>
          <w:lang w:eastAsia="zh-CN"/>
        </w:rPr>
        <w:t>，</w:t>
      </w:r>
      <w:r>
        <w:rPr>
          <w:rFonts w:ascii="Times New Roman" w:hAnsi="Times New Roman"/>
          <w:sz w:val="18"/>
          <w:szCs w:val="18"/>
          <w:lang w:eastAsia="zh-CN"/>
        </w:rPr>
        <w:t>P1</w:t>
      </w:r>
      <w:r>
        <w:rPr>
          <w:rFonts w:ascii="Times New Roman" w:hAnsi="Times New Roman"/>
          <w:sz w:val="18"/>
          <w:szCs w:val="18"/>
          <w:lang w:eastAsia="zh-CN"/>
        </w:rPr>
        <w:t>，</w:t>
      </w:r>
      <w:r>
        <w:rPr>
          <w:rFonts w:ascii="Times New Roman" w:hAnsi="Times New Roman"/>
          <w:sz w:val="18"/>
          <w:szCs w:val="18"/>
          <w:lang w:eastAsia="zh-CN"/>
        </w:rPr>
        <w:t>P2</w:t>
      </w:r>
      <w:r>
        <w:rPr>
          <w:rFonts w:ascii="Times New Roman" w:hAnsi="Times New Roman"/>
          <w:sz w:val="18"/>
          <w:szCs w:val="18"/>
          <w:lang w:eastAsia="zh-CN"/>
        </w:rPr>
        <w:t>，</w:t>
      </w:r>
      <w:r>
        <w:rPr>
          <w:rFonts w:ascii="Times New Roman" w:hAnsi="Times New Roman"/>
          <w:sz w:val="18"/>
          <w:szCs w:val="18"/>
          <w:lang w:eastAsia="zh-CN"/>
        </w:rPr>
        <w:t>P5</w:t>
      </w:r>
      <w:r>
        <w:rPr>
          <w:rFonts w:ascii="Times New Roman" w:hAnsi="Times New Roman"/>
          <w:sz w:val="18"/>
          <w:szCs w:val="18"/>
          <w:lang w:eastAsia="zh-CN"/>
        </w:rPr>
        <w:t>，</w:t>
      </w:r>
      <w:r>
        <w:rPr>
          <w:rFonts w:ascii="Times New Roman" w:hAnsi="Times New Roman"/>
          <w:sz w:val="18"/>
          <w:szCs w:val="18"/>
          <w:lang w:eastAsia="zh-CN"/>
        </w:rPr>
        <w:t>P1</w:t>
      </w:r>
      <w:r>
        <w:rPr>
          <w:rFonts w:ascii="Times New Roman" w:hAnsi="Times New Roman"/>
          <w:sz w:val="18"/>
          <w:szCs w:val="18"/>
          <w:lang w:eastAsia="zh-CN"/>
        </w:rPr>
        <w:t>，</w:t>
      </w:r>
      <w:r>
        <w:rPr>
          <w:rFonts w:ascii="Times New Roman" w:hAnsi="Times New Roman"/>
          <w:sz w:val="18"/>
          <w:szCs w:val="18"/>
          <w:lang w:eastAsia="zh-CN"/>
        </w:rPr>
        <w:t>P2</w:t>
      </w:r>
      <w:r>
        <w:rPr>
          <w:rFonts w:ascii="Times New Roman" w:hAnsi="Times New Roman"/>
          <w:sz w:val="18"/>
          <w:szCs w:val="18"/>
          <w:lang w:eastAsia="zh-CN"/>
        </w:rPr>
        <w:t>，</w:t>
      </w:r>
      <w:r>
        <w:rPr>
          <w:rFonts w:ascii="Times New Roman" w:hAnsi="Times New Roman"/>
          <w:sz w:val="18"/>
          <w:szCs w:val="18"/>
          <w:lang w:eastAsia="zh-CN"/>
        </w:rPr>
        <w:t>P3</w:t>
      </w:r>
      <w:r>
        <w:rPr>
          <w:rFonts w:ascii="Times New Roman" w:hAnsi="Times New Roman"/>
          <w:sz w:val="18"/>
          <w:szCs w:val="18"/>
          <w:lang w:eastAsia="zh-CN"/>
        </w:rPr>
        <w:t>，</w:t>
      </w:r>
      <w:r>
        <w:rPr>
          <w:rFonts w:ascii="Times New Roman" w:hAnsi="Times New Roman"/>
          <w:sz w:val="18"/>
          <w:szCs w:val="18"/>
          <w:lang w:eastAsia="zh-CN"/>
        </w:rPr>
        <w:t>P4</w:t>
      </w:r>
      <w:r>
        <w:rPr>
          <w:rFonts w:ascii="Times New Roman" w:hAnsi="Times New Roman"/>
          <w:sz w:val="18"/>
          <w:szCs w:val="18"/>
          <w:lang w:eastAsia="zh-CN"/>
        </w:rPr>
        <w:t>，</w:t>
      </w:r>
      <w:r>
        <w:rPr>
          <w:rFonts w:ascii="Times New Roman" w:hAnsi="Times New Roman"/>
          <w:sz w:val="18"/>
          <w:szCs w:val="18"/>
          <w:lang w:eastAsia="zh-CN"/>
        </w:rPr>
        <w:t>P5</w:t>
      </w:r>
    </w:p>
    <w:p w14:paraId="01F5B1E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对于范围</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6</w:t>
      </w:r>
      <w:r>
        <w:rPr>
          <w:rFonts w:ascii="Times New Roman" w:hAnsi="Times New Roman"/>
          <w:sz w:val="18"/>
          <w:szCs w:val="18"/>
          <w:lang w:eastAsia="zh-CN"/>
        </w:rPr>
        <w:t>的页框，使用</w:t>
      </w:r>
      <w:r>
        <w:rPr>
          <w:rFonts w:ascii="Times New Roman" w:hAnsi="Times New Roman"/>
          <w:sz w:val="18"/>
          <w:szCs w:val="18"/>
          <w:lang w:eastAsia="zh-CN"/>
        </w:rPr>
        <w:t>FIFO</w:t>
      </w:r>
      <w:r>
        <w:rPr>
          <w:rFonts w:ascii="Times New Roman" w:hAnsi="Times New Roman"/>
          <w:sz w:val="18"/>
          <w:szCs w:val="18"/>
          <w:lang w:eastAsia="zh-CN"/>
        </w:rPr>
        <w:t>页面置换方案</w:t>
      </w:r>
      <w:r>
        <w:rPr>
          <w:rFonts w:ascii="Times New Roman" w:hAnsi="Times New Roman"/>
          <w:sz w:val="18"/>
          <w:szCs w:val="18"/>
          <w:lang w:eastAsia="zh-CN"/>
        </w:rPr>
        <w:t xml:space="preserve"> </w:t>
      </w:r>
      <w:r>
        <w:rPr>
          <w:rFonts w:ascii="Times New Roman" w:hAnsi="Times New Roman"/>
          <w:sz w:val="18"/>
          <w:szCs w:val="18"/>
          <w:lang w:eastAsia="zh-CN"/>
        </w:rPr>
        <w:t>，确定其所产生的缺页数目。画图表示缺页次数和页框数之间的关系，以说明</w:t>
      </w:r>
      <w:r>
        <w:rPr>
          <w:rFonts w:ascii="Times New Roman" w:hAnsi="Times New Roman"/>
          <w:sz w:val="18"/>
          <w:szCs w:val="18"/>
          <w:lang w:eastAsia="zh-CN"/>
        </w:rPr>
        <w:t>Belady</w:t>
      </w:r>
      <w:r>
        <w:rPr>
          <w:rFonts w:ascii="Times New Roman" w:hAnsi="Times New Roman"/>
          <w:sz w:val="18"/>
          <w:szCs w:val="18"/>
          <w:lang w:eastAsia="zh-CN"/>
        </w:rPr>
        <w:t>异常。</w:t>
      </w:r>
    </w:p>
    <w:p w14:paraId="49B65018"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49.  </w:t>
      </w:r>
      <w:r>
        <w:rPr>
          <w:rFonts w:ascii="Times New Roman" w:hAnsi="Times New Roman"/>
          <w:sz w:val="18"/>
          <w:szCs w:val="18"/>
          <w:lang w:eastAsia="zh-CN"/>
        </w:rPr>
        <w:t>考虑</w:t>
      </w:r>
      <w:r>
        <w:rPr>
          <w:rFonts w:ascii="Times New Roman" w:hAnsi="Times New Roman"/>
          <w:sz w:val="18"/>
          <w:szCs w:val="18"/>
          <w:lang w:eastAsia="zh-CN"/>
        </w:rPr>
        <w:t>Δ</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的工作集模型，给出进程</w:t>
      </w:r>
      <w:r>
        <w:rPr>
          <w:rFonts w:ascii="Times New Roman" w:hAnsi="Times New Roman"/>
          <w:sz w:val="18"/>
          <w:szCs w:val="18"/>
          <w:lang w:eastAsia="zh-CN"/>
        </w:rPr>
        <w:t>P</w:t>
      </w:r>
      <w:r>
        <w:rPr>
          <w:rFonts w:ascii="Times New Roman" w:hAnsi="Times New Roman"/>
          <w:sz w:val="18"/>
          <w:szCs w:val="18"/>
          <w:lang w:eastAsia="zh-CN"/>
        </w:rPr>
        <w:t>的引用串如下</w:t>
      </w:r>
      <w:r>
        <w:rPr>
          <w:rFonts w:ascii="Times New Roman" w:hAnsi="Times New Roman"/>
          <w:sz w:val="18"/>
          <w:szCs w:val="18"/>
          <w:lang w:eastAsia="zh-CN"/>
        </w:rPr>
        <w:t xml:space="preserve"> </w:t>
      </w:r>
      <w:r>
        <w:rPr>
          <w:rFonts w:ascii="Times New Roman" w:hAnsi="Times New Roman"/>
          <w:sz w:val="18"/>
          <w:szCs w:val="18"/>
          <w:lang w:eastAsia="zh-CN"/>
        </w:rPr>
        <w:t>：</w:t>
      </w:r>
    </w:p>
    <w:p w14:paraId="722B8182" w14:textId="77777777" w:rsidR="007319B1" w:rsidRDefault="007319B1">
      <w:pPr>
        <w:spacing w:before="67" w:after="0" w:line="360" w:lineRule="auto"/>
        <w:ind w:right="91"/>
        <w:jc w:val="center"/>
        <w:rPr>
          <w:rFonts w:ascii="Times New Roman" w:hAnsi="Times New Roman"/>
          <w:spacing w:val="1"/>
          <w:position w:val="-1"/>
          <w:sz w:val="18"/>
          <w:szCs w:val="18"/>
          <w:lang w:eastAsia="zh-CN"/>
        </w:rPr>
      </w:pPr>
      <w:r>
        <w:rPr>
          <w:rFonts w:ascii="Times New Roman" w:hAnsi="Times New Roman"/>
          <w:spacing w:val="1"/>
          <w:position w:val="-1"/>
          <w:sz w:val="18"/>
          <w:szCs w:val="18"/>
          <w:lang w:eastAsia="zh-CN"/>
        </w:rPr>
        <w:t>y x x x x x x y y u x x x y z y z w  w z x x w  w</w:t>
      </w:r>
    </w:p>
    <w:p w14:paraId="0A145270"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）进程</w:t>
      </w:r>
      <w:r>
        <w:rPr>
          <w:rFonts w:ascii="Times New Roman" w:hAnsi="Times New Roman"/>
          <w:sz w:val="18"/>
          <w:szCs w:val="18"/>
          <w:lang w:eastAsia="zh-CN"/>
        </w:rPr>
        <w:t>P</w:t>
      </w:r>
      <w:r>
        <w:rPr>
          <w:rFonts w:ascii="Times New Roman" w:hAnsi="Times New Roman"/>
          <w:sz w:val="18"/>
          <w:szCs w:val="18"/>
          <w:lang w:eastAsia="zh-CN"/>
        </w:rPr>
        <w:t>能够拥有的最大工作集是什么？（</w:t>
      </w:r>
      <w:r>
        <w:rPr>
          <w:rFonts w:ascii="Times New Roman" w:hAnsi="Times New Roman"/>
          <w:sz w:val="18"/>
          <w:szCs w:val="18"/>
          <w:lang w:eastAsia="zh-CN"/>
        </w:rPr>
        <w:t>2</w:t>
      </w:r>
      <w:r>
        <w:rPr>
          <w:rFonts w:ascii="Times New Roman" w:hAnsi="Times New Roman"/>
          <w:sz w:val="18"/>
          <w:szCs w:val="18"/>
          <w:lang w:eastAsia="zh-CN"/>
        </w:rPr>
        <w:t>）进程</w:t>
      </w:r>
      <w:r>
        <w:rPr>
          <w:rFonts w:ascii="Times New Roman" w:hAnsi="Times New Roman"/>
          <w:sz w:val="18"/>
          <w:szCs w:val="18"/>
          <w:lang w:eastAsia="zh-CN"/>
        </w:rPr>
        <w:t>P</w:t>
      </w:r>
      <w:r>
        <w:rPr>
          <w:rFonts w:ascii="Times New Roman" w:hAnsi="Times New Roman"/>
          <w:sz w:val="18"/>
          <w:szCs w:val="18"/>
          <w:lang w:eastAsia="zh-CN"/>
        </w:rPr>
        <w:t>能够拥有的最小工作集是什么？</w:t>
      </w:r>
    </w:p>
    <w:p w14:paraId="48AB500E"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50. </w:t>
      </w:r>
      <w:r>
        <w:rPr>
          <w:rFonts w:ascii="Times New Roman" w:hAnsi="Times New Roman"/>
          <w:sz w:val="18"/>
          <w:szCs w:val="18"/>
          <w:lang w:eastAsia="zh-CN"/>
        </w:rPr>
        <w:t>考虑引用串</w:t>
      </w:r>
      <w:r>
        <w:rPr>
          <w:rFonts w:ascii="Times New Roman" w:hAnsi="Times New Roman"/>
          <w:sz w:val="18"/>
          <w:szCs w:val="18"/>
          <w:lang w:eastAsia="zh-CN"/>
        </w:rPr>
        <w:t xml:space="preserve">abcdebcdcbddbddd </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假设使用工作集置换策略，确定最小的窗口大小，以保证其上的引用串至多产生</w:t>
      </w:r>
      <w:r>
        <w:rPr>
          <w:rFonts w:ascii="Times New Roman" w:hAnsi="Times New Roman"/>
          <w:sz w:val="18"/>
          <w:szCs w:val="18"/>
          <w:lang w:eastAsia="zh-CN"/>
        </w:rPr>
        <w:t>5</w:t>
      </w:r>
      <w:r>
        <w:rPr>
          <w:rFonts w:ascii="Times New Roman" w:hAnsi="Times New Roman"/>
          <w:sz w:val="18"/>
          <w:szCs w:val="18"/>
          <w:lang w:eastAsia="zh-CN"/>
        </w:rPr>
        <w:t>次缺页。说明每次引用时哪些页面驻留在内存中。用一个星号标记缺页。</w:t>
      </w:r>
    </w:p>
    <w:p w14:paraId="6F2AF9D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51.  </w:t>
      </w:r>
      <w:r>
        <w:rPr>
          <w:rFonts w:ascii="Times New Roman" w:hAnsi="Times New Roman"/>
          <w:sz w:val="18"/>
          <w:szCs w:val="18"/>
          <w:lang w:eastAsia="zh-CN"/>
        </w:rPr>
        <w:t>设进程分得</w:t>
      </w:r>
      <w:r>
        <w:rPr>
          <w:rFonts w:ascii="Times New Roman" w:hAnsi="Times New Roman"/>
          <w:sz w:val="18"/>
          <w:szCs w:val="18"/>
          <w:lang w:eastAsia="zh-CN"/>
        </w:rPr>
        <w:t>3</w:t>
      </w:r>
      <w:r>
        <w:rPr>
          <w:rFonts w:ascii="Times New Roman" w:hAnsi="Times New Roman"/>
          <w:sz w:val="18"/>
          <w:szCs w:val="18"/>
          <w:lang w:eastAsia="zh-CN"/>
        </w:rPr>
        <w:t>个页框，其执行访问序列为：</w:t>
      </w:r>
    </w:p>
    <w:p w14:paraId="5EC03F6B" w14:textId="77777777" w:rsidR="007319B1" w:rsidRDefault="007319B1">
      <w:pPr>
        <w:spacing w:before="2" w:after="0" w:line="360" w:lineRule="auto"/>
        <w:ind w:right="44"/>
        <w:jc w:val="center"/>
        <w:rPr>
          <w:rFonts w:ascii="Times New Roman" w:hAnsi="Times New Roman"/>
          <w:sz w:val="18"/>
          <w:szCs w:val="18"/>
          <w:lang w:eastAsia="zh-CN"/>
        </w:rPr>
      </w:pP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6</w:t>
      </w:r>
      <w:r>
        <w:rPr>
          <w:rFonts w:ascii="Times New Roman" w:hAnsi="Times New Roman"/>
          <w:sz w:val="18"/>
          <w:szCs w:val="18"/>
          <w:lang w:eastAsia="zh-CN"/>
        </w:rPr>
        <w:t>，</w:t>
      </w:r>
      <w:r>
        <w:rPr>
          <w:rFonts w:ascii="Times New Roman" w:hAnsi="Times New Roman"/>
          <w:sz w:val="18"/>
          <w:szCs w:val="18"/>
          <w:lang w:eastAsia="zh-CN"/>
        </w:rPr>
        <w:t>7</w:t>
      </w:r>
    </w:p>
    <w:p w14:paraId="104DC544"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试采用：（</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Belady</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LRU</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LFU</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FIFO</w:t>
      </w:r>
      <w:r>
        <w:rPr>
          <w:rFonts w:ascii="Times New Roman" w:hAnsi="Times New Roman"/>
          <w:sz w:val="18"/>
          <w:szCs w:val="18"/>
          <w:lang w:eastAsia="zh-CN"/>
        </w:rPr>
        <w:t>算法；来分别计算缺页异常次数，并给出缺页时加进内存的页号。</w:t>
      </w:r>
    </w:p>
    <w:sectPr w:rsidR="007319B1">
      <w:headerReference w:type="even" r:id="rId69"/>
      <w:headerReference w:type="default" r:id="rId70"/>
      <w:pgSz w:w="11907" w:h="16840"/>
      <w:pgMar w:top="1134" w:right="1134" w:bottom="1134" w:left="1134" w:header="816" w:footer="0" w:gutter="0"/>
      <w:pgNumType w:fmt="numberInDash" w:start="209"/>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0" w:author="simeng zhao" w:date="2018-01-18T15:29:00Z" w:initials="sz">
    <w:p w14:paraId="6D5FC98C" w14:textId="77777777" w:rsidR="006B51B8" w:rsidRDefault="006B51B8" w:rsidP="00781A9F">
      <w:pPr>
        <w:pStyle w:val="a6"/>
        <w:rPr>
          <w:lang w:eastAsia="zh-CN"/>
        </w:rPr>
      </w:pPr>
      <w:r>
        <w:rPr>
          <w:rStyle w:val="af6"/>
        </w:rPr>
        <w:annotationRef/>
      </w:r>
      <w:r>
        <w:rPr>
          <w:rFonts w:hint="eastAsia"/>
          <w:lang w:eastAsia="zh-CN"/>
        </w:rPr>
        <w:t>原有的解释是在无流水线环境下的，参考书中引入了流水线的概念，对于快表的访问时间是忽略的，此处如何选择</w:t>
      </w:r>
    </w:p>
  </w:comment>
  <w:comment w:id="437" w:author="simeng zhao" w:date="2018-01-21T12:43:00Z" w:initials="sz">
    <w:p w14:paraId="672EB1D9" w14:textId="77777777" w:rsidR="006B51B8" w:rsidRDefault="006B51B8" w:rsidP="002C47EC">
      <w:pPr>
        <w:pStyle w:val="a6"/>
        <w:rPr>
          <w:lang w:eastAsia="zh-CN"/>
        </w:rPr>
      </w:pPr>
      <w:r>
        <w:rPr>
          <w:rFonts w:hint="eastAsia"/>
          <w:lang w:eastAsia="zh-CN"/>
        </w:rPr>
        <w:t>结合原来的图做一些修改</w:t>
      </w:r>
    </w:p>
  </w:comment>
  <w:comment w:id="484" w:author="simeng zhao" w:date="2018-01-30T14:53:00Z" w:initials="sz">
    <w:p w14:paraId="6AAE1234" w14:textId="1A9635DC" w:rsidR="006B51B8" w:rsidRDefault="006B51B8">
      <w:pPr>
        <w:pStyle w:val="a6"/>
        <w:rPr>
          <w:lang w:eastAsia="zh-CN"/>
        </w:rPr>
      </w:pPr>
      <w:r>
        <w:rPr>
          <w:rStyle w:val="af6"/>
        </w:rPr>
        <w:annotationRef/>
      </w:r>
      <w:r>
        <w:rPr>
          <w:rFonts w:hint="eastAsia"/>
          <w:lang w:eastAsia="zh-CN"/>
        </w:rPr>
        <w:t>原来的版本中对于这一概念的定义不统一</w:t>
      </w:r>
    </w:p>
  </w:comment>
  <w:comment w:id="590" w:author="simeng zhao" w:date="2018-01-21T22:18:00Z" w:initials="sz">
    <w:p w14:paraId="12E8D33E" w14:textId="77777777" w:rsidR="006B51B8" w:rsidRDefault="006B51B8" w:rsidP="007319B1">
      <w:pPr>
        <w:pStyle w:val="a6"/>
        <w:rPr>
          <w:lang w:eastAsia="zh-CN"/>
        </w:rPr>
      </w:pPr>
      <w:r>
        <w:rPr>
          <w:rStyle w:val="af6"/>
        </w:rPr>
        <w:annotationRef/>
      </w:r>
      <w:r>
        <w:rPr>
          <w:rFonts w:hint="eastAsia"/>
          <w:lang w:eastAsia="zh-CN"/>
        </w:rPr>
        <w:t>增加介绍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5FC98C" w15:done="0"/>
  <w15:commentEx w15:paraId="672EB1D9" w15:done="0"/>
  <w15:commentEx w15:paraId="6AAE1234" w15:done="0"/>
  <w15:commentEx w15:paraId="12E8D3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5FC98C" w16cid:durableId="1E0B3BDF"/>
  <w16cid:commentId w16cid:paraId="672EB1D9" w16cid:durableId="1E1AE81A"/>
  <w16cid:commentId w16cid:paraId="6AAE1234" w16cid:durableId="1E1B056A"/>
  <w16cid:commentId w16cid:paraId="12E8D33E" w16cid:durableId="1E0F90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186816" w14:textId="77777777" w:rsidR="00416FA0" w:rsidRDefault="00416FA0">
      <w:pPr>
        <w:spacing w:after="0" w:line="240" w:lineRule="auto"/>
      </w:pPr>
      <w:r>
        <w:separator/>
      </w:r>
    </w:p>
  </w:endnote>
  <w:endnote w:type="continuationSeparator" w:id="0">
    <w:p w14:paraId="57C6F007" w14:textId="77777777" w:rsidR="00416FA0" w:rsidRDefault="00416F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等线">
    <w:altName w:val="DengXian"/>
    <w:panose1 w:val="02010600030101010101"/>
    <w:charset w:val="86"/>
    <w:family w:val="auto"/>
    <w:pitch w:val="variable"/>
    <w:sig w:usb0="A00002BF" w:usb1="38CF7CFA" w:usb2="00000016" w:usb3="00000000" w:csb0="0004000F" w:csb1="00000000"/>
  </w:font>
  <w:font w:name="ConstantWillison">
    <w:altName w:val="微软雅黑"/>
    <w:panose1 w:val="00000000000000000000"/>
    <w:charset w:val="86"/>
    <w:family w:val="auto"/>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65AE7D" w14:textId="77777777" w:rsidR="00416FA0" w:rsidRDefault="00416FA0">
      <w:pPr>
        <w:spacing w:after="0" w:line="240" w:lineRule="auto"/>
      </w:pPr>
      <w:r>
        <w:separator/>
      </w:r>
    </w:p>
  </w:footnote>
  <w:footnote w:type="continuationSeparator" w:id="0">
    <w:p w14:paraId="2B3F80E6" w14:textId="77777777" w:rsidR="00416FA0" w:rsidRDefault="00416F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7F431" w14:textId="77777777" w:rsidR="006B51B8" w:rsidRDefault="006B51B8">
    <w:pPr>
      <w:spacing w:after="0" w:line="200" w:lineRule="exact"/>
      <w:rPr>
        <w:sz w:val="20"/>
        <w:szCs w:val="20"/>
      </w:rPr>
    </w:pPr>
    <w:r>
      <w:rPr>
        <w:noProof/>
      </w:rPr>
      <mc:AlternateContent>
        <mc:Choice Requires="wps">
          <w:drawing>
            <wp:anchor distT="0" distB="0" distL="114300" distR="114300" simplePos="0" relativeHeight="251657728" behindDoc="1" locked="0" layoutInCell="1" allowOverlap="1" wp14:anchorId="11356A95" wp14:editId="49468376">
              <wp:simplePos x="0" y="0"/>
              <wp:positionH relativeFrom="page">
                <wp:posOffset>1137285</wp:posOffset>
              </wp:positionH>
              <wp:positionV relativeFrom="page">
                <wp:posOffset>502920</wp:posOffset>
              </wp:positionV>
              <wp:extent cx="525145" cy="196850"/>
              <wp:effectExtent l="3810" t="0" r="4445" b="0"/>
              <wp:wrapNone/>
              <wp:docPr id="4"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4E3BD963" w14:textId="2C774D5A" w:rsidR="006B51B8" w:rsidRDefault="006B51B8">
                          <w:pPr>
                            <w:spacing w:after="0" w:line="225" w:lineRule="exact"/>
                            <w:ind w:left="40" w:right="-20"/>
                            <w:rPr>
                              <w:rFonts w:ascii="Times New Roman" w:eastAsia="Times New Roman" w:hAnsi="Times New Roman"/>
                              <w:sz w:val="20"/>
                              <w:szCs w:val="20"/>
                            </w:rPr>
                          </w:pPr>
                          <w:r>
                            <w:fldChar w:fldCharType="begin"/>
                          </w:r>
                          <w:r>
                            <w:rPr>
                              <w:rFonts w:ascii="Times New Roman" w:eastAsia="Times New Roman" w:hAnsi="Times New Roman"/>
                              <w:sz w:val="20"/>
                              <w:szCs w:val="20"/>
                            </w:rPr>
                            <w:instrText xml:space="preserve"> PAGE </w:instrText>
                          </w:r>
                          <w:r>
                            <w:fldChar w:fldCharType="separate"/>
                          </w:r>
                          <w:r w:rsidR="001E1CE5">
                            <w:rPr>
                              <w:rFonts w:ascii="Times New Roman" w:eastAsia="Times New Roman" w:hAnsi="Times New Roman"/>
                              <w:noProof/>
                              <w:sz w:val="20"/>
                              <w:szCs w:val="20"/>
                            </w:rPr>
                            <w:t>- 268 -</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356A95" id="_x0000_t202" coordsize="21600,21600" o:spt="202" path="m,l,21600r21600,l21600,xe">
              <v:stroke joinstyle="miter"/>
              <v:path gradientshapeok="t" o:connecttype="rect"/>
            </v:shapetype>
            <v:shape id="文本框 5" o:spid="_x0000_s1512" type="#_x0000_t202" style="position:absolute;margin-left:89.55pt;margin-top:39.6pt;width:41.35pt;height:1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" filled="f" stroked="f">
              <v:textbox inset="0,0,0,0">
                <w:txbxContent>
                  <w:p w14:paraId="4E3BD963" w14:textId="2C774D5A" w:rsidR="006B51B8" w:rsidRDefault="006B51B8">
                    <w:pPr>
                      <w:spacing w:after="0" w:line="225" w:lineRule="exact"/>
                      <w:ind w:left="40" w:right="-20"/>
                      <w:rPr>
                        <w:rFonts w:ascii="Times New Roman" w:eastAsia="Times New Roman" w:hAnsi="Times New Roman"/>
                        <w:sz w:val="20"/>
                        <w:szCs w:val="20"/>
                      </w:rPr>
                    </w:pPr>
                    <w:r>
                      <w:fldChar w:fldCharType="begin"/>
                    </w:r>
                    <w:r>
                      <w:rPr>
                        <w:rFonts w:ascii="Times New Roman" w:eastAsia="Times New Roman" w:hAnsi="Times New Roman"/>
                        <w:sz w:val="20"/>
                        <w:szCs w:val="20"/>
                      </w:rPr>
                      <w:instrText xml:space="preserve"> PAGE </w:instrText>
                    </w:r>
                    <w:r>
                      <w:fldChar w:fldCharType="separate"/>
                    </w:r>
                    <w:r w:rsidR="001E1CE5">
                      <w:rPr>
                        <w:rFonts w:ascii="Times New Roman" w:eastAsia="Times New Roman" w:hAnsi="Times New Roman"/>
                        <w:noProof/>
                        <w:sz w:val="20"/>
                        <w:szCs w:val="20"/>
                      </w:rPr>
                      <w:t>- 268 -</w:t>
                    </w:r>
                    <w:r>
                      <w:fldChar w:fldCharType="end"/>
                    </w:r>
                  </w:p>
                </w:txbxContent>
              </v:textbox>
              <w10:wrap anchorx="page" anchory="page"/>
            </v:shape>
          </w:pict>
        </mc:Fallback>
      </mc:AlternateContent>
    </w:r>
    <w:r>
      <w:rPr>
        <w:noProof/>
      </w:rPr>
      <mc:AlternateContent>
        <mc:Choice Requires="wpg">
          <w:drawing>
            <wp:anchor distT="0" distB="0" distL="114300" distR="114300" simplePos="0" relativeHeight="251656704" behindDoc="1" locked="0" layoutInCell="1" allowOverlap="1" wp14:anchorId="312E1B96" wp14:editId="50E51B8A">
              <wp:simplePos x="0" y="0"/>
              <wp:positionH relativeFrom="page">
                <wp:posOffset>1089660</wp:posOffset>
              </wp:positionH>
              <wp:positionV relativeFrom="page">
                <wp:posOffset>699770</wp:posOffset>
              </wp:positionV>
              <wp:extent cx="5411470" cy="1270"/>
              <wp:effectExtent l="13335" t="13970" r="13970" b="3810"/>
              <wp:wrapNone/>
              <wp:docPr id="2"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1470" cy="1270"/>
                        <a:chOff x="576" y="1104"/>
                        <a:chExt cx="8522" cy="2"/>
                      </a:xfrm>
                    </wpg:grpSpPr>
                    <wps:wsp>
                      <wps:cNvPr id="3" name="任意多边形 7"/>
                      <wps:cNvSpPr>
                        <a:spLocks/>
                      </wps:cNvSpPr>
                      <wps:spPr bwMode="auto">
                        <a:xfrm>
                          <a:off x="576" y="1104"/>
                          <a:ext cx="8522" cy="2"/>
                        </a:xfrm>
                        <a:custGeom>
                          <a:avLst/>
                          <a:gdLst>
                            <a:gd name="T0" fmla="+- 0 576 576"/>
                            <a:gd name="T1" fmla="*/ T0 w 8522"/>
                            <a:gd name="T2" fmla="+- 0 9098 576"/>
                            <a:gd name="T3" fmla="*/ T2 w 8522"/>
                          </a:gdLst>
                          <a:ahLst/>
                          <a:cxnLst>
                            <a:cxn ang="0">
                              <a:pos x="T1" y="0"/>
                            </a:cxn>
                            <a:cxn ang="0">
                              <a:pos x="T3" y="0"/>
                            </a:cxn>
                          </a:cxnLst>
                          <a:rect l="0" t="0" r="r" b="b"/>
                          <a:pathLst>
                            <a:path w="8522">
                              <a:moveTo>
                                <a:pt x="0" y="0"/>
                              </a:moveTo>
                              <a:lnTo>
                                <a:pt x="8522" y="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C7D01E" id="组合 6" o:spid="_x0000_s1026" style="position:absolute;left:0;text-align:left;margin-left:85.8pt;margin-top:55.1pt;width:426.1pt;height:.1pt;z-index:-251659776;mso-position-horizontal-relative:page;mso-position-vertical-relative:page" coordorigin="576,1104" coordsize="85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">
              <v:shape id="任意多边形 7" o:spid="_x0000_s1027" style="position:absolute;left:576;top:1104;width:8522;height:2;visibility:visible;mso-wrap-style:square;v-text-anchor:top" coordsize="85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" path="m,l8522,e" filled="f" strokeweight=".12pt">
                <v:path arrowok="t" o:connecttype="custom" o:connectlocs="0,0;8522,0" o:connectangles="0,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8A3F0" w14:textId="77777777" w:rsidR="006B51B8" w:rsidRDefault="006B51B8">
    <w:pPr>
      <w:pStyle w:val="a4"/>
      <w:rPr>
        <w:szCs w:val="20"/>
      </w:rPr>
    </w:pPr>
    <w:r>
      <w:rPr>
        <w:noProof/>
        <w:szCs w:val="20"/>
        <w:lang w:eastAsia="zh-CN"/>
      </w:rPr>
      <mc:AlternateContent>
        <mc:Choice Requires="wps">
          <w:drawing>
            <wp:anchor distT="0" distB="0" distL="114300" distR="114300" simplePos="0" relativeHeight="251658752" behindDoc="1" locked="0" layoutInCell="1" allowOverlap="1" wp14:anchorId="005E5301" wp14:editId="3DA306FC">
              <wp:simplePos x="0" y="0"/>
              <wp:positionH relativeFrom="page">
                <wp:posOffset>6033135</wp:posOffset>
              </wp:positionH>
              <wp:positionV relativeFrom="page">
                <wp:posOffset>466725</wp:posOffset>
              </wp:positionV>
              <wp:extent cx="525145" cy="196850"/>
              <wp:effectExtent l="3810" t="0" r="4445" b="3175"/>
              <wp:wrapNone/>
              <wp:docPr id="1" name="文本框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133E6652" w14:textId="4D48A8F3" w:rsidR="006B51B8" w:rsidRDefault="006B51B8">
                          <w:pPr>
                            <w:spacing w:after="0" w:line="225" w:lineRule="exact"/>
                            <w:ind w:left="40" w:right="-20"/>
                            <w:rPr>
                              <w:rFonts w:ascii="Times New Roman" w:eastAsia="Times New Roman" w:hAnsi="Times New Roman"/>
                              <w:sz w:val="20"/>
                              <w:szCs w:val="20"/>
                            </w:rPr>
                          </w:pPr>
                          <w:r>
                            <w:fldChar w:fldCharType="begin"/>
                          </w:r>
                          <w:r>
                            <w:rPr>
                              <w:rFonts w:ascii="Times New Roman" w:eastAsia="Times New Roman" w:hAnsi="Times New Roman"/>
                              <w:sz w:val="20"/>
                              <w:szCs w:val="20"/>
                            </w:rPr>
                            <w:instrText xml:space="preserve"> PAGE </w:instrText>
                          </w:r>
                          <w:r>
                            <w:fldChar w:fldCharType="separate"/>
                          </w:r>
                          <w:r w:rsidR="001E1CE5">
                            <w:rPr>
                              <w:rFonts w:ascii="Times New Roman" w:eastAsia="Times New Roman" w:hAnsi="Times New Roman"/>
                              <w:noProof/>
                              <w:sz w:val="20"/>
                              <w:szCs w:val="20"/>
                            </w:rPr>
                            <w:t>- 269 -</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5E5301" id="_x0000_t202" coordsize="21600,21600" o:spt="202" path="m,l,21600r21600,l21600,xe">
              <v:stroke joinstyle="miter"/>
              <v:path gradientshapeok="t" o:connecttype="rect"/>
            </v:shapetype>
            <v:shape id="文本框 121" o:spid="_x0000_s1513" type="#_x0000_t202" style="position:absolute;left:0;text-align:left;margin-left:475.05pt;margin-top:36.75pt;width:41.35pt;height:1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" filled="f" stroked="f">
              <v:textbox inset="0,0,0,0">
                <w:txbxContent>
                  <w:p w14:paraId="133E6652" w14:textId="4D48A8F3" w:rsidR="006B51B8" w:rsidRDefault="006B51B8">
                    <w:pPr>
                      <w:spacing w:after="0" w:line="225" w:lineRule="exact"/>
                      <w:ind w:left="40" w:right="-20"/>
                      <w:rPr>
                        <w:rFonts w:ascii="Times New Roman" w:eastAsia="Times New Roman" w:hAnsi="Times New Roman"/>
                        <w:sz w:val="20"/>
                        <w:szCs w:val="20"/>
                      </w:rPr>
                    </w:pPr>
                    <w:r>
                      <w:fldChar w:fldCharType="begin"/>
                    </w:r>
                    <w:r>
                      <w:rPr>
                        <w:rFonts w:ascii="Times New Roman" w:eastAsia="Times New Roman" w:hAnsi="Times New Roman"/>
                        <w:sz w:val="20"/>
                        <w:szCs w:val="20"/>
                      </w:rPr>
                      <w:instrText xml:space="preserve"> PAGE </w:instrText>
                    </w:r>
                    <w:r>
                      <w:fldChar w:fldCharType="separate"/>
                    </w:r>
                    <w:r w:rsidR="001E1CE5">
                      <w:rPr>
                        <w:rFonts w:ascii="Times New Roman" w:eastAsia="Times New Roman" w:hAnsi="Times New Roman"/>
                        <w:noProof/>
                        <w:sz w:val="20"/>
                        <w:szCs w:val="20"/>
                      </w:rPr>
                      <w:t>- 269 -</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F1C56"/>
    <w:multiLevelType w:val="multilevel"/>
    <w:tmpl w:val="0AAF1C56"/>
    <w:lvl w:ilvl="0">
      <w:start w:val="1"/>
      <w:numFmt w:val="decimal"/>
      <w:lvlText w:val="%1."/>
      <w:lvlJc w:val="left"/>
      <w:pPr>
        <w:ind w:left="775" w:hanging="360"/>
      </w:pPr>
      <w:rPr>
        <w:rFonts w:hint="default"/>
      </w:rPr>
    </w:lvl>
    <w:lvl w:ilvl="1">
      <w:start w:val="1"/>
      <w:numFmt w:val="lowerLetter"/>
      <w:lvlText w:val="%2)"/>
      <w:lvlJc w:val="left"/>
      <w:pPr>
        <w:ind w:left="1255" w:hanging="420"/>
      </w:pPr>
    </w:lvl>
    <w:lvl w:ilvl="2">
      <w:start w:val="1"/>
      <w:numFmt w:val="lowerRoman"/>
      <w:lvlText w:val="%3."/>
      <w:lvlJc w:val="right"/>
      <w:pPr>
        <w:ind w:left="1675" w:hanging="420"/>
      </w:pPr>
    </w:lvl>
    <w:lvl w:ilvl="3">
      <w:start w:val="1"/>
      <w:numFmt w:val="decimal"/>
      <w:lvlText w:val="%4."/>
      <w:lvlJc w:val="left"/>
      <w:pPr>
        <w:ind w:left="2095" w:hanging="420"/>
      </w:pPr>
    </w:lvl>
    <w:lvl w:ilvl="4">
      <w:start w:val="1"/>
      <w:numFmt w:val="lowerLetter"/>
      <w:lvlText w:val="%5)"/>
      <w:lvlJc w:val="left"/>
      <w:pPr>
        <w:ind w:left="2515" w:hanging="420"/>
      </w:pPr>
    </w:lvl>
    <w:lvl w:ilvl="5">
      <w:start w:val="1"/>
      <w:numFmt w:val="lowerRoman"/>
      <w:lvlText w:val="%6."/>
      <w:lvlJc w:val="right"/>
      <w:pPr>
        <w:ind w:left="2935" w:hanging="420"/>
      </w:pPr>
    </w:lvl>
    <w:lvl w:ilvl="6">
      <w:start w:val="1"/>
      <w:numFmt w:val="decimal"/>
      <w:lvlText w:val="%7."/>
      <w:lvlJc w:val="left"/>
      <w:pPr>
        <w:ind w:left="3355" w:hanging="420"/>
      </w:pPr>
    </w:lvl>
    <w:lvl w:ilvl="7">
      <w:start w:val="1"/>
      <w:numFmt w:val="lowerLetter"/>
      <w:lvlText w:val="%8)"/>
      <w:lvlJc w:val="left"/>
      <w:pPr>
        <w:ind w:left="3775" w:hanging="420"/>
      </w:pPr>
    </w:lvl>
    <w:lvl w:ilvl="8">
      <w:start w:val="1"/>
      <w:numFmt w:val="lowerRoman"/>
      <w:lvlText w:val="%9."/>
      <w:lvlJc w:val="right"/>
      <w:pPr>
        <w:ind w:left="4195" w:hanging="420"/>
      </w:pPr>
    </w:lvl>
  </w:abstractNum>
  <w:abstractNum w:abstractNumId="1" w15:restartNumberingAfterBreak="0">
    <w:nsid w:val="730C6D80"/>
    <w:multiLevelType w:val="multilevel"/>
    <w:tmpl w:val="730C6D8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meng zhao">
    <w15:presenceInfo w15:providerId="Windows Live" w15:userId="00ec2ab2749a0a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evenAndOddHeaders/>
  <w:drawingGridHorizontalSpacing w:val="110"/>
  <w:displayHorizontalDrawingGridEvery w:val="2"/>
  <w:characterSpacingControl w:val="doNotCompress"/>
  <w:hdrShapeDefaults>
    <o:shapedefaults v:ext="edit" spidmax="2049" fill="f">
      <v:fill on="f"/>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F6"/>
    <w:rsid w:val="0000063F"/>
    <w:rsid w:val="000017DE"/>
    <w:rsid w:val="00001E7E"/>
    <w:rsid w:val="000029A6"/>
    <w:rsid w:val="00002B33"/>
    <w:rsid w:val="00003090"/>
    <w:rsid w:val="00003192"/>
    <w:rsid w:val="00003A29"/>
    <w:rsid w:val="00006C03"/>
    <w:rsid w:val="00006E2A"/>
    <w:rsid w:val="00007DE9"/>
    <w:rsid w:val="000104C8"/>
    <w:rsid w:val="00011A45"/>
    <w:rsid w:val="00012228"/>
    <w:rsid w:val="00013AD3"/>
    <w:rsid w:val="0001468B"/>
    <w:rsid w:val="00015150"/>
    <w:rsid w:val="00015DBD"/>
    <w:rsid w:val="0001643D"/>
    <w:rsid w:val="00016B7A"/>
    <w:rsid w:val="00016D07"/>
    <w:rsid w:val="00016EFB"/>
    <w:rsid w:val="000179A8"/>
    <w:rsid w:val="0002060D"/>
    <w:rsid w:val="00020C4C"/>
    <w:rsid w:val="00020F55"/>
    <w:rsid w:val="00023A44"/>
    <w:rsid w:val="0002498B"/>
    <w:rsid w:val="00025596"/>
    <w:rsid w:val="00026002"/>
    <w:rsid w:val="00030349"/>
    <w:rsid w:val="00030714"/>
    <w:rsid w:val="0003228F"/>
    <w:rsid w:val="00032C1F"/>
    <w:rsid w:val="00032DE7"/>
    <w:rsid w:val="00032F09"/>
    <w:rsid w:val="00032F92"/>
    <w:rsid w:val="000331DD"/>
    <w:rsid w:val="00036E13"/>
    <w:rsid w:val="000371C8"/>
    <w:rsid w:val="00037EE4"/>
    <w:rsid w:val="000407AA"/>
    <w:rsid w:val="00041BD9"/>
    <w:rsid w:val="00041E3C"/>
    <w:rsid w:val="0004325B"/>
    <w:rsid w:val="000433B1"/>
    <w:rsid w:val="000437F8"/>
    <w:rsid w:val="000444F6"/>
    <w:rsid w:val="000456DA"/>
    <w:rsid w:val="000457B7"/>
    <w:rsid w:val="00045875"/>
    <w:rsid w:val="00046096"/>
    <w:rsid w:val="00046B3B"/>
    <w:rsid w:val="00046D04"/>
    <w:rsid w:val="00047297"/>
    <w:rsid w:val="00047C0E"/>
    <w:rsid w:val="000503F6"/>
    <w:rsid w:val="000512BF"/>
    <w:rsid w:val="00051843"/>
    <w:rsid w:val="0005243A"/>
    <w:rsid w:val="00052B95"/>
    <w:rsid w:val="00052FDF"/>
    <w:rsid w:val="00053079"/>
    <w:rsid w:val="00053925"/>
    <w:rsid w:val="00054AE2"/>
    <w:rsid w:val="0005589C"/>
    <w:rsid w:val="00055E8A"/>
    <w:rsid w:val="00056C1B"/>
    <w:rsid w:val="00056E7C"/>
    <w:rsid w:val="00057038"/>
    <w:rsid w:val="00057187"/>
    <w:rsid w:val="000573E3"/>
    <w:rsid w:val="000609C9"/>
    <w:rsid w:val="00061330"/>
    <w:rsid w:val="0006192B"/>
    <w:rsid w:val="00061B84"/>
    <w:rsid w:val="00063D0A"/>
    <w:rsid w:val="00063FA7"/>
    <w:rsid w:val="000642A9"/>
    <w:rsid w:val="0006470D"/>
    <w:rsid w:val="0006486E"/>
    <w:rsid w:val="00064CD3"/>
    <w:rsid w:val="00065BAD"/>
    <w:rsid w:val="00065C58"/>
    <w:rsid w:val="00066817"/>
    <w:rsid w:val="0006769E"/>
    <w:rsid w:val="00071FAD"/>
    <w:rsid w:val="00072E7F"/>
    <w:rsid w:val="00074A1B"/>
    <w:rsid w:val="000750A6"/>
    <w:rsid w:val="0007522B"/>
    <w:rsid w:val="000758D9"/>
    <w:rsid w:val="0007608B"/>
    <w:rsid w:val="00076BBE"/>
    <w:rsid w:val="00077CF6"/>
    <w:rsid w:val="00077DBB"/>
    <w:rsid w:val="00080A2B"/>
    <w:rsid w:val="00080A95"/>
    <w:rsid w:val="00080F8E"/>
    <w:rsid w:val="00081AAA"/>
    <w:rsid w:val="000820C3"/>
    <w:rsid w:val="00083060"/>
    <w:rsid w:val="000840AF"/>
    <w:rsid w:val="0008621C"/>
    <w:rsid w:val="00086CE1"/>
    <w:rsid w:val="00086F8D"/>
    <w:rsid w:val="00087F83"/>
    <w:rsid w:val="000909E8"/>
    <w:rsid w:val="0009123C"/>
    <w:rsid w:val="0009203A"/>
    <w:rsid w:val="00093CE3"/>
    <w:rsid w:val="000949CA"/>
    <w:rsid w:val="0009518C"/>
    <w:rsid w:val="00097480"/>
    <w:rsid w:val="000A058D"/>
    <w:rsid w:val="000A0739"/>
    <w:rsid w:val="000A11B0"/>
    <w:rsid w:val="000A135C"/>
    <w:rsid w:val="000A1B1C"/>
    <w:rsid w:val="000A1DF5"/>
    <w:rsid w:val="000A2D84"/>
    <w:rsid w:val="000A31B8"/>
    <w:rsid w:val="000A347D"/>
    <w:rsid w:val="000A35B4"/>
    <w:rsid w:val="000A4104"/>
    <w:rsid w:val="000A53D2"/>
    <w:rsid w:val="000A5B69"/>
    <w:rsid w:val="000A5D63"/>
    <w:rsid w:val="000A652B"/>
    <w:rsid w:val="000A663E"/>
    <w:rsid w:val="000A6F9E"/>
    <w:rsid w:val="000A78E1"/>
    <w:rsid w:val="000B05B5"/>
    <w:rsid w:val="000B13A1"/>
    <w:rsid w:val="000B1819"/>
    <w:rsid w:val="000B1B7E"/>
    <w:rsid w:val="000B22A9"/>
    <w:rsid w:val="000B22C3"/>
    <w:rsid w:val="000B283C"/>
    <w:rsid w:val="000B284F"/>
    <w:rsid w:val="000B3808"/>
    <w:rsid w:val="000B38FE"/>
    <w:rsid w:val="000B619D"/>
    <w:rsid w:val="000B6238"/>
    <w:rsid w:val="000B6B43"/>
    <w:rsid w:val="000B7CFC"/>
    <w:rsid w:val="000B7F43"/>
    <w:rsid w:val="000C00EE"/>
    <w:rsid w:val="000C0371"/>
    <w:rsid w:val="000C0543"/>
    <w:rsid w:val="000C1C72"/>
    <w:rsid w:val="000C1E9B"/>
    <w:rsid w:val="000C3232"/>
    <w:rsid w:val="000C3537"/>
    <w:rsid w:val="000C39AF"/>
    <w:rsid w:val="000C3CFA"/>
    <w:rsid w:val="000C4074"/>
    <w:rsid w:val="000C4A78"/>
    <w:rsid w:val="000C6426"/>
    <w:rsid w:val="000C6B80"/>
    <w:rsid w:val="000D002C"/>
    <w:rsid w:val="000D058C"/>
    <w:rsid w:val="000D1B0B"/>
    <w:rsid w:val="000D2189"/>
    <w:rsid w:val="000D2751"/>
    <w:rsid w:val="000D2A02"/>
    <w:rsid w:val="000D2C0A"/>
    <w:rsid w:val="000D414E"/>
    <w:rsid w:val="000D487F"/>
    <w:rsid w:val="000D4DA6"/>
    <w:rsid w:val="000D58A5"/>
    <w:rsid w:val="000D6CDB"/>
    <w:rsid w:val="000D724B"/>
    <w:rsid w:val="000E0617"/>
    <w:rsid w:val="000E3990"/>
    <w:rsid w:val="000E4474"/>
    <w:rsid w:val="000E5FA4"/>
    <w:rsid w:val="000F1B5B"/>
    <w:rsid w:val="000F2609"/>
    <w:rsid w:val="000F265B"/>
    <w:rsid w:val="000F3225"/>
    <w:rsid w:val="000F406B"/>
    <w:rsid w:val="000F4FD9"/>
    <w:rsid w:val="000F5370"/>
    <w:rsid w:val="000F5720"/>
    <w:rsid w:val="000F67B9"/>
    <w:rsid w:val="000F69F0"/>
    <w:rsid w:val="000F7321"/>
    <w:rsid w:val="000F7455"/>
    <w:rsid w:val="000F76D4"/>
    <w:rsid w:val="000F77B0"/>
    <w:rsid w:val="000F78C4"/>
    <w:rsid w:val="000F7FB4"/>
    <w:rsid w:val="000F7FC3"/>
    <w:rsid w:val="001003EA"/>
    <w:rsid w:val="001007BE"/>
    <w:rsid w:val="00100CC0"/>
    <w:rsid w:val="00101856"/>
    <w:rsid w:val="001032D1"/>
    <w:rsid w:val="0010473F"/>
    <w:rsid w:val="00104A14"/>
    <w:rsid w:val="001060D6"/>
    <w:rsid w:val="0010658B"/>
    <w:rsid w:val="001072FE"/>
    <w:rsid w:val="001073A5"/>
    <w:rsid w:val="00110422"/>
    <w:rsid w:val="001104C6"/>
    <w:rsid w:val="001105E9"/>
    <w:rsid w:val="001107F0"/>
    <w:rsid w:val="00111D03"/>
    <w:rsid w:val="001128BF"/>
    <w:rsid w:val="0011295C"/>
    <w:rsid w:val="001134B9"/>
    <w:rsid w:val="00114D7B"/>
    <w:rsid w:val="001151F3"/>
    <w:rsid w:val="00115466"/>
    <w:rsid w:val="0011546B"/>
    <w:rsid w:val="00115792"/>
    <w:rsid w:val="00117359"/>
    <w:rsid w:val="00117935"/>
    <w:rsid w:val="00117DF0"/>
    <w:rsid w:val="00117E80"/>
    <w:rsid w:val="001203DE"/>
    <w:rsid w:val="00121461"/>
    <w:rsid w:val="00122E27"/>
    <w:rsid w:val="00123212"/>
    <w:rsid w:val="00123382"/>
    <w:rsid w:val="001233B4"/>
    <w:rsid w:val="00123542"/>
    <w:rsid w:val="00124EA2"/>
    <w:rsid w:val="001252A2"/>
    <w:rsid w:val="0012665E"/>
    <w:rsid w:val="00130A21"/>
    <w:rsid w:val="00130DC5"/>
    <w:rsid w:val="001316D1"/>
    <w:rsid w:val="00131F20"/>
    <w:rsid w:val="00132B13"/>
    <w:rsid w:val="00133469"/>
    <w:rsid w:val="00133547"/>
    <w:rsid w:val="001341B1"/>
    <w:rsid w:val="00134D92"/>
    <w:rsid w:val="0013521B"/>
    <w:rsid w:val="001367B6"/>
    <w:rsid w:val="00137E34"/>
    <w:rsid w:val="001406F7"/>
    <w:rsid w:val="00140E3B"/>
    <w:rsid w:val="00141084"/>
    <w:rsid w:val="00141603"/>
    <w:rsid w:val="001417A7"/>
    <w:rsid w:val="00141C84"/>
    <w:rsid w:val="00142D64"/>
    <w:rsid w:val="001430A3"/>
    <w:rsid w:val="00143E20"/>
    <w:rsid w:val="001442C6"/>
    <w:rsid w:val="00144D80"/>
    <w:rsid w:val="00145057"/>
    <w:rsid w:val="001461D2"/>
    <w:rsid w:val="00146543"/>
    <w:rsid w:val="001469CF"/>
    <w:rsid w:val="001476F0"/>
    <w:rsid w:val="001506C4"/>
    <w:rsid w:val="00155331"/>
    <w:rsid w:val="00155B39"/>
    <w:rsid w:val="00156196"/>
    <w:rsid w:val="001563DC"/>
    <w:rsid w:val="00156997"/>
    <w:rsid w:val="00156CAD"/>
    <w:rsid w:val="00156EEB"/>
    <w:rsid w:val="00160156"/>
    <w:rsid w:val="00160213"/>
    <w:rsid w:val="001602E0"/>
    <w:rsid w:val="00160734"/>
    <w:rsid w:val="00160EFE"/>
    <w:rsid w:val="0016258A"/>
    <w:rsid w:val="0016499D"/>
    <w:rsid w:val="00165101"/>
    <w:rsid w:val="0016688F"/>
    <w:rsid w:val="00166F58"/>
    <w:rsid w:val="00167605"/>
    <w:rsid w:val="0016776B"/>
    <w:rsid w:val="00170B93"/>
    <w:rsid w:val="0017111D"/>
    <w:rsid w:val="001721ED"/>
    <w:rsid w:val="001724F9"/>
    <w:rsid w:val="0017327D"/>
    <w:rsid w:val="00173316"/>
    <w:rsid w:val="00173D6A"/>
    <w:rsid w:val="00174FD3"/>
    <w:rsid w:val="00175855"/>
    <w:rsid w:val="00176096"/>
    <w:rsid w:val="0017755A"/>
    <w:rsid w:val="00177B6D"/>
    <w:rsid w:val="00177C8B"/>
    <w:rsid w:val="00177D69"/>
    <w:rsid w:val="001800C6"/>
    <w:rsid w:val="0018016C"/>
    <w:rsid w:val="001801A2"/>
    <w:rsid w:val="00180942"/>
    <w:rsid w:val="001810E2"/>
    <w:rsid w:val="00181BD4"/>
    <w:rsid w:val="00181F83"/>
    <w:rsid w:val="001830B0"/>
    <w:rsid w:val="001836FF"/>
    <w:rsid w:val="00185137"/>
    <w:rsid w:val="001852B8"/>
    <w:rsid w:val="00186876"/>
    <w:rsid w:val="00187A9D"/>
    <w:rsid w:val="00187C5A"/>
    <w:rsid w:val="00187FA0"/>
    <w:rsid w:val="0019027F"/>
    <w:rsid w:val="001902B7"/>
    <w:rsid w:val="00191375"/>
    <w:rsid w:val="00191709"/>
    <w:rsid w:val="0019270A"/>
    <w:rsid w:val="00192AE6"/>
    <w:rsid w:val="00192F12"/>
    <w:rsid w:val="00195102"/>
    <w:rsid w:val="00195AB8"/>
    <w:rsid w:val="001961F1"/>
    <w:rsid w:val="0019658B"/>
    <w:rsid w:val="001A058F"/>
    <w:rsid w:val="001A1818"/>
    <w:rsid w:val="001A2190"/>
    <w:rsid w:val="001A29C4"/>
    <w:rsid w:val="001A424E"/>
    <w:rsid w:val="001A5C2E"/>
    <w:rsid w:val="001A5C36"/>
    <w:rsid w:val="001A5CC6"/>
    <w:rsid w:val="001A67DF"/>
    <w:rsid w:val="001A7824"/>
    <w:rsid w:val="001B048B"/>
    <w:rsid w:val="001B072F"/>
    <w:rsid w:val="001B0ADD"/>
    <w:rsid w:val="001B1B30"/>
    <w:rsid w:val="001B1C31"/>
    <w:rsid w:val="001B1F9F"/>
    <w:rsid w:val="001B226E"/>
    <w:rsid w:val="001B2390"/>
    <w:rsid w:val="001B2474"/>
    <w:rsid w:val="001B26A2"/>
    <w:rsid w:val="001B399F"/>
    <w:rsid w:val="001B39F3"/>
    <w:rsid w:val="001B3F17"/>
    <w:rsid w:val="001B4F8C"/>
    <w:rsid w:val="001B5468"/>
    <w:rsid w:val="001B55A4"/>
    <w:rsid w:val="001B6982"/>
    <w:rsid w:val="001B6EB0"/>
    <w:rsid w:val="001B756A"/>
    <w:rsid w:val="001C0859"/>
    <w:rsid w:val="001C0CE3"/>
    <w:rsid w:val="001C2D31"/>
    <w:rsid w:val="001C32D3"/>
    <w:rsid w:val="001C4434"/>
    <w:rsid w:val="001C521D"/>
    <w:rsid w:val="001C5555"/>
    <w:rsid w:val="001C5E35"/>
    <w:rsid w:val="001C6A75"/>
    <w:rsid w:val="001C6C10"/>
    <w:rsid w:val="001D0120"/>
    <w:rsid w:val="001D03D9"/>
    <w:rsid w:val="001D0E1E"/>
    <w:rsid w:val="001D0EC1"/>
    <w:rsid w:val="001D1BBF"/>
    <w:rsid w:val="001D2209"/>
    <w:rsid w:val="001D3594"/>
    <w:rsid w:val="001D4B6B"/>
    <w:rsid w:val="001D5288"/>
    <w:rsid w:val="001D6D32"/>
    <w:rsid w:val="001D75DD"/>
    <w:rsid w:val="001E04B0"/>
    <w:rsid w:val="001E09CF"/>
    <w:rsid w:val="001E140D"/>
    <w:rsid w:val="001E1CE5"/>
    <w:rsid w:val="001E2F31"/>
    <w:rsid w:val="001E344D"/>
    <w:rsid w:val="001E3722"/>
    <w:rsid w:val="001E40EF"/>
    <w:rsid w:val="001E4AC0"/>
    <w:rsid w:val="001E5694"/>
    <w:rsid w:val="001E68B6"/>
    <w:rsid w:val="001E74FC"/>
    <w:rsid w:val="001F0468"/>
    <w:rsid w:val="001F0D3E"/>
    <w:rsid w:val="001F1392"/>
    <w:rsid w:val="001F189D"/>
    <w:rsid w:val="001F197C"/>
    <w:rsid w:val="001F1A8A"/>
    <w:rsid w:val="001F1BB6"/>
    <w:rsid w:val="001F24B1"/>
    <w:rsid w:val="001F2D2A"/>
    <w:rsid w:val="001F30FC"/>
    <w:rsid w:val="001F34E6"/>
    <w:rsid w:val="001F3E94"/>
    <w:rsid w:val="001F4D7C"/>
    <w:rsid w:val="001F532A"/>
    <w:rsid w:val="001F5C91"/>
    <w:rsid w:val="001F64C3"/>
    <w:rsid w:val="001F651A"/>
    <w:rsid w:val="001F667D"/>
    <w:rsid w:val="001F66D1"/>
    <w:rsid w:val="001F6A26"/>
    <w:rsid w:val="0020002B"/>
    <w:rsid w:val="00200128"/>
    <w:rsid w:val="00200F69"/>
    <w:rsid w:val="00201541"/>
    <w:rsid w:val="00203503"/>
    <w:rsid w:val="002035C6"/>
    <w:rsid w:val="00203DF3"/>
    <w:rsid w:val="00204016"/>
    <w:rsid w:val="002042D0"/>
    <w:rsid w:val="00204A41"/>
    <w:rsid w:val="00205475"/>
    <w:rsid w:val="00207D96"/>
    <w:rsid w:val="00211C9F"/>
    <w:rsid w:val="002125F4"/>
    <w:rsid w:val="002129F2"/>
    <w:rsid w:val="00213835"/>
    <w:rsid w:val="00213F37"/>
    <w:rsid w:val="00214517"/>
    <w:rsid w:val="00214E20"/>
    <w:rsid w:val="002152AA"/>
    <w:rsid w:val="00216548"/>
    <w:rsid w:val="00217332"/>
    <w:rsid w:val="00221674"/>
    <w:rsid w:val="00221CC4"/>
    <w:rsid w:val="00222BB1"/>
    <w:rsid w:val="002235F6"/>
    <w:rsid w:val="00223993"/>
    <w:rsid w:val="0022471D"/>
    <w:rsid w:val="00225322"/>
    <w:rsid w:val="002255B5"/>
    <w:rsid w:val="00227BCD"/>
    <w:rsid w:val="00230FEA"/>
    <w:rsid w:val="00232376"/>
    <w:rsid w:val="0023281B"/>
    <w:rsid w:val="0023343D"/>
    <w:rsid w:val="00233617"/>
    <w:rsid w:val="00233798"/>
    <w:rsid w:val="00234A96"/>
    <w:rsid w:val="00234B0E"/>
    <w:rsid w:val="00235652"/>
    <w:rsid w:val="00235CDC"/>
    <w:rsid w:val="00235E88"/>
    <w:rsid w:val="00235FA3"/>
    <w:rsid w:val="0023629A"/>
    <w:rsid w:val="002365B3"/>
    <w:rsid w:val="00237906"/>
    <w:rsid w:val="00240B2D"/>
    <w:rsid w:val="0024164D"/>
    <w:rsid w:val="0024180E"/>
    <w:rsid w:val="0024184A"/>
    <w:rsid w:val="00241B25"/>
    <w:rsid w:val="002430A9"/>
    <w:rsid w:val="0024384A"/>
    <w:rsid w:val="00243DE8"/>
    <w:rsid w:val="0024522C"/>
    <w:rsid w:val="00245233"/>
    <w:rsid w:val="002456EA"/>
    <w:rsid w:val="002462DD"/>
    <w:rsid w:val="0024681B"/>
    <w:rsid w:val="00247627"/>
    <w:rsid w:val="00247851"/>
    <w:rsid w:val="00250170"/>
    <w:rsid w:val="002523C7"/>
    <w:rsid w:val="0025282D"/>
    <w:rsid w:val="00252F6F"/>
    <w:rsid w:val="00253885"/>
    <w:rsid w:val="0025452B"/>
    <w:rsid w:val="0025528B"/>
    <w:rsid w:val="002572DF"/>
    <w:rsid w:val="002602C6"/>
    <w:rsid w:val="0026088D"/>
    <w:rsid w:val="00261CC6"/>
    <w:rsid w:val="00262342"/>
    <w:rsid w:val="00262BB6"/>
    <w:rsid w:val="00263657"/>
    <w:rsid w:val="00263E98"/>
    <w:rsid w:val="00264681"/>
    <w:rsid w:val="00264C9F"/>
    <w:rsid w:val="002650FA"/>
    <w:rsid w:val="00266473"/>
    <w:rsid w:val="00267039"/>
    <w:rsid w:val="00270F94"/>
    <w:rsid w:val="002717BA"/>
    <w:rsid w:val="00271B00"/>
    <w:rsid w:val="0027259B"/>
    <w:rsid w:val="0027405D"/>
    <w:rsid w:val="00274485"/>
    <w:rsid w:val="00274F96"/>
    <w:rsid w:val="002755AB"/>
    <w:rsid w:val="00275742"/>
    <w:rsid w:val="00275B84"/>
    <w:rsid w:val="00275D6B"/>
    <w:rsid w:val="00276151"/>
    <w:rsid w:val="0027715E"/>
    <w:rsid w:val="00277B3E"/>
    <w:rsid w:val="002800EB"/>
    <w:rsid w:val="0028092A"/>
    <w:rsid w:val="00280E50"/>
    <w:rsid w:val="00281461"/>
    <w:rsid w:val="0028162C"/>
    <w:rsid w:val="00281D33"/>
    <w:rsid w:val="0028279E"/>
    <w:rsid w:val="002830FB"/>
    <w:rsid w:val="002839DF"/>
    <w:rsid w:val="00283B80"/>
    <w:rsid w:val="00284C28"/>
    <w:rsid w:val="00286169"/>
    <w:rsid w:val="00286B85"/>
    <w:rsid w:val="00286E20"/>
    <w:rsid w:val="0028702B"/>
    <w:rsid w:val="002879FA"/>
    <w:rsid w:val="00287AC3"/>
    <w:rsid w:val="00290D0A"/>
    <w:rsid w:val="00290FD5"/>
    <w:rsid w:val="00291399"/>
    <w:rsid w:val="00292039"/>
    <w:rsid w:val="00292468"/>
    <w:rsid w:val="002929E8"/>
    <w:rsid w:val="00292B5B"/>
    <w:rsid w:val="00292CDB"/>
    <w:rsid w:val="00293730"/>
    <w:rsid w:val="00295198"/>
    <w:rsid w:val="00296439"/>
    <w:rsid w:val="002967F2"/>
    <w:rsid w:val="00297690"/>
    <w:rsid w:val="002A00DC"/>
    <w:rsid w:val="002A03DC"/>
    <w:rsid w:val="002A06E1"/>
    <w:rsid w:val="002A09CE"/>
    <w:rsid w:val="002A0A6A"/>
    <w:rsid w:val="002A1058"/>
    <w:rsid w:val="002A12C2"/>
    <w:rsid w:val="002A1410"/>
    <w:rsid w:val="002A1541"/>
    <w:rsid w:val="002A187B"/>
    <w:rsid w:val="002A2628"/>
    <w:rsid w:val="002A3682"/>
    <w:rsid w:val="002A44F3"/>
    <w:rsid w:val="002A5AFF"/>
    <w:rsid w:val="002A611D"/>
    <w:rsid w:val="002A636D"/>
    <w:rsid w:val="002A662D"/>
    <w:rsid w:val="002A6B25"/>
    <w:rsid w:val="002A77B2"/>
    <w:rsid w:val="002B07F9"/>
    <w:rsid w:val="002B0D2C"/>
    <w:rsid w:val="002B29EC"/>
    <w:rsid w:val="002B4579"/>
    <w:rsid w:val="002B50C0"/>
    <w:rsid w:val="002B63D6"/>
    <w:rsid w:val="002B6547"/>
    <w:rsid w:val="002B68C2"/>
    <w:rsid w:val="002B705E"/>
    <w:rsid w:val="002B7313"/>
    <w:rsid w:val="002B75FA"/>
    <w:rsid w:val="002B7A90"/>
    <w:rsid w:val="002C0FDF"/>
    <w:rsid w:val="002C1405"/>
    <w:rsid w:val="002C41BD"/>
    <w:rsid w:val="002C47EC"/>
    <w:rsid w:val="002C4C52"/>
    <w:rsid w:val="002C5EDB"/>
    <w:rsid w:val="002C5F12"/>
    <w:rsid w:val="002C6501"/>
    <w:rsid w:val="002C69AA"/>
    <w:rsid w:val="002C6EE7"/>
    <w:rsid w:val="002D0EF3"/>
    <w:rsid w:val="002D1BFB"/>
    <w:rsid w:val="002D2810"/>
    <w:rsid w:val="002D2D8E"/>
    <w:rsid w:val="002D303D"/>
    <w:rsid w:val="002D360C"/>
    <w:rsid w:val="002D4147"/>
    <w:rsid w:val="002D522D"/>
    <w:rsid w:val="002D59BC"/>
    <w:rsid w:val="002D6499"/>
    <w:rsid w:val="002D6C37"/>
    <w:rsid w:val="002E001B"/>
    <w:rsid w:val="002E003F"/>
    <w:rsid w:val="002E0483"/>
    <w:rsid w:val="002E102E"/>
    <w:rsid w:val="002E154A"/>
    <w:rsid w:val="002E1B6C"/>
    <w:rsid w:val="002E1E05"/>
    <w:rsid w:val="002E30F1"/>
    <w:rsid w:val="002E347F"/>
    <w:rsid w:val="002E3D4B"/>
    <w:rsid w:val="002E3F3A"/>
    <w:rsid w:val="002E400A"/>
    <w:rsid w:val="002E4A25"/>
    <w:rsid w:val="002E4EA3"/>
    <w:rsid w:val="002E52D2"/>
    <w:rsid w:val="002E6107"/>
    <w:rsid w:val="002E64BC"/>
    <w:rsid w:val="002E7BFB"/>
    <w:rsid w:val="002E7D48"/>
    <w:rsid w:val="002E7E31"/>
    <w:rsid w:val="002F0A99"/>
    <w:rsid w:val="002F0F3E"/>
    <w:rsid w:val="002F19ED"/>
    <w:rsid w:val="002F29B1"/>
    <w:rsid w:val="002F2C98"/>
    <w:rsid w:val="002F3FCC"/>
    <w:rsid w:val="002F403C"/>
    <w:rsid w:val="002F417D"/>
    <w:rsid w:val="002F4F94"/>
    <w:rsid w:val="002F532C"/>
    <w:rsid w:val="002F53CC"/>
    <w:rsid w:val="002F54CA"/>
    <w:rsid w:val="002F58E5"/>
    <w:rsid w:val="002F6745"/>
    <w:rsid w:val="002F6916"/>
    <w:rsid w:val="002F6D94"/>
    <w:rsid w:val="002F72C8"/>
    <w:rsid w:val="002F7760"/>
    <w:rsid w:val="003000E6"/>
    <w:rsid w:val="00300663"/>
    <w:rsid w:val="00300778"/>
    <w:rsid w:val="00300CFA"/>
    <w:rsid w:val="00302876"/>
    <w:rsid w:val="0030291A"/>
    <w:rsid w:val="00302961"/>
    <w:rsid w:val="0030394E"/>
    <w:rsid w:val="00303A74"/>
    <w:rsid w:val="0030464B"/>
    <w:rsid w:val="0030476E"/>
    <w:rsid w:val="00305787"/>
    <w:rsid w:val="00305D3B"/>
    <w:rsid w:val="0030609F"/>
    <w:rsid w:val="0030626C"/>
    <w:rsid w:val="00306E00"/>
    <w:rsid w:val="00307258"/>
    <w:rsid w:val="00307BD0"/>
    <w:rsid w:val="003100E2"/>
    <w:rsid w:val="00310C1A"/>
    <w:rsid w:val="00310DCB"/>
    <w:rsid w:val="00312199"/>
    <w:rsid w:val="003138B8"/>
    <w:rsid w:val="003143CF"/>
    <w:rsid w:val="00314CD3"/>
    <w:rsid w:val="0031544F"/>
    <w:rsid w:val="00315703"/>
    <w:rsid w:val="00315921"/>
    <w:rsid w:val="00316977"/>
    <w:rsid w:val="00316AF5"/>
    <w:rsid w:val="00317163"/>
    <w:rsid w:val="00317A46"/>
    <w:rsid w:val="00320D92"/>
    <w:rsid w:val="003214E7"/>
    <w:rsid w:val="003218C0"/>
    <w:rsid w:val="00322B29"/>
    <w:rsid w:val="0032329B"/>
    <w:rsid w:val="003233C8"/>
    <w:rsid w:val="003242A2"/>
    <w:rsid w:val="00324399"/>
    <w:rsid w:val="003244D9"/>
    <w:rsid w:val="003251E6"/>
    <w:rsid w:val="00325247"/>
    <w:rsid w:val="00325F18"/>
    <w:rsid w:val="00326403"/>
    <w:rsid w:val="003275EC"/>
    <w:rsid w:val="0033009C"/>
    <w:rsid w:val="003303F5"/>
    <w:rsid w:val="00330A88"/>
    <w:rsid w:val="00331F16"/>
    <w:rsid w:val="00333992"/>
    <w:rsid w:val="00334E01"/>
    <w:rsid w:val="003362C6"/>
    <w:rsid w:val="003377C3"/>
    <w:rsid w:val="0033785F"/>
    <w:rsid w:val="00337CA0"/>
    <w:rsid w:val="00342DAB"/>
    <w:rsid w:val="0034334C"/>
    <w:rsid w:val="003435D9"/>
    <w:rsid w:val="00343B4C"/>
    <w:rsid w:val="00343EF7"/>
    <w:rsid w:val="00343F4E"/>
    <w:rsid w:val="0034463A"/>
    <w:rsid w:val="00344B8E"/>
    <w:rsid w:val="00344D73"/>
    <w:rsid w:val="00345486"/>
    <w:rsid w:val="00345A3F"/>
    <w:rsid w:val="003465E1"/>
    <w:rsid w:val="003471A3"/>
    <w:rsid w:val="00347A18"/>
    <w:rsid w:val="00350D2B"/>
    <w:rsid w:val="0035124F"/>
    <w:rsid w:val="0035135B"/>
    <w:rsid w:val="00351895"/>
    <w:rsid w:val="00352217"/>
    <w:rsid w:val="00352B92"/>
    <w:rsid w:val="00352D80"/>
    <w:rsid w:val="00352E66"/>
    <w:rsid w:val="003537C0"/>
    <w:rsid w:val="00353E00"/>
    <w:rsid w:val="00354B52"/>
    <w:rsid w:val="00354BB9"/>
    <w:rsid w:val="003551B1"/>
    <w:rsid w:val="003551D5"/>
    <w:rsid w:val="0035533D"/>
    <w:rsid w:val="00355421"/>
    <w:rsid w:val="00355637"/>
    <w:rsid w:val="003565D0"/>
    <w:rsid w:val="003566B8"/>
    <w:rsid w:val="003567F2"/>
    <w:rsid w:val="00356E54"/>
    <w:rsid w:val="0035752E"/>
    <w:rsid w:val="003612A0"/>
    <w:rsid w:val="0036130D"/>
    <w:rsid w:val="00362556"/>
    <w:rsid w:val="00362839"/>
    <w:rsid w:val="00363437"/>
    <w:rsid w:val="00363F90"/>
    <w:rsid w:val="003645ED"/>
    <w:rsid w:val="0036483B"/>
    <w:rsid w:val="00364CB4"/>
    <w:rsid w:val="00364E17"/>
    <w:rsid w:val="0036680E"/>
    <w:rsid w:val="003668F0"/>
    <w:rsid w:val="00366F1A"/>
    <w:rsid w:val="003679AA"/>
    <w:rsid w:val="00367C31"/>
    <w:rsid w:val="00367E75"/>
    <w:rsid w:val="00370C78"/>
    <w:rsid w:val="00371A17"/>
    <w:rsid w:val="00371B6C"/>
    <w:rsid w:val="00372CE4"/>
    <w:rsid w:val="003732E5"/>
    <w:rsid w:val="00374018"/>
    <w:rsid w:val="00374285"/>
    <w:rsid w:val="00375459"/>
    <w:rsid w:val="003758E2"/>
    <w:rsid w:val="003759C8"/>
    <w:rsid w:val="00375D8D"/>
    <w:rsid w:val="00375E63"/>
    <w:rsid w:val="0037609E"/>
    <w:rsid w:val="003775CB"/>
    <w:rsid w:val="00382554"/>
    <w:rsid w:val="003827FE"/>
    <w:rsid w:val="0038288C"/>
    <w:rsid w:val="00383711"/>
    <w:rsid w:val="003851B7"/>
    <w:rsid w:val="00386125"/>
    <w:rsid w:val="003867A8"/>
    <w:rsid w:val="003869D5"/>
    <w:rsid w:val="00386F3C"/>
    <w:rsid w:val="00387385"/>
    <w:rsid w:val="003876DC"/>
    <w:rsid w:val="003902B9"/>
    <w:rsid w:val="00390741"/>
    <w:rsid w:val="00390870"/>
    <w:rsid w:val="00390A68"/>
    <w:rsid w:val="00390F79"/>
    <w:rsid w:val="00391BB0"/>
    <w:rsid w:val="00392BB9"/>
    <w:rsid w:val="00393988"/>
    <w:rsid w:val="003944D2"/>
    <w:rsid w:val="00396394"/>
    <w:rsid w:val="00396596"/>
    <w:rsid w:val="00397DA2"/>
    <w:rsid w:val="003A0C80"/>
    <w:rsid w:val="003A20B2"/>
    <w:rsid w:val="003A240D"/>
    <w:rsid w:val="003A260D"/>
    <w:rsid w:val="003A3840"/>
    <w:rsid w:val="003A4D2B"/>
    <w:rsid w:val="003A550C"/>
    <w:rsid w:val="003A5A52"/>
    <w:rsid w:val="003A6D61"/>
    <w:rsid w:val="003A7680"/>
    <w:rsid w:val="003B0342"/>
    <w:rsid w:val="003B0B7A"/>
    <w:rsid w:val="003B0C50"/>
    <w:rsid w:val="003B1582"/>
    <w:rsid w:val="003B17EE"/>
    <w:rsid w:val="003B2320"/>
    <w:rsid w:val="003B2F0D"/>
    <w:rsid w:val="003B4525"/>
    <w:rsid w:val="003B59C0"/>
    <w:rsid w:val="003B7284"/>
    <w:rsid w:val="003C05B9"/>
    <w:rsid w:val="003C0AD0"/>
    <w:rsid w:val="003C0BB4"/>
    <w:rsid w:val="003C2DA4"/>
    <w:rsid w:val="003C629F"/>
    <w:rsid w:val="003C7B45"/>
    <w:rsid w:val="003C7B74"/>
    <w:rsid w:val="003C7B89"/>
    <w:rsid w:val="003D0FA6"/>
    <w:rsid w:val="003D150E"/>
    <w:rsid w:val="003D1BCA"/>
    <w:rsid w:val="003D269A"/>
    <w:rsid w:val="003D29EA"/>
    <w:rsid w:val="003D2BA3"/>
    <w:rsid w:val="003D3926"/>
    <w:rsid w:val="003D4509"/>
    <w:rsid w:val="003D46DD"/>
    <w:rsid w:val="003D47D8"/>
    <w:rsid w:val="003D4EBE"/>
    <w:rsid w:val="003D6703"/>
    <w:rsid w:val="003D6F29"/>
    <w:rsid w:val="003D77BF"/>
    <w:rsid w:val="003D7DEE"/>
    <w:rsid w:val="003E12F2"/>
    <w:rsid w:val="003E1496"/>
    <w:rsid w:val="003E2036"/>
    <w:rsid w:val="003E3423"/>
    <w:rsid w:val="003E3DD5"/>
    <w:rsid w:val="003E41FC"/>
    <w:rsid w:val="003E4450"/>
    <w:rsid w:val="003E7985"/>
    <w:rsid w:val="003F03AC"/>
    <w:rsid w:val="003F0DEE"/>
    <w:rsid w:val="003F1111"/>
    <w:rsid w:val="003F1E56"/>
    <w:rsid w:val="003F269B"/>
    <w:rsid w:val="003F5B9A"/>
    <w:rsid w:val="003F6186"/>
    <w:rsid w:val="003F622E"/>
    <w:rsid w:val="003F6785"/>
    <w:rsid w:val="003F71DD"/>
    <w:rsid w:val="004003B6"/>
    <w:rsid w:val="00400EB8"/>
    <w:rsid w:val="004011AA"/>
    <w:rsid w:val="004022A6"/>
    <w:rsid w:val="00402F5B"/>
    <w:rsid w:val="00403ADB"/>
    <w:rsid w:val="00404A6A"/>
    <w:rsid w:val="0040513C"/>
    <w:rsid w:val="0040620E"/>
    <w:rsid w:val="004068AC"/>
    <w:rsid w:val="00410049"/>
    <w:rsid w:val="00412F5C"/>
    <w:rsid w:val="00414095"/>
    <w:rsid w:val="00414210"/>
    <w:rsid w:val="00414275"/>
    <w:rsid w:val="00414408"/>
    <w:rsid w:val="00415634"/>
    <w:rsid w:val="00415C07"/>
    <w:rsid w:val="004162DB"/>
    <w:rsid w:val="00416FA0"/>
    <w:rsid w:val="004176F1"/>
    <w:rsid w:val="00417B0F"/>
    <w:rsid w:val="00420492"/>
    <w:rsid w:val="00420A49"/>
    <w:rsid w:val="00420AFA"/>
    <w:rsid w:val="00421128"/>
    <w:rsid w:val="00421C17"/>
    <w:rsid w:val="00422ACF"/>
    <w:rsid w:val="0042345B"/>
    <w:rsid w:val="004235B9"/>
    <w:rsid w:val="00423F8A"/>
    <w:rsid w:val="00424017"/>
    <w:rsid w:val="00424A41"/>
    <w:rsid w:val="00424B59"/>
    <w:rsid w:val="004256AF"/>
    <w:rsid w:val="00426307"/>
    <w:rsid w:val="00431193"/>
    <w:rsid w:val="00431F07"/>
    <w:rsid w:val="00432008"/>
    <w:rsid w:val="00432807"/>
    <w:rsid w:val="00434C90"/>
    <w:rsid w:val="00434DA5"/>
    <w:rsid w:val="0043510B"/>
    <w:rsid w:val="00435142"/>
    <w:rsid w:val="00435E3B"/>
    <w:rsid w:val="004408BD"/>
    <w:rsid w:val="0044118F"/>
    <w:rsid w:val="00441FA9"/>
    <w:rsid w:val="00442501"/>
    <w:rsid w:val="0044266E"/>
    <w:rsid w:val="004436E5"/>
    <w:rsid w:val="004437DC"/>
    <w:rsid w:val="00443CFD"/>
    <w:rsid w:val="0044443B"/>
    <w:rsid w:val="00444BA1"/>
    <w:rsid w:val="00445D6C"/>
    <w:rsid w:val="004468B6"/>
    <w:rsid w:val="00447424"/>
    <w:rsid w:val="00447432"/>
    <w:rsid w:val="00447562"/>
    <w:rsid w:val="004507A1"/>
    <w:rsid w:val="00450C9B"/>
    <w:rsid w:val="00451064"/>
    <w:rsid w:val="00452D3B"/>
    <w:rsid w:val="004536B7"/>
    <w:rsid w:val="00454A8A"/>
    <w:rsid w:val="0045579D"/>
    <w:rsid w:val="004579BE"/>
    <w:rsid w:val="00457C86"/>
    <w:rsid w:val="004603B6"/>
    <w:rsid w:val="00460FE3"/>
    <w:rsid w:val="0046116A"/>
    <w:rsid w:val="004612B1"/>
    <w:rsid w:val="00461882"/>
    <w:rsid w:val="00461A8F"/>
    <w:rsid w:val="00463088"/>
    <w:rsid w:val="00463416"/>
    <w:rsid w:val="00463B59"/>
    <w:rsid w:val="00463C70"/>
    <w:rsid w:val="00464FC0"/>
    <w:rsid w:val="004655B3"/>
    <w:rsid w:val="00466087"/>
    <w:rsid w:val="00466153"/>
    <w:rsid w:val="00466643"/>
    <w:rsid w:val="00466925"/>
    <w:rsid w:val="00466CE9"/>
    <w:rsid w:val="00466D19"/>
    <w:rsid w:val="0046711A"/>
    <w:rsid w:val="004675DD"/>
    <w:rsid w:val="00470421"/>
    <w:rsid w:val="00470D08"/>
    <w:rsid w:val="00471469"/>
    <w:rsid w:val="00472BCF"/>
    <w:rsid w:val="00472D3B"/>
    <w:rsid w:val="00473445"/>
    <w:rsid w:val="00474350"/>
    <w:rsid w:val="00474B44"/>
    <w:rsid w:val="00475062"/>
    <w:rsid w:val="0047526C"/>
    <w:rsid w:val="004763BD"/>
    <w:rsid w:val="00476F0B"/>
    <w:rsid w:val="00476F2F"/>
    <w:rsid w:val="00476FF1"/>
    <w:rsid w:val="00477063"/>
    <w:rsid w:val="004777B8"/>
    <w:rsid w:val="0048059E"/>
    <w:rsid w:val="00481E44"/>
    <w:rsid w:val="00481FF0"/>
    <w:rsid w:val="00483222"/>
    <w:rsid w:val="00483738"/>
    <w:rsid w:val="004849D0"/>
    <w:rsid w:val="0048526A"/>
    <w:rsid w:val="00485861"/>
    <w:rsid w:val="00485A25"/>
    <w:rsid w:val="00486221"/>
    <w:rsid w:val="00486868"/>
    <w:rsid w:val="00486D20"/>
    <w:rsid w:val="004918EE"/>
    <w:rsid w:val="00491A15"/>
    <w:rsid w:val="0049235F"/>
    <w:rsid w:val="004926B3"/>
    <w:rsid w:val="004929E1"/>
    <w:rsid w:val="00492BCB"/>
    <w:rsid w:val="00494285"/>
    <w:rsid w:val="004953E6"/>
    <w:rsid w:val="00495676"/>
    <w:rsid w:val="00495C3E"/>
    <w:rsid w:val="004969A6"/>
    <w:rsid w:val="00496A8F"/>
    <w:rsid w:val="004A021E"/>
    <w:rsid w:val="004A0288"/>
    <w:rsid w:val="004A1AE0"/>
    <w:rsid w:val="004A229C"/>
    <w:rsid w:val="004A29DE"/>
    <w:rsid w:val="004A2A60"/>
    <w:rsid w:val="004A2F5E"/>
    <w:rsid w:val="004A2F72"/>
    <w:rsid w:val="004A36EA"/>
    <w:rsid w:val="004A39F5"/>
    <w:rsid w:val="004A5B39"/>
    <w:rsid w:val="004A77AF"/>
    <w:rsid w:val="004A79BC"/>
    <w:rsid w:val="004A7BF4"/>
    <w:rsid w:val="004A7CCF"/>
    <w:rsid w:val="004B0118"/>
    <w:rsid w:val="004B03D5"/>
    <w:rsid w:val="004B0ED0"/>
    <w:rsid w:val="004B1025"/>
    <w:rsid w:val="004B2081"/>
    <w:rsid w:val="004B321A"/>
    <w:rsid w:val="004B7F3A"/>
    <w:rsid w:val="004C13CD"/>
    <w:rsid w:val="004C161F"/>
    <w:rsid w:val="004C27AB"/>
    <w:rsid w:val="004C2E00"/>
    <w:rsid w:val="004C2F26"/>
    <w:rsid w:val="004C3CBD"/>
    <w:rsid w:val="004C40B5"/>
    <w:rsid w:val="004C4AF1"/>
    <w:rsid w:val="004C53A1"/>
    <w:rsid w:val="004C67F7"/>
    <w:rsid w:val="004C6B6F"/>
    <w:rsid w:val="004C6CF1"/>
    <w:rsid w:val="004C6F16"/>
    <w:rsid w:val="004C7B4C"/>
    <w:rsid w:val="004D1795"/>
    <w:rsid w:val="004D2548"/>
    <w:rsid w:val="004D2556"/>
    <w:rsid w:val="004D2939"/>
    <w:rsid w:val="004D31B8"/>
    <w:rsid w:val="004D3FDA"/>
    <w:rsid w:val="004D7631"/>
    <w:rsid w:val="004D783F"/>
    <w:rsid w:val="004E09BB"/>
    <w:rsid w:val="004E1A72"/>
    <w:rsid w:val="004E2009"/>
    <w:rsid w:val="004E2350"/>
    <w:rsid w:val="004E31C7"/>
    <w:rsid w:val="004E4260"/>
    <w:rsid w:val="004E4989"/>
    <w:rsid w:val="004E5200"/>
    <w:rsid w:val="004E5CEF"/>
    <w:rsid w:val="004E681A"/>
    <w:rsid w:val="004E7078"/>
    <w:rsid w:val="004E7C49"/>
    <w:rsid w:val="004F047D"/>
    <w:rsid w:val="004F05F6"/>
    <w:rsid w:val="004F0ED7"/>
    <w:rsid w:val="004F13BC"/>
    <w:rsid w:val="004F187D"/>
    <w:rsid w:val="004F1ECB"/>
    <w:rsid w:val="004F1F4D"/>
    <w:rsid w:val="004F218C"/>
    <w:rsid w:val="004F308B"/>
    <w:rsid w:val="004F39B8"/>
    <w:rsid w:val="004F3EBD"/>
    <w:rsid w:val="004F4525"/>
    <w:rsid w:val="004F4F27"/>
    <w:rsid w:val="004F52BF"/>
    <w:rsid w:val="004F5984"/>
    <w:rsid w:val="004F5EA2"/>
    <w:rsid w:val="004F5F20"/>
    <w:rsid w:val="004F63E6"/>
    <w:rsid w:val="004F74C2"/>
    <w:rsid w:val="004F77F0"/>
    <w:rsid w:val="00500264"/>
    <w:rsid w:val="00500483"/>
    <w:rsid w:val="0050099F"/>
    <w:rsid w:val="00500CFE"/>
    <w:rsid w:val="00501B2B"/>
    <w:rsid w:val="00502286"/>
    <w:rsid w:val="0050346D"/>
    <w:rsid w:val="00504AE8"/>
    <w:rsid w:val="00504F36"/>
    <w:rsid w:val="00504FD5"/>
    <w:rsid w:val="00505C6B"/>
    <w:rsid w:val="00506E68"/>
    <w:rsid w:val="0050707B"/>
    <w:rsid w:val="0050793E"/>
    <w:rsid w:val="00507D3B"/>
    <w:rsid w:val="00510782"/>
    <w:rsid w:val="00511557"/>
    <w:rsid w:val="00512427"/>
    <w:rsid w:val="00512804"/>
    <w:rsid w:val="005138EF"/>
    <w:rsid w:val="00513C4E"/>
    <w:rsid w:val="005142C3"/>
    <w:rsid w:val="00515086"/>
    <w:rsid w:val="005152EC"/>
    <w:rsid w:val="005156FE"/>
    <w:rsid w:val="00516430"/>
    <w:rsid w:val="00516703"/>
    <w:rsid w:val="00516C15"/>
    <w:rsid w:val="0051714D"/>
    <w:rsid w:val="00517A1A"/>
    <w:rsid w:val="00517E67"/>
    <w:rsid w:val="00520304"/>
    <w:rsid w:val="00520984"/>
    <w:rsid w:val="00521952"/>
    <w:rsid w:val="00522CD1"/>
    <w:rsid w:val="00523229"/>
    <w:rsid w:val="00525485"/>
    <w:rsid w:val="0052583E"/>
    <w:rsid w:val="00526608"/>
    <w:rsid w:val="0052711C"/>
    <w:rsid w:val="00530EC5"/>
    <w:rsid w:val="0053175F"/>
    <w:rsid w:val="0053243D"/>
    <w:rsid w:val="00535081"/>
    <w:rsid w:val="005359BF"/>
    <w:rsid w:val="00535E5B"/>
    <w:rsid w:val="0053638F"/>
    <w:rsid w:val="00536D03"/>
    <w:rsid w:val="00540B63"/>
    <w:rsid w:val="00540EC3"/>
    <w:rsid w:val="00542C41"/>
    <w:rsid w:val="005433F4"/>
    <w:rsid w:val="005435FA"/>
    <w:rsid w:val="0054372E"/>
    <w:rsid w:val="00544BA5"/>
    <w:rsid w:val="005451CD"/>
    <w:rsid w:val="0054654C"/>
    <w:rsid w:val="00546677"/>
    <w:rsid w:val="005468F7"/>
    <w:rsid w:val="00546C0A"/>
    <w:rsid w:val="00546C30"/>
    <w:rsid w:val="005474F0"/>
    <w:rsid w:val="005475E3"/>
    <w:rsid w:val="00547CB1"/>
    <w:rsid w:val="00547EBA"/>
    <w:rsid w:val="00551414"/>
    <w:rsid w:val="00551597"/>
    <w:rsid w:val="00551830"/>
    <w:rsid w:val="00551DCF"/>
    <w:rsid w:val="0055207E"/>
    <w:rsid w:val="0055343F"/>
    <w:rsid w:val="005534FC"/>
    <w:rsid w:val="005553B9"/>
    <w:rsid w:val="0055548E"/>
    <w:rsid w:val="00555A88"/>
    <w:rsid w:val="00555F9C"/>
    <w:rsid w:val="005563E2"/>
    <w:rsid w:val="005567AA"/>
    <w:rsid w:val="0055774D"/>
    <w:rsid w:val="00557B5F"/>
    <w:rsid w:val="00557F5B"/>
    <w:rsid w:val="00560EC0"/>
    <w:rsid w:val="0056157C"/>
    <w:rsid w:val="00562F22"/>
    <w:rsid w:val="0056373E"/>
    <w:rsid w:val="0056386A"/>
    <w:rsid w:val="00563E65"/>
    <w:rsid w:val="00564744"/>
    <w:rsid w:val="00564BC1"/>
    <w:rsid w:val="00564EE9"/>
    <w:rsid w:val="00565312"/>
    <w:rsid w:val="0056534D"/>
    <w:rsid w:val="005653BA"/>
    <w:rsid w:val="00565E58"/>
    <w:rsid w:val="0056662C"/>
    <w:rsid w:val="00567460"/>
    <w:rsid w:val="0056747D"/>
    <w:rsid w:val="005675E5"/>
    <w:rsid w:val="005676F0"/>
    <w:rsid w:val="00567A6F"/>
    <w:rsid w:val="00570F03"/>
    <w:rsid w:val="00571DD2"/>
    <w:rsid w:val="00571EE1"/>
    <w:rsid w:val="00572305"/>
    <w:rsid w:val="005724AF"/>
    <w:rsid w:val="00573313"/>
    <w:rsid w:val="00573E3C"/>
    <w:rsid w:val="00576D20"/>
    <w:rsid w:val="00581C77"/>
    <w:rsid w:val="00582070"/>
    <w:rsid w:val="00583613"/>
    <w:rsid w:val="00583754"/>
    <w:rsid w:val="00583EBA"/>
    <w:rsid w:val="0058413B"/>
    <w:rsid w:val="00584C8C"/>
    <w:rsid w:val="00585213"/>
    <w:rsid w:val="00585FC3"/>
    <w:rsid w:val="00586545"/>
    <w:rsid w:val="00587739"/>
    <w:rsid w:val="005878D3"/>
    <w:rsid w:val="0059024A"/>
    <w:rsid w:val="00591FC1"/>
    <w:rsid w:val="00592483"/>
    <w:rsid w:val="00593902"/>
    <w:rsid w:val="00593CB0"/>
    <w:rsid w:val="005947FA"/>
    <w:rsid w:val="0059601A"/>
    <w:rsid w:val="0059630E"/>
    <w:rsid w:val="00596344"/>
    <w:rsid w:val="00596404"/>
    <w:rsid w:val="005973EA"/>
    <w:rsid w:val="00597B2F"/>
    <w:rsid w:val="00597C57"/>
    <w:rsid w:val="00597E18"/>
    <w:rsid w:val="005A0FED"/>
    <w:rsid w:val="005A15B3"/>
    <w:rsid w:val="005A1911"/>
    <w:rsid w:val="005A24E0"/>
    <w:rsid w:val="005A2CBF"/>
    <w:rsid w:val="005A32F0"/>
    <w:rsid w:val="005A36DD"/>
    <w:rsid w:val="005A3963"/>
    <w:rsid w:val="005A3E92"/>
    <w:rsid w:val="005A64E8"/>
    <w:rsid w:val="005A69A6"/>
    <w:rsid w:val="005B03BC"/>
    <w:rsid w:val="005B0B2D"/>
    <w:rsid w:val="005B1AB5"/>
    <w:rsid w:val="005B1CFE"/>
    <w:rsid w:val="005B20BD"/>
    <w:rsid w:val="005B3125"/>
    <w:rsid w:val="005B37DA"/>
    <w:rsid w:val="005B4AA4"/>
    <w:rsid w:val="005B52E5"/>
    <w:rsid w:val="005B5551"/>
    <w:rsid w:val="005B5BCF"/>
    <w:rsid w:val="005B69C2"/>
    <w:rsid w:val="005B6BDF"/>
    <w:rsid w:val="005C2D35"/>
    <w:rsid w:val="005C3E9A"/>
    <w:rsid w:val="005C4141"/>
    <w:rsid w:val="005C5744"/>
    <w:rsid w:val="005C5B9A"/>
    <w:rsid w:val="005C61CB"/>
    <w:rsid w:val="005C62FE"/>
    <w:rsid w:val="005C653B"/>
    <w:rsid w:val="005C7591"/>
    <w:rsid w:val="005C7756"/>
    <w:rsid w:val="005C7A46"/>
    <w:rsid w:val="005D0805"/>
    <w:rsid w:val="005D0EF7"/>
    <w:rsid w:val="005D10F8"/>
    <w:rsid w:val="005D2B26"/>
    <w:rsid w:val="005D2CE9"/>
    <w:rsid w:val="005D311D"/>
    <w:rsid w:val="005D3401"/>
    <w:rsid w:val="005D3953"/>
    <w:rsid w:val="005D3B8D"/>
    <w:rsid w:val="005D3D12"/>
    <w:rsid w:val="005D3E7B"/>
    <w:rsid w:val="005D4A30"/>
    <w:rsid w:val="005D4DD0"/>
    <w:rsid w:val="005D54E0"/>
    <w:rsid w:val="005D6149"/>
    <w:rsid w:val="005D6270"/>
    <w:rsid w:val="005D6D01"/>
    <w:rsid w:val="005D6E32"/>
    <w:rsid w:val="005D719F"/>
    <w:rsid w:val="005D7915"/>
    <w:rsid w:val="005D79FA"/>
    <w:rsid w:val="005D7B50"/>
    <w:rsid w:val="005E0C8D"/>
    <w:rsid w:val="005E0FE2"/>
    <w:rsid w:val="005E1B11"/>
    <w:rsid w:val="005E3C84"/>
    <w:rsid w:val="005E3D00"/>
    <w:rsid w:val="005E4353"/>
    <w:rsid w:val="005E55DC"/>
    <w:rsid w:val="005E5B31"/>
    <w:rsid w:val="005E620F"/>
    <w:rsid w:val="005E6E55"/>
    <w:rsid w:val="005E76F5"/>
    <w:rsid w:val="005F1534"/>
    <w:rsid w:val="005F16CB"/>
    <w:rsid w:val="005F23CD"/>
    <w:rsid w:val="005F4634"/>
    <w:rsid w:val="005F4789"/>
    <w:rsid w:val="005F4B0E"/>
    <w:rsid w:val="005F4CAF"/>
    <w:rsid w:val="005F549F"/>
    <w:rsid w:val="005F5964"/>
    <w:rsid w:val="005F62C3"/>
    <w:rsid w:val="005F6476"/>
    <w:rsid w:val="005F68D9"/>
    <w:rsid w:val="006013E6"/>
    <w:rsid w:val="006021ED"/>
    <w:rsid w:val="00602BD3"/>
    <w:rsid w:val="0060310F"/>
    <w:rsid w:val="00603576"/>
    <w:rsid w:val="00603CE2"/>
    <w:rsid w:val="00603F12"/>
    <w:rsid w:val="0060403C"/>
    <w:rsid w:val="006045FC"/>
    <w:rsid w:val="00604F13"/>
    <w:rsid w:val="00605853"/>
    <w:rsid w:val="00605900"/>
    <w:rsid w:val="0060642A"/>
    <w:rsid w:val="006065C6"/>
    <w:rsid w:val="006067B2"/>
    <w:rsid w:val="006071CA"/>
    <w:rsid w:val="00607BA0"/>
    <w:rsid w:val="00607E4E"/>
    <w:rsid w:val="0061032A"/>
    <w:rsid w:val="00611239"/>
    <w:rsid w:val="006113B5"/>
    <w:rsid w:val="00611CDA"/>
    <w:rsid w:val="00611EC2"/>
    <w:rsid w:val="00612762"/>
    <w:rsid w:val="00612C47"/>
    <w:rsid w:val="00612E7A"/>
    <w:rsid w:val="0061349D"/>
    <w:rsid w:val="00613500"/>
    <w:rsid w:val="0061381C"/>
    <w:rsid w:val="006138A2"/>
    <w:rsid w:val="0061593E"/>
    <w:rsid w:val="00615947"/>
    <w:rsid w:val="006175D8"/>
    <w:rsid w:val="00620EEF"/>
    <w:rsid w:val="006224FE"/>
    <w:rsid w:val="00623983"/>
    <w:rsid w:val="006244C6"/>
    <w:rsid w:val="00625008"/>
    <w:rsid w:val="00625BC1"/>
    <w:rsid w:val="00626F98"/>
    <w:rsid w:val="0062711A"/>
    <w:rsid w:val="006271C7"/>
    <w:rsid w:val="006277D5"/>
    <w:rsid w:val="00627D4E"/>
    <w:rsid w:val="00630392"/>
    <w:rsid w:val="006305A4"/>
    <w:rsid w:val="0063089F"/>
    <w:rsid w:val="00631AEC"/>
    <w:rsid w:val="006320F4"/>
    <w:rsid w:val="00632567"/>
    <w:rsid w:val="00632B92"/>
    <w:rsid w:val="00633275"/>
    <w:rsid w:val="00633965"/>
    <w:rsid w:val="00633B70"/>
    <w:rsid w:val="006347F4"/>
    <w:rsid w:val="00634D48"/>
    <w:rsid w:val="00634EB1"/>
    <w:rsid w:val="00636D30"/>
    <w:rsid w:val="006372DD"/>
    <w:rsid w:val="006375C7"/>
    <w:rsid w:val="006375CA"/>
    <w:rsid w:val="006376E1"/>
    <w:rsid w:val="00637B5B"/>
    <w:rsid w:val="00637F9D"/>
    <w:rsid w:val="0064032A"/>
    <w:rsid w:val="00640A96"/>
    <w:rsid w:val="00640B66"/>
    <w:rsid w:val="006429BB"/>
    <w:rsid w:val="006434FB"/>
    <w:rsid w:val="00644035"/>
    <w:rsid w:val="00644FAD"/>
    <w:rsid w:val="00647471"/>
    <w:rsid w:val="00650A38"/>
    <w:rsid w:val="00650DF4"/>
    <w:rsid w:val="00652481"/>
    <w:rsid w:val="0065250C"/>
    <w:rsid w:val="0065255D"/>
    <w:rsid w:val="00653134"/>
    <w:rsid w:val="00653615"/>
    <w:rsid w:val="006556CC"/>
    <w:rsid w:val="0065580F"/>
    <w:rsid w:val="00655A11"/>
    <w:rsid w:val="00655A24"/>
    <w:rsid w:val="00655F2E"/>
    <w:rsid w:val="00656744"/>
    <w:rsid w:val="006602BD"/>
    <w:rsid w:val="00660587"/>
    <w:rsid w:val="00660663"/>
    <w:rsid w:val="006612E9"/>
    <w:rsid w:val="006613E2"/>
    <w:rsid w:val="00663EAD"/>
    <w:rsid w:val="006643D4"/>
    <w:rsid w:val="006649E6"/>
    <w:rsid w:val="006658D0"/>
    <w:rsid w:val="006659C8"/>
    <w:rsid w:val="00666231"/>
    <w:rsid w:val="00666594"/>
    <w:rsid w:val="0066683B"/>
    <w:rsid w:val="006670E6"/>
    <w:rsid w:val="006676EC"/>
    <w:rsid w:val="00667FDB"/>
    <w:rsid w:val="00670052"/>
    <w:rsid w:val="00670FDB"/>
    <w:rsid w:val="00671059"/>
    <w:rsid w:val="00671867"/>
    <w:rsid w:val="006718FB"/>
    <w:rsid w:val="00672CD9"/>
    <w:rsid w:val="006737D6"/>
    <w:rsid w:val="00673F74"/>
    <w:rsid w:val="00675613"/>
    <w:rsid w:val="00676985"/>
    <w:rsid w:val="00676BE6"/>
    <w:rsid w:val="00677373"/>
    <w:rsid w:val="00677868"/>
    <w:rsid w:val="00677A2A"/>
    <w:rsid w:val="00677F87"/>
    <w:rsid w:val="006819FD"/>
    <w:rsid w:val="00681FD5"/>
    <w:rsid w:val="0068259A"/>
    <w:rsid w:val="00682630"/>
    <w:rsid w:val="00685119"/>
    <w:rsid w:val="0068511A"/>
    <w:rsid w:val="006851DB"/>
    <w:rsid w:val="0068528D"/>
    <w:rsid w:val="00685392"/>
    <w:rsid w:val="00685CA8"/>
    <w:rsid w:val="00686555"/>
    <w:rsid w:val="00686B17"/>
    <w:rsid w:val="00686CC3"/>
    <w:rsid w:val="00687BB0"/>
    <w:rsid w:val="00690102"/>
    <w:rsid w:val="0069034E"/>
    <w:rsid w:val="0069044E"/>
    <w:rsid w:val="00691E58"/>
    <w:rsid w:val="0069418E"/>
    <w:rsid w:val="0069489C"/>
    <w:rsid w:val="00695C6A"/>
    <w:rsid w:val="006974BF"/>
    <w:rsid w:val="006A03BE"/>
    <w:rsid w:val="006A04DC"/>
    <w:rsid w:val="006A17F1"/>
    <w:rsid w:val="006A22ED"/>
    <w:rsid w:val="006A42DA"/>
    <w:rsid w:val="006A4415"/>
    <w:rsid w:val="006A4C68"/>
    <w:rsid w:val="006A508E"/>
    <w:rsid w:val="006A557A"/>
    <w:rsid w:val="006A571D"/>
    <w:rsid w:val="006A5F6A"/>
    <w:rsid w:val="006A6B9F"/>
    <w:rsid w:val="006A72F2"/>
    <w:rsid w:val="006A7400"/>
    <w:rsid w:val="006A7DB5"/>
    <w:rsid w:val="006B035C"/>
    <w:rsid w:val="006B099A"/>
    <w:rsid w:val="006B161C"/>
    <w:rsid w:val="006B1799"/>
    <w:rsid w:val="006B2399"/>
    <w:rsid w:val="006B480C"/>
    <w:rsid w:val="006B51B8"/>
    <w:rsid w:val="006B5427"/>
    <w:rsid w:val="006B5836"/>
    <w:rsid w:val="006B5C97"/>
    <w:rsid w:val="006B7067"/>
    <w:rsid w:val="006B7072"/>
    <w:rsid w:val="006B759A"/>
    <w:rsid w:val="006B7E23"/>
    <w:rsid w:val="006C039E"/>
    <w:rsid w:val="006C0772"/>
    <w:rsid w:val="006C0A08"/>
    <w:rsid w:val="006C132B"/>
    <w:rsid w:val="006C13D3"/>
    <w:rsid w:val="006C144B"/>
    <w:rsid w:val="006C15EC"/>
    <w:rsid w:val="006C1755"/>
    <w:rsid w:val="006C203A"/>
    <w:rsid w:val="006C2801"/>
    <w:rsid w:val="006C2C93"/>
    <w:rsid w:val="006C33F6"/>
    <w:rsid w:val="006C3A52"/>
    <w:rsid w:val="006C3D4D"/>
    <w:rsid w:val="006C40E8"/>
    <w:rsid w:val="006C48D6"/>
    <w:rsid w:val="006C574C"/>
    <w:rsid w:val="006C5FD0"/>
    <w:rsid w:val="006C6BC0"/>
    <w:rsid w:val="006C6C41"/>
    <w:rsid w:val="006C6CC7"/>
    <w:rsid w:val="006D1758"/>
    <w:rsid w:val="006D1EAA"/>
    <w:rsid w:val="006D2FEA"/>
    <w:rsid w:val="006D33F1"/>
    <w:rsid w:val="006D352D"/>
    <w:rsid w:val="006D3820"/>
    <w:rsid w:val="006D3979"/>
    <w:rsid w:val="006D5145"/>
    <w:rsid w:val="006D670D"/>
    <w:rsid w:val="006D6732"/>
    <w:rsid w:val="006D7384"/>
    <w:rsid w:val="006D788B"/>
    <w:rsid w:val="006D7C39"/>
    <w:rsid w:val="006E0157"/>
    <w:rsid w:val="006E0FE3"/>
    <w:rsid w:val="006E1358"/>
    <w:rsid w:val="006E1BA6"/>
    <w:rsid w:val="006E23BB"/>
    <w:rsid w:val="006E23BE"/>
    <w:rsid w:val="006E38E8"/>
    <w:rsid w:val="006E3BB5"/>
    <w:rsid w:val="006E46D0"/>
    <w:rsid w:val="006E487F"/>
    <w:rsid w:val="006E48E2"/>
    <w:rsid w:val="006E608E"/>
    <w:rsid w:val="006E623E"/>
    <w:rsid w:val="006E6A60"/>
    <w:rsid w:val="006F0305"/>
    <w:rsid w:val="006F14CC"/>
    <w:rsid w:val="006F300E"/>
    <w:rsid w:val="006F3192"/>
    <w:rsid w:val="006F45FE"/>
    <w:rsid w:val="006F5042"/>
    <w:rsid w:val="006F521F"/>
    <w:rsid w:val="006F6248"/>
    <w:rsid w:val="006F7FE3"/>
    <w:rsid w:val="00700018"/>
    <w:rsid w:val="00700A33"/>
    <w:rsid w:val="00701063"/>
    <w:rsid w:val="00701DAD"/>
    <w:rsid w:val="0070204A"/>
    <w:rsid w:val="007033BE"/>
    <w:rsid w:val="00703878"/>
    <w:rsid w:val="00703C8B"/>
    <w:rsid w:val="00704159"/>
    <w:rsid w:val="007042F0"/>
    <w:rsid w:val="00704430"/>
    <w:rsid w:val="00704754"/>
    <w:rsid w:val="00704849"/>
    <w:rsid w:val="00704C25"/>
    <w:rsid w:val="00705908"/>
    <w:rsid w:val="00705CA3"/>
    <w:rsid w:val="00706437"/>
    <w:rsid w:val="00706B85"/>
    <w:rsid w:val="00711B01"/>
    <w:rsid w:val="00711FEF"/>
    <w:rsid w:val="0071271D"/>
    <w:rsid w:val="00712B66"/>
    <w:rsid w:val="00712BD9"/>
    <w:rsid w:val="00713C48"/>
    <w:rsid w:val="00715191"/>
    <w:rsid w:val="0071520E"/>
    <w:rsid w:val="007161A9"/>
    <w:rsid w:val="00716C6D"/>
    <w:rsid w:val="007170C4"/>
    <w:rsid w:val="00717403"/>
    <w:rsid w:val="0071773F"/>
    <w:rsid w:val="00717AE6"/>
    <w:rsid w:val="00717B98"/>
    <w:rsid w:val="00720064"/>
    <w:rsid w:val="007200B1"/>
    <w:rsid w:val="0072072D"/>
    <w:rsid w:val="0072120B"/>
    <w:rsid w:val="007223A6"/>
    <w:rsid w:val="00722467"/>
    <w:rsid w:val="00724A9C"/>
    <w:rsid w:val="00725504"/>
    <w:rsid w:val="00725958"/>
    <w:rsid w:val="00725CBE"/>
    <w:rsid w:val="007261F2"/>
    <w:rsid w:val="00726238"/>
    <w:rsid w:val="007264D9"/>
    <w:rsid w:val="00726E53"/>
    <w:rsid w:val="007276A3"/>
    <w:rsid w:val="00727EEA"/>
    <w:rsid w:val="00731867"/>
    <w:rsid w:val="007319B1"/>
    <w:rsid w:val="0073342A"/>
    <w:rsid w:val="007346DB"/>
    <w:rsid w:val="00735C88"/>
    <w:rsid w:val="00735D37"/>
    <w:rsid w:val="0073612B"/>
    <w:rsid w:val="007362EE"/>
    <w:rsid w:val="00736319"/>
    <w:rsid w:val="007377C0"/>
    <w:rsid w:val="007404AE"/>
    <w:rsid w:val="00740DA0"/>
    <w:rsid w:val="00741948"/>
    <w:rsid w:val="00742A9E"/>
    <w:rsid w:val="0074407B"/>
    <w:rsid w:val="0074442F"/>
    <w:rsid w:val="007455BD"/>
    <w:rsid w:val="00747B7D"/>
    <w:rsid w:val="00747BDC"/>
    <w:rsid w:val="00750023"/>
    <w:rsid w:val="007501A1"/>
    <w:rsid w:val="007501AC"/>
    <w:rsid w:val="0075026E"/>
    <w:rsid w:val="00750357"/>
    <w:rsid w:val="00750546"/>
    <w:rsid w:val="00750C76"/>
    <w:rsid w:val="00751389"/>
    <w:rsid w:val="007519B8"/>
    <w:rsid w:val="00752430"/>
    <w:rsid w:val="00752B72"/>
    <w:rsid w:val="007535A7"/>
    <w:rsid w:val="00753BD3"/>
    <w:rsid w:val="00755430"/>
    <w:rsid w:val="00756358"/>
    <w:rsid w:val="00757EFB"/>
    <w:rsid w:val="007607E2"/>
    <w:rsid w:val="007608A6"/>
    <w:rsid w:val="007609C8"/>
    <w:rsid w:val="007611DF"/>
    <w:rsid w:val="00761E57"/>
    <w:rsid w:val="00762FE4"/>
    <w:rsid w:val="007634E4"/>
    <w:rsid w:val="007634F2"/>
    <w:rsid w:val="00763605"/>
    <w:rsid w:val="007642AF"/>
    <w:rsid w:val="00764731"/>
    <w:rsid w:val="007648CF"/>
    <w:rsid w:val="007650AA"/>
    <w:rsid w:val="0076774A"/>
    <w:rsid w:val="007700FA"/>
    <w:rsid w:val="007717C2"/>
    <w:rsid w:val="00771B5E"/>
    <w:rsid w:val="00771D41"/>
    <w:rsid w:val="0077234C"/>
    <w:rsid w:val="007724B6"/>
    <w:rsid w:val="00773781"/>
    <w:rsid w:val="00773B3B"/>
    <w:rsid w:val="00773F8B"/>
    <w:rsid w:val="007740ED"/>
    <w:rsid w:val="0077510C"/>
    <w:rsid w:val="00775AAB"/>
    <w:rsid w:val="00775C07"/>
    <w:rsid w:val="00775DB8"/>
    <w:rsid w:val="00775F80"/>
    <w:rsid w:val="007775BB"/>
    <w:rsid w:val="007803C9"/>
    <w:rsid w:val="007806BC"/>
    <w:rsid w:val="00780C09"/>
    <w:rsid w:val="00780F7B"/>
    <w:rsid w:val="00781876"/>
    <w:rsid w:val="00781A9F"/>
    <w:rsid w:val="00782F18"/>
    <w:rsid w:val="007835D4"/>
    <w:rsid w:val="00783963"/>
    <w:rsid w:val="00783CA4"/>
    <w:rsid w:val="007849F0"/>
    <w:rsid w:val="00784E72"/>
    <w:rsid w:val="007850C0"/>
    <w:rsid w:val="00785171"/>
    <w:rsid w:val="00785214"/>
    <w:rsid w:val="00785765"/>
    <w:rsid w:val="00785E5C"/>
    <w:rsid w:val="00786B43"/>
    <w:rsid w:val="007875D5"/>
    <w:rsid w:val="007921C4"/>
    <w:rsid w:val="007927AD"/>
    <w:rsid w:val="00792A5D"/>
    <w:rsid w:val="00792C0F"/>
    <w:rsid w:val="00793122"/>
    <w:rsid w:val="007931F5"/>
    <w:rsid w:val="007934FB"/>
    <w:rsid w:val="0079490F"/>
    <w:rsid w:val="00794A2F"/>
    <w:rsid w:val="0079586E"/>
    <w:rsid w:val="007958C2"/>
    <w:rsid w:val="00795C88"/>
    <w:rsid w:val="0079614E"/>
    <w:rsid w:val="007961B9"/>
    <w:rsid w:val="0079674E"/>
    <w:rsid w:val="00796D6A"/>
    <w:rsid w:val="0079746E"/>
    <w:rsid w:val="00797593"/>
    <w:rsid w:val="00797A43"/>
    <w:rsid w:val="00797DAF"/>
    <w:rsid w:val="00797F6A"/>
    <w:rsid w:val="007A1314"/>
    <w:rsid w:val="007A2A5C"/>
    <w:rsid w:val="007A2A81"/>
    <w:rsid w:val="007A30A1"/>
    <w:rsid w:val="007A30D9"/>
    <w:rsid w:val="007A3514"/>
    <w:rsid w:val="007A3D6F"/>
    <w:rsid w:val="007A7867"/>
    <w:rsid w:val="007A7BD0"/>
    <w:rsid w:val="007B073D"/>
    <w:rsid w:val="007B0D8B"/>
    <w:rsid w:val="007B1096"/>
    <w:rsid w:val="007B12CE"/>
    <w:rsid w:val="007B183D"/>
    <w:rsid w:val="007B2311"/>
    <w:rsid w:val="007B26B2"/>
    <w:rsid w:val="007B2D5D"/>
    <w:rsid w:val="007B326B"/>
    <w:rsid w:val="007B38A8"/>
    <w:rsid w:val="007B39EC"/>
    <w:rsid w:val="007B3BCF"/>
    <w:rsid w:val="007B3DC6"/>
    <w:rsid w:val="007B4238"/>
    <w:rsid w:val="007B529E"/>
    <w:rsid w:val="007B5403"/>
    <w:rsid w:val="007B5C0B"/>
    <w:rsid w:val="007C1AEF"/>
    <w:rsid w:val="007C1C44"/>
    <w:rsid w:val="007C1D25"/>
    <w:rsid w:val="007C2192"/>
    <w:rsid w:val="007C256B"/>
    <w:rsid w:val="007C2F7F"/>
    <w:rsid w:val="007C4C5A"/>
    <w:rsid w:val="007C5D85"/>
    <w:rsid w:val="007C5DB6"/>
    <w:rsid w:val="007C634E"/>
    <w:rsid w:val="007C7618"/>
    <w:rsid w:val="007C7933"/>
    <w:rsid w:val="007C794C"/>
    <w:rsid w:val="007C7E26"/>
    <w:rsid w:val="007D09C9"/>
    <w:rsid w:val="007D0F3E"/>
    <w:rsid w:val="007D10B5"/>
    <w:rsid w:val="007D1AAD"/>
    <w:rsid w:val="007D209A"/>
    <w:rsid w:val="007D344E"/>
    <w:rsid w:val="007D3723"/>
    <w:rsid w:val="007D4149"/>
    <w:rsid w:val="007D4678"/>
    <w:rsid w:val="007D6472"/>
    <w:rsid w:val="007D6764"/>
    <w:rsid w:val="007D690C"/>
    <w:rsid w:val="007D78FD"/>
    <w:rsid w:val="007D7F99"/>
    <w:rsid w:val="007E0525"/>
    <w:rsid w:val="007E08D4"/>
    <w:rsid w:val="007E1544"/>
    <w:rsid w:val="007E15E8"/>
    <w:rsid w:val="007E172C"/>
    <w:rsid w:val="007E1AC6"/>
    <w:rsid w:val="007E22F3"/>
    <w:rsid w:val="007E2B84"/>
    <w:rsid w:val="007E35EE"/>
    <w:rsid w:val="007E571F"/>
    <w:rsid w:val="007E5F84"/>
    <w:rsid w:val="007E6770"/>
    <w:rsid w:val="007E6AFC"/>
    <w:rsid w:val="007E6BF9"/>
    <w:rsid w:val="007E717D"/>
    <w:rsid w:val="007E7262"/>
    <w:rsid w:val="007F06F0"/>
    <w:rsid w:val="007F0D63"/>
    <w:rsid w:val="007F0FE7"/>
    <w:rsid w:val="007F3119"/>
    <w:rsid w:val="007F3E85"/>
    <w:rsid w:val="007F414B"/>
    <w:rsid w:val="007F41FA"/>
    <w:rsid w:val="007F42B1"/>
    <w:rsid w:val="007F47FB"/>
    <w:rsid w:val="007F4B84"/>
    <w:rsid w:val="007F4CBB"/>
    <w:rsid w:val="007F5152"/>
    <w:rsid w:val="007F54D6"/>
    <w:rsid w:val="007F5A43"/>
    <w:rsid w:val="007F684D"/>
    <w:rsid w:val="007F7629"/>
    <w:rsid w:val="007F767E"/>
    <w:rsid w:val="007F773D"/>
    <w:rsid w:val="00800313"/>
    <w:rsid w:val="008003E3"/>
    <w:rsid w:val="008008B4"/>
    <w:rsid w:val="008011D2"/>
    <w:rsid w:val="0080135B"/>
    <w:rsid w:val="00801860"/>
    <w:rsid w:val="00801CAF"/>
    <w:rsid w:val="00802923"/>
    <w:rsid w:val="00802986"/>
    <w:rsid w:val="00803E8C"/>
    <w:rsid w:val="00804B59"/>
    <w:rsid w:val="00804F4D"/>
    <w:rsid w:val="008050E7"/>
    <w:rsid w:val="00805437"/>
    <w:rsid w:val="00805586"/>
    <w:rsid w:val="00806379"/>
    <w:rsid w:val="0080690F"/>
    <w:rsid w:val="00807652"/>
    <w:rsid w:val="0080788C"/>
    <w:rsid w:val="00810283"/>
    <w:rsid w:val="00811895"/>
    <w:rsid w:val="00811B07"/>
    <w:rsid w:val="00811D6D"/>
    <w:rsid w:val="00811ED9"/>
    <w:rsid w:val="00814A87"/>
    <w:rsid w:val="00817532"/>
    <w:rsid w:val="0081771E"/>
    <w:rsid w:val="00817734"/>
    <w:rsid w:val="00817BEF"/>
    <w:rsid w:val="00820055"/>
    <w:rsid w:val="008218FF"/>
    <w:rsid w:val="0082285A"/>
    <w:rsid w:val="00822ABD"/>
    <w:rsid w:val="00822E60"/>
    <w:rsid w:val="00824A91"/>
    <w:rsid w:val="00824F00"/>
    <w:rsid w:val="0082516B"/>
    <w:rsid w:val="008253B1"/>
    <w:rsid w:val="00825477"/>
    <w:rsid w:val="008261DF"/>
    <w:rsid w:val="00826627"/>
    <w:rsid w:val="0082697A"/>
    <w:rsid w:val="00827184"/>
    <w:rsid w:val="00827AF0"/>
    <w:rsid w:val="00830ED3"/>
    <w:rsid w:val="0083156D"/>
    <w:rsid w:val="00831579"/>
    <w:rsid w:val="00831BDE"/>
    <w:rsid w:val="00831E37"/>
    <w:rsid w:val="00832974"/>
    <w:rsid w:val="00833453"/>
    <w:rsid w:val="0083348C"/>
    <w:rsid w:val="00833C1F"/>
    <w:rsid w:val="0083437B"/>
    <w:rsid w:val="008361B0"/>
    <w:rsid w:val="008374FB"/>
    <w:rsid w:val="00837633"/>
    <w:rsid w:val="00837ED2"/>
    <w:rsid w:val="0084034A"/>
    <w:rsid w:val="00840C93"/>
    <w:rsid w:val="00841069"/>
    <w:rsid w:val="00842FEE"/>
    <w:rsid w:val="00843941"/>
    <w:rsid w:val="00843AE0"/>
    <w:rsid w:val="00843B42"/>
    <w:rsid w:val="00843CA1"/>
    <w:rsid w:val="00843E25"/>
    <w:rsid w:val="00844DC7"/>
    <w:rsid w:val="00845417"/>
    <w:rsid w:val="00845595"/>
    <w:rsid w:val="00847039"/>
    <w:rsid w:val="0084729C"/>
    <w:rsid w:val="0085023B"/>
    <w:rsid w:val="00851488"/>
    <w:rsid w:val="0085159B"/>
    <w:rsid w:val="0085252A"/>
    <w:rsid w:val="00852605"/>
    <w:rsid w:val="00852A37"/>
    <w:rsid w:val="00853141"/>
    <w:rsid w:val="00854032"/>
    <w:rsid w:val="008544D8"/>
    <w:rsid w:val="008558E1"/>
    <w:rsid w:val="008561C9"/>
    <w:rsid w:val="0085696D"/>
    <w:rsid w:val="00856A29"/>
    <w:rsid w:val="00857B01"/>
    <w:rsid w:val="00857CC1"/>
    <w:rsid w:val="008607E8"/>
    <w:rsid w:val="008616E8"/>
    <w:rsid w:val="008625A5"/>
    <w:rsid w:val="008629CE"/>
    <w:rsid w:val="00862B8F"/>
    <w:rsid w:val="00863696"/>
    <w:rsid w:val="00863B34"/>
    <w:rsid w:val="00863C7E"/>
    <w:rsid w:val="00864917"/>
    <w:rsid w:val="008661DA"/>
    <w:rsid w:val="00870176"/>
    <w:rsid w:val="00870C84"/>
    <w:rsid w:val="00871639"/>
    <w:rsid w:val="00874136"/>
    <w:rsid w:val="00874BD6"/>
    <w:rsid w:val="00876F48"/>
    <w:rsid w:val="00877100"/>
    <w:rsid w:val="00877628"/>
    <w:rsid w:val="0088047B"/>
    <w:rsid w:val="00880B05"/>
    <w:rsid w:val="00880C62"/>
    <w:rsid w:val="00881C7F"/>
    <w:rsid w:val="00882537"/>
    <w:rsid w:val="00882889"/>
    <w:rsid w:val="00883A7B"/>
    <w:rsid w:val="00883FC7"/>
    <w:rsid w:val="00884A5F"/>
    <w:rsid w:val="008874E5"/>
    <w:rsid w:val="00887D66"/>
    <w:rsid w:val="008901EB"/>
    <w:rsid w:val="00890DCA"/>
    <w:rsid w:val="00891235"/>
    <w:rsid w:val="008918FB"/>
    <w:rsid w:val="00891A6B"/>
    <w:rsid w:val="00892AFC"/>
    <w:rsid w:val="00893890"/>
    <w:rsid w:val="0089400A"/>
    <w:rsid w:val="00896752"/>
    <w:rsid w:val="0089787B"/>
    <w:rsid w:val="00897FE6"/>
    <w:rsid w:val="008A04DA"/>
    <w:rsid w:val="008A095E"/>
    <w:rsid w:val="008A0D7C"/>
    <w:rsid w:val="008A2210"/>
    <w:rsid w:val="008A2470"/>
    <w:rsid w:val="008A27C9"/>
    <w:rsid w:val="008A3305"/>
    <w:rsid w:val="008A4137"/>
    <w:rsid w:val="008A4194"/>
    <w:rsid w:val="008A4248"/>
    <w:rsid w:val="008A440C"/>
    <w:rsid w:val="008A45D6"/>
    <w:rsid w:val="008A4AFB"/>
    <w:rsid w:val="008A4BB0"/>
    <w:rsid w:val="008A4C1D"/>
    <w:rsid w:val="008A4C54"/>
    <w:rsid w:val="008A5104"/>
    <w:rsid w:val="008A583A"/>
    <w:rsid w:val="008A5888"/>
    <w:rsid w:val="008A5DAB"/>
    <w:rsid w:val="008A6828"/>
    <w:rsid w:val="008A69B9"/>
    <w:rsid w:val="008A72BD"/>
    <w:rsid w:val="008A74C6"/>
    <w:rsid w:val="008A768C"/>
    <w:rsid w:val="008A7C58"/>
    <w:rsid w:val="008B0D60"/>
    <w:rsid w:val="008B1EBE"/>
    <w:rsid w:val="008B3B19"/>
    <w:rsid w:val="008B5098"/>
    <w:rsid w:val="008B575F"/>
    <w:rsid w:val="008B5BB6"/>
    <w:rsid w:val="008B5C15"/>
    <w:rsid w:val="008B6AD4"/>
    <w:rsid w:val="008B6EE5"/>
    <w:rsid w:val="008B71BA"/>
    <w:rsid w:val="008B7B38"/>
    <w:rsid w:val="008C0511"/>
    <w:rsid w:val="008C05B5"/>
    <w:rsid w:val="008C0C85"/>
    <w:rsid w:val="008C1BE4"/>
    <w:rsid w:val="008C1D74"/>
    <w:rsid w:val="008C2132"/>
    <w:rsid w:val="008C2263"/>
    <w:rsid w:val="008C3568"/>
    <w:rsid w:val="008C3581"/>
    <w:rsid w:val="008C3A36"/>
    <w:rsid w:val="008C3D27"/>
    <w:rsid w:val="008C3EFC"/>
    <w:rsid w:val="008C3F01"/>
    <w:rsid w:val="008C4333"/>
    <w:rsid w:val="008C5179"/>
    <w:rsid w:val="008C5610"/>
    <w:rsid w:val="008C6E21"/>
    <w:rsid w:val="008D1769"/>
    <w:rsid w:val="008D2DBE"/>
    <w:rsid w:val="008D3456"/>
    <w:rsid w:val="008D40CC"/>
    <w:rsid w:val="008D5B9E"/>
    <w:rsid w:val="008D67D1"/>
    <w:rsid w:val="008E0083"/>
    <w:rsid w:val="008E1696"/>
    <w:rsid w:val="008E1FDD"/>
    <w:rsid w:val="008E3570"/>
    <w:rsid w:val="008E421C"/>
    <w:rsid w:val="008E6FCD"/>
    <w:rsid w:val="008E714E"/>
    <w:rsid w:val="008E7683"/>
    <w:rsid w:val="008F0842"/>
    <w:rsid w:val="008F14E8"/>
    <w:rsid w:val="008F1FB0"/>
    <w:rsid w:val="008F2268"/>
    <w:rsid w:val="008F28A5"/>
    <w:rsid w:val="008F3377"/>
    <w:rsid w:val="008F4C0A"/>
    <w:rsid w:val="008F5154"/>
    <w:rsid w:val="008F544A"/>
    <w:rsid w:val="008F5468"/>
    <w:rsid w:val="008F72F8"/>
    <w:rsid w:val="008F7BAC"/>
    <w:rsid w:val="0090005A"/>
    <w:rsid w:val="00901081"/>
    <w:rsid w:val="009013AF"/>
    <w:rsid w:val="00901682"/>
    <w:rsid w:val="00902082"/>
    <w:rsid w:val="009023D6"/>
    <w:rsid w:val="00902B9E"/>
    <w:rsid w:val="00903F82"/>
    <w:rsid w:val="0090487E"/>
    <w:rsid w:val="00904D76"/>
    <w:rsid w:val="009050A7"/>
    <w:rsid w:val="009054D5"/>
    <w:rsid w:val="00905CA9"/>
    <w:rsid w:val="00906BB2"/>
    <w:rsid w:val="00907670"/>
    <w:rsid w:val="0091064C"/>
    <w:rsid w:val="009106C3"/>
    <w:rsid w:val="00910E1A"/>
    <w:rsid w:val="00913005"/>
    <w:rsid w:val="009131B8"/>
    <w:rsid w:val="00913644"/>
    <w:rsid w:val="009137C8"/>
    <w:rsid w:val="00914181"/>
    <w:rsid w:val="00914515"/>
    <w:rsid w:val="00915688"/>
    <w:rsid w:val="0091599D"/>
    <w:rsid w:val="00915CB4"/>
    <w:rsid w:val="0091627D"/>
    <w:rsid w:val="0091764E"/>
    <w:rsid w:val="00917D20"/>
    <w:rsid w:val="009207DB"/>
    <w:rsid w:val="00921246"/>
    <w:rsid w:val="00921443"/>
    <w:rsid w:val="00921C12"/>
    <w:rsid w:val="00922489"/>
    <w:rsid w:val="00923AAE"/>
    <w:rsid w:val="00924009"/>
    <w:rsid w:val="009243EE"/>
    <w:rsid w:val="0092441C"/>
    <w:rsid w:val="009247DF"/>
    <w:rsid w:val="00924C25"/>
    <w:rsid w:val="0092514F"/>
    <w:rsid w:val="00925249"/>
    <w:rsid w:val="00925374"/>
    <w:rsid w:val="009263FC"/>
    <w:rsid w:val="009274E3"/>
    <w:rsid w:val="009307AB"/>
    <w:rsid w:val="00930A40"/>
    <w:rsid w:val="00930F1C"/>
    <w:rsid w:val="00931812"/>
    <w:rsid w:val="00932823"/>
    <w:rsid w:val="00932F1D"/>
    <w:rsid w:val="00933E32"/>
    <w:rsid w:val="00933EBD"/>
    <w:rsid w:val="0093464F"/>
    <w:rsid w:val="00934BC8"/>
    <w:rsid w:val="00935F6D"/>
    <w:rsid w:val="009363CC"/>
    <w:rsid w:val="00936C9D"/>
    <w:rsid w:val="0093749B"/>
    <w:rsid w:val="0093763C"/>
    <w:rsid w:val="00940723"/>
    <w:rsid w:val="009407FC"/>
    <w:rsid w:val="00941722"/>
    <w:rsid w:val="0094232F"/>
    <w:rsid w:val="0094392E"/>
    <w:rsid w:val="00944294"/>
    <w:rsid w:val="00944CF1"/>
    <w:rsid w:val="00945261"/>
    <w:rsid w:val="0094548A"/>
    <w:rsid w:val="00945E61"/>
    <w:rsid w:val="009464F3"/>
    <w:rsid w:val="0094689A"/>
    <w:rsid w:val="009468FC"/>
    <w:rsid w:val="0094799E"/>
    <w:rsid w:val="00947F27"/>
    <w:rsid w:val="0095059F"/>
    <w:rsid w:val="009506E0"/>
    <w:rsid w:val="009517EB"/>
    <w:rsid w:val="00951D22"/>
    <w:rsid w:val="009524DC"/>
    <w:rsid w:val="00952779"/>
    <w:rsid w:val="0095278B"/>
    <w:rsid w:val="00952F2F"/>
    <w:rsid w:val="00953053"/>
    <w:rsid w:val="00954787"/>
    <w:rsid w:val="009562FC"/>
    <w:rsid w:val="00957468"/>
    <w:rsid w:val="009604B1"/>
    <w:rsid w:val="009615B0"/>
    <w:rsid w:val="00962377"/>
    <w:rsid w:val="00963AFF"/>
    <w:rsid w:val="009649AF"/>
    <w:rsid w:val="00964D19"/>
    <w:rsid w:val="00966FA1"/>
    <w:rsid w:val="00967FC4"/>
    <w:rsid w:val="009707B9"/>
    <w:rsid w:val="009718BA"/>
    <w:rsid w:val="009718C6"/>
    <w:rsid w:val="0097256F"/>
    <w:rsid w:val="00972AA5"/>
    <w:rsid w:val="00972D72"/>
    <w:rsid w:val="00972FD5"/>
    <w:rsid w:val="00973641"/>
    <w:rsid w:val="009740E2"/>
    <w:rsid w:val="0097420E"/>
    <w:rsid w:val="00974411"/>
    <w:rsid w:val="009744ED"/>
    <w:rsid w:val="00974FAB"/>
    <w:rsid w:val="00974FCE"/>
    <w:rsid w:val="009751DB"/>
    <w:rsid w:val="009753B6"/>
    <w:rsid w:val="009756E9"/>
    <w:rsid w:val="0097620B"/>
    <w:rsid w:val="009766FB"/>
    <w:rsid w:val="00976889"/>
    <w:rsid w:val="00976C57"/>
    <w:rsid w:val="009805FC"/>
    <w:rsid w:val="00980BE3"/>
    <w:rsid w:val="00980EFC"/>
    <w:rsid w:val="00980FE2"/>
    <w:rsid w:val="009810BD"/>
    <w:rsid w:val="009812C6"/>
    <w:rsid w:val="0098132C"/>
    <w:rsid w:val="009814C5"/>
    <w:rsid w:val="00982A8F"/>
    <w:rsid w:val="0098424B"/>
    <w:rsid w:val="009845EE"/>
    <w:rsid w:val="009860F6"/>
    <w:rsid w:val="009879E2"/>
    <w:rsid w:val="00987EF0"/>
    <w:rsid w:val="009902D9"/>
    <w:rsid w:val="00990D4A"/>
    <w:rsid w:val="00991007"/>
    <w:rsid w:val="00991EDB"/>
    <w:rsid w:val="0099275F"/>
    <w:rsid w:val="00992DF1"/>
    <w:rsid w:val="009930D3"/>
    <w:rsid w:val="00994AFF"/>
    <w:rsid w:val="009953BA"/>
    <w:rsid w:val="00995A12"/>
    <w:rsid w:val="00995AC1"/>
    <w:rsid w:val="00995DA9"/>
    <w:rsid w:val="009964E2"/>
    <w:rsid w:val="00997A38"/>
    <w:rsid w:val="00997E46"/>
    <w:rsid w:val="009A1942"/>
    <w:rsid w:val="009A206B"/>
    <w:rsid w:val="009A2FF0"/>
    <w:rsid w:val="009A3894"/>
    <w:rsid w:val="009A3F17"/>
    <w:rsid w:val="009A3F2B"/>
    <w:rsid w:val="009A4A33"/>
    <w:rsid w:val="009A5074"/>
    <w:rsid w:val="009A61C1"/>
    <w:rsid w:val="009A66D7"/>
    <w:rsid w:val="009B033E"/>
    <w:rsid w:val="009B245B"/>
    <w:rsid w:val="009B44CA"/>
    <w:rsid w:val="009B4BA0"/>
    <w:rsid w:val="009B4ED2"/>
    <w:rsid w:val="009B5533"/>
    <w:rsid w:val="009B71F0"/>
    <w:rsid w:val="009C00FF"/>
    <w:rsid w:val="009C03D1"/>
    <w:rsid w:val="009C059E"/>
    <w:rsid w:val="009C0EA7"/>
    <w:rsid w:val="009C29F9"/>
    <w:rsid w:val="009C358B"/>
    <w:rsid w:val="009C36CE"/>
    <w:rsid w:val="009C4197"/>
    <w:rsid w:val="009C44AD"/>
    <w:rsid w:val="009C45D8"/>
    <w:rsid w:val="009C4633"/>
    <w:rsid w:val="009C4962"/>
    <w:rsid w:val="009C4E5A"/>
    <w:rsid w:val="009C586B"/>
    <w:rsid w:val="009C5B3A"/>
    <w:rsid w:val="009C5BB3"/>
    <w:rsid w:val="009C6143"/>
    <w:rsid w:val="009C7888"/>
    <w:rsid w:val="009C7E62"/>
    <w:rsid w:val="009D00B3"/>
    <w:rsid w:val="009D0372"/>
    <w:rsid w:val="009D2D9C"/>
    <w:rsid w:val="009D36D7"/>
    <w:rsid w:val="009D42FD"/>
    <w:rsid w:val="009D4490"/>
    <w:rsid w:val="009D4C69"/>
    <w:rsid w:val="009D64FD"/>
    <w:rsid w:val="009D6CA7"/>
    <w:rsid w:val="009D6FA1"/>
    <w:rsid w:val="009D7BE6"/>
    <w:rsid w:val="009D7D90"/>
    <w:rsid w:val="009D7DD1"/>
    <w:rsid w:val="009E073E"/>
    <w:rsid w:val="009E0EAC"/>
    <w:rsid w:val="009E12FB"/>
    <w:rsid w:val="009E4E2C"/>
    <w:rsid w:val="009E5710"/>
    <w:rsid w:val="009E5A25"/>
    <w:rsid w:val="009E7171"/>
    <w:rsid w:val="009E75A1"/>
    <w:rsid w:val="009F1390"/>
    <w:rsid w:val="009F179F"/>
    <w:rsid w:val="009F186F"/>
    <w:rsid w:val="009F1ACE"/>
    <w:rsid w:val="009F1E84"/>
    <w:rsid w:val="009F223B"/>
    <w:rsid w:val="009F2D33"/>
    <w:rsid w:val="009F33BA"/>
    <w:rsid w:val="009F33EB"/>
    <w:rsid w:val="009F3725"/>
    <w:rsid w:val="009F3AC6"/>
    <w:rsid w:val="009F3D48"/>
    <w:rsid w:val="009F463B"/>
    <w:rsid w:val="009F4B7E"/>
    <w:rsid w:val="009F5909"/>
    <w:rsid w:val="009F6828"/>
    <w:rsid w:val="009F6DA4"/>
    <w:rsid w:val="00A00EB1"/>
    <w:rsid w:val="00A00FD3"/>
    <w:rsid w:val="00A0120B"/>
    <w:rsid w:val="00A02193"/>
    <w:rsid w:val="00A02698"/>
    <w:rsid w:val="00A03716"/>
    <w:rsid w:val="00A0378E"/>
    <w:rsid w:val="00A04AB8"/>
    <w:rsid w:val="00A0533C"/>
    <w:rsid w:val="00A05E5D"/>
    <w:rsid w:val="00A10BCC"/>
    <w:rsid w:val="00A116E2"/>
    <w:rsid w:val="00A11DB0"/>
    <w:rsid w:val="00A129C0"/>
    <w:rsid w:val="00A13008"/>
    <w:rsid w:val="00A13467"/>
    <w:rsid w:val="00A14CF6"/>
    <w:rsid w:val="00A151BE"/>
    <w:rsid w:val="00A155E2"/>
    <w:rsid w:val="00A16856"/>
    <w:rsid w:val="00A171D7"/>
    <w:rsid w:val="00A178EA"/>
    <w:rsid w:val="00A1792D"/>
    <w:rsid w:val="00A17C34"/>
    <w:rsid w:val="00A17DFD"/>
    <w:rsid w:val="00A201EA"/>
    <w:rsid w:val="00A21173"/>
    <w:rsid w:val="00A21A7F"/>
    <w:rsid w:val="00A22D7D"/>
    <w:rsid w:val="00A23763"/>
    <w:rsid w:val="00A24175"/>
    <w:rsid w:val="00A242CF"/>
    <w:rsid w:val="00A24D1A"/>
    <w:rsid w:val="00A25030"/>
    <w:rsid w:val="00A25540"/>
    <w:rsid w:val="00A2555C"/>
    <w:rsid w:val="00A25AAB"/>
    <w:rsid w:val="00A26480"/>
    <w:rsid w:val="00A2693A"/>
    <w:rsid w:val="00A273AA"/>
    <w:rsid w:val="00A27D71"/>
    <w:rsid w:val="00A27F8A"/>
    <w:rsid w:val="00A3149F"/>
    <w:rsid w:val="00A3175E"/>
    <w:rsid w:val="00A32B9F"/>
    <w:rsid w:val="00A32E91"/>
    <w:rsid w:val="00A34BD3"/>
    <w:rsid w:val="00A35209"/>
    <w:rsid w:val="00A35CB6"/>
    <w:rsid w:val="00A35EA1"/>
    <w:rsid w:val="00A3681A"/>
    <w:rsid w:val="00A36E51"/>
    <w:rsid w:val="00A36FBB"/>
    <w:rsid w:val="00A37100"/>
    <w:rsid w:val="00A41D56"/>
    <w:rsid w:val="00A43478"/>
    <w:rsid w:val="00A4382B"/>
    <w:rsid w:val="00A44ACB"/>
    <w:rsid w:val="00A45781"/>
    <w:rsid w:val="00A45BA4"/>
    <w:rsid w:val="00A45CF4"/>
    <w:rsid w:val="00A4607D"/>
    <w:rsid w:val="00A46CB6"/>
    <w:rsid w:val="00A509E7"/>
    <w:rsid w:val="00A50B77"/>
    <w:rsid w:val="00A51F8C"/>
    <w:rsid w:val="00A52184"/>
    <w:rsid w:val="00A522E0"/>
    <w:rsid w:val="00A527DA"/>
    <w:rsid w:val="00A53038"/>
    <w:rsid w:val="00A53AA1"/>
    <w:rsid w:val="00A544D2"/>
    <w:rsid w:val="00A54562"/>
    <w:rsid w:val="00A55683"/>
    <w:rsid w:val="00A55E4F"/>
    <w:rsid w:val="00A564A5"/>
    <w:rsid w:val="00A5657D"/>
    <w:rsid w:val="00A566CB"/>
    <w:rsid w:val="00A568A8"/>
    <w:rsid w:val="00A56C93"/>
    <w:rsid w:val="00A56DC2"/>
    <w:rsid w:val="00A608D7"/>
    <w:rsid w:val="00A60AFE"/>
    <w:rsid w:val="00A60C0C"/>
    <w:rsid w:val="00A60C40"/>
    <w:rsid w:val="00A61EAA"/>
    <w:rsid w:val="00A62043"/>
    <w:rsid w:val="00A631AB"/>
    <w:rsid w:val="00A63937"/>
    <w:rsid w:val="00A648E4"/>
    <w:rsid w:val="00A65F76"/>
    <w:rsid w:val="00A667C6"/>
    <w:rsid w:val="00A669BD"/>
    <w:rsid w:val="00A67362"/>
    <w:rsid w:val="00A704ED"/>
    <w:rsid w:val="00A7074F"/>
    <w:rsid w:val="00A7164D"/>
    <w:rsid w:val="00A718C1"/>
    <w:rsid w:val="00A73011"/>
    <w:rsid w:val="00A73718"/>
    <w:rsid w:val="00A737ED"/>
    <w:rsid w:val="00A75404"/>
    <w:rsid w:val="00A756F5"/>
    <w:rsid w:val="00A75931"/>
    <w:rsid w:val="00A76282"/>
    <w:rsid w:val="00A762BD"/>
    <w:rsid w:val="00A76FB8"/>
    <w:rsid w:val="00A773F5"/>
    <w:rsid w:val="00A77C26"/>
    <w:rsid w:val="00A81C50"/>
    <w:rsid w:val="00A8243F"/>
    <w:rsid w:val="00A82E7B"/>
    <w:rsid w:val="00A8314F"/>
    <w:rsid w:val="00A8367A"/>
    <w:rsid w:val="00A83F5D"/>
    <w:rsid w:val="00A84C40"/>
    <w:rsid w:val="00A85AC8"/>
    <w:rsid w:val="00A860B0"/>
    <w:rsid w:val="00A86CE8"/>
    <w:rsid w:val="00A86E34"/>
    <w:rsid w:val="00A8700E"/>
    <w:rsid w:val="00A87802"/>
    <w:rsid w:val="00A87873"/>
    <w:rsid w:val="00A87E69"/>
    <w:rsid w:val="00A90EA7"/>
    <w:rsid w:val="00A921D0"/>
    <w:rsid w:val="00A9317E"/>
    <w:rsid w:val="00A93782"/>
    <w:rsid w:val="00A939ED"/>
    <w:rsid w:val="00A93CD5"/>
    <w:rsid w:val="00A95843"/>
    <w:rsid w:val="00A96373"/>
    <w:rsid w:val="00A971C0"/>
    <w:rsid w:val="00A973B7"/>
    <w:rsid w:val="00A976BA"/>
    <w:rsid w:val="00A978A6"/>
    <w:rsid w:val="00A97E46"/>
    <w:rsid w:val="00A97FA1"/>
    <w:rsid w:val="00AA02A3"/>
    <w:rsid w:val="00AA053A"/>
    <w:rsid w:val="00AA0F6C"/>
    <w:rsid w:val="00AA1BCD"/>
    <w:rsid w:val="00AA1D5D"/>
    <w:rsid w:val="00AA2F46"/>
    <w:rsid w:val="00AA3370"/>
    <w:rsid w:val="00AA540F"/>
    <w:rsid w:val="00AA58C3"/>
    <w:rsid w:val="00AA590D"/>
    <w:rsid w:val="00AA696B"/>
    <w:rsid w:val="00AA7071"/>
    <w:rsid w:val="00AB014B"/>
    <w:rsid w:val="00AB2379"/>
    <w:rsid w:val="00AB292A"/>
    <w:rsid w:val="00AB2F00"/>
    <w:rsid w:val="00AB3E86"/>
    <w:rsid w:val="00AB3F1F"/>
    <w:rsid w:val="00AB3FC2"/>
    <w:rsid w:val="00AB4996"/>
    <w:rsid w:val="00AB4A54"/>
    <w:rsid w:val="00AB4DAB"/>
    <w:rsid w:val="00AB4EFD"/>
    <w:rsid w:val="00AB50BD"/>
    <w:rsid w:val="00AB56C0"/>
    <w:rsid w:val="00AB58F1"/>
    <w:rsid w:val="00AB5DF4"/>
    <w:rsid w:val="00AB64FD"/>
    <w:rsid w:val="00AC11A9"/>
    <w:rsid w:val="00AC2AB1"/>
    <w:rsid w:val="00AC310B"/>
    <w:rsid w:val="00AC3DED"/>
    <w:rsid w:val="00AC3FE6"/>
    <w:rsid w:val="00AC45D6"/>
    <w:rsid w:val="00AC4BA1"/>
    <w:rsid w:val="00AC5CDD"/>
    <w:rsid w:val="00AC7181"/>
    <w:rsid w:val="00AC7239"/>
    <w:rsid w:val="00AC748D"/>
    <w:rsid w:val="00AD094C"/>
    <w:rsid w:val="00AD110E"/>
    <w:rsid w:val="00AD11F7"/>
    <w:rsid w:val="00AD160A"/>
    <w:rsid w:val="00AD18F2"/>
    <w:rsid w:val="00AD2CDC"/>
    <w:rsid w:val="00AD2E14"/>
    <w:rsid w:val="00AD3A81"/>
    <w:rsid w:val="00AD6499"/>
    <w:rsid w:val="00AD6776"/>
    <w:rsid w:val="00AD6A76"/>
    <w:rsid w:val="00AD7FC2"/>
    <w:rsid w:val="00AE2F57"/>
    <w:rsid w:val="00AE32AE"/>
    <w:rsid w:val="00AE383A"/>
    <w:rsid w:val="00AE38EC"/>
    <w:rsid w:val="00AE4444"/>
    <w:rsid w:val="00AE4980"/>
    <w:rsid w:val="00AE4DB2"/>
    <w:rsid w:val="00AE60E2"/>
    <w:rsid w:val="00AE6534"/>
    <w:rsid w:val="00AE6AEE"/>
    <w:rsid w:val="00AE7D94"/>
    <w:rsid w:val="00AE7F40"/>
    <w:rsid w:val="00AF009E"/>
    <w:rsid w:val="00AF15B1"/>
    <w:rsid w:val="00AF1A34"/>
    <w:rsid w:val="00AF2697"/>
    <w:rsid w:val="00AF2FEE"/>
    <w:rsid w:val="00AF3DAC"/>
    <w:rsid w:val="00AF49A5"/>
    <w:rsid w:val="00AF5DC6"/>
    <w:rsid w:val="00AF63C6"/>
    <w:rsid w:val="00AF708B"/>
    <w:rsid w:val="00AF70D3"/>
    <w:rsid w:val="00B0038B"/>
    <w:rsid w:val="00B0044C"/>
    <w:rsid w:val="00B00DE7"/>
    <w:rsid w:val="00B00E96"/>
    <w:rsid w:val="00B01CD3"/>
    <w:rsid w:val="00B01D69"/>
    <w:rsid w:val="00B0218F"/>
    <w:rsid w:val="00B02F0B"/>
    <w:rsid w:val="00B0329F"/>
    <w:rsid w:val="00B036D7"/>
    <w:rsid w:val="00B03C8A"/>
    <w:rsid w:val="00B03EBF"/>
    <w:rsid w:val="00B05222"/>
    <w:rsid w:val="00B0545C"/>
    <w:rsid w:val="00B0682D"/>
    <w:rsid w:val="00B06A82"/>
    <w:rsid w:val="00B07282"/>
    <w:rsid w:val="00B077A9"/>
    <w:rsid w:val="00B07E8D"/>
    <w:rsid w:val="00B10916"/>
    <w:rsid w:val="00B1093F"/>
    <w:rsid w:val="00B10B23"/>
    <w:rsid w:val="00B10D26"/>
    <w:rsid w:val="00B117C0"/>
    <w:rsid w:val="00B13559"/>
    <w:rsid w:val="00B13D5E"/>
    <w:rsid w:val="00B14F42"/>
    <w:rsid w:val="00B158BF"/>
    <w:rsid w:val="00B15D0F"/>
    <w:rsid w:val="00B17B49"/>
    <w:rsid w:val="00B2076E"/>
    <w:rsid w:val="00B21705"/>
    <w:rsid w:val="00B2218A"/>
    <w:rsid w:val="00B22C31"/>
    <w:rsid w:val="00B23131"/>
    <w:rsid w:val="00B23C9D"/>
    <w:rsid w:val="00B24F8B"/>
    <w:rsid w:val="00B259BD"/>
    <w:rsid w:val="00B26090"/>
    <w:rsid w:val="00B26574"/>
    <w:rsid w:val="00B27167"/>
    <w:rsid w:val="00B308B1"/>
    <w:rsid w:val="00B3091F"/>
    <w:rsid w:val="00B309A5"/>
    <w:rsid w:val="00B31DB4"/>
    <w:rsid w:val="00B33AB3"/>
    <w:rsid w:val="00B33DCC"/>
    <w:rsid w:val="00B33F30"/>
    <w:rsid w:val="00B35214"/>
    <w:rsid w:val="00B35597"/>
    <w:rsid w:val="00B35957"/>
    <w:rsid w:val="00B35A45"/>
    <w:rsid w:val="00B35CBA"/>
    <w:rsid w:val="00B362F2"/>
    <w:rsid w:val="00B366AF"/>
    <w:rsid w:val="00B3711B"/>
    <w:rsid w:val="00B37432"/>
    <w:rsid w:val="00B37601"/>
    <w:rsid w:val="00B376C2"/>
    <w:rsid w:val="00B40302"/>
    <w:rsid w:val="00B40851"/>
    <w:rsid w:val="00B41722"/>
    <w:rsid w:val="00B4175D"/>
    <w:rsid w:val="00B41A47"/>
    <w:rsid w:val="00B4416E"/>
    <w:rsid w:val="00B4467F"/>
    <w:rsid w:val="00B447FE"/>
    <w:rsid w:val="00B454C3"/>
    <w:rsid w:val="00B455BB"/>
    <w:rsid w:val="00B45BD3"/>
    <w:rsid w:val="00B45E67"/>
    <w:rsid w:val="00B468D0"/>
    <w:rsid w:val="00B46C28"/>
    <w:rsid w:val="00B46CF0"/>
    <w:rsid w:val="00B473A5"/>
    <w:rsid w:val="00B47A31"/>
    <w:rsid w:val="00B5053A"/>
    <w:rsid w:val="00B51285"/>
    <w:rsid w:val="00B51AEF"/>
    <w:rsid w:val="00B5200E"/>
    <w:rsid w:val="00B52085"/>
    <w:rsid w:val="00B525AD"/>
    <w:rsid w:val="00B52E2E"/>
    <w:rsid w:val="00B530A7"/>
    <w:rsid w:val="00B545A1"/>
    <w:rsid w:val="00B5626D"/>
    <w:rsid w:val="00B6021F"/>
    <w:rsid w:val="00B608A8"/>
    <w:rsid w:val="00B60981"/>
    <w:rsid w:val="00B613F6"/>
    <w:rsid w:val="00B627E1"/>
    <w:rsid w:val="00B636EA"/>
    <w:rsid w:val="00B63893"/>
    <w:rsid w:val="00B64AAE"/>
    <w:rsid w:val="00B64F58"/>
    <w:rsid w:val="00B6617C"/>
    <w:rsid w:val="00B66255"/>
    <w:rsid w:val="00B678EF"/>
    <w:rsid w:val="00B700CE"/>
    <w:rsid w:val="00B70395"/>
    <w:rsid w:val="00B705DE"/>
    <w:rsid w:val="00B70978"/>
    <w:rsid w:val="00B71B32"/>
    <w:rsid w:val="00B71B91"/>
    <w:rsid w:val="00B71DA8"/>
    <w:rsid w:val="00B72743"/>
    <w:rsid w:val="00B72911"/>
    <w:rsid w:val="00B7354F"/>
    <w:rsid w:val="00B7436D"/>
    <w:rsid w:val="00B7462A"/>
    <w:rsid w:val="00B749A2"/>
    <w:rsid w:val="00B74B3F"/>
    <w:rsid w:val="00B75562"/>
    <w:rsid w:val="00B75F46"/>
    <w:rsid w:val="00B761DB"/>
    <w:rsid w:val="00B76CC8"/>
    <w:rsid w:val="00B7711F"/>
    <w:rsid w:val="00B8021D"/>
    <w:rsid w:val="00B808CE"/>
    <w:rsid w:val="00B80BDE"/>
    <w:rsid w:val="00B81055"/>
    <w:rsid w:val="00B82467"/>
    <w:rsid w:val="00B82873"/>
    <w:rsid w:val="00B82D34"/>
    <w:rsid w:val="00B83356"/>
    <w:rsid w:val="00B84C63"/>
    <w:rsid w:val="00B84F56"/>
    <w:rsid w:val="00B85BF3"/>
    <w:rsid w:val="00B86E62"/>
    <w:rsid w:val="00B87338"/>
    <w:rsid w:val="00B8787D"/>
    <w:rsid w:val="00B87BDD"/>
    <w:rsid w:val="00B9075E"/>
    <w:rsid w:val="00B907DB"/>
    <w:rsid w:val="00B90D42"/>
    <w:rsid w:val="00B90FF8"/>
    <w:rsid w:val="00B91BDC"/>
    <w:rsid w:val="00B92953"/>
    <w:rsid w:val="00B9307C"/>
    <w:rsid w:val="00B93D71"/>
    <w:rsid w:val="00B93EC4"/>
    <w:rsid w:val="00B93F5A"/>
    <w:rsid w:val="00B9442D"/>
    <w:rsid w:val="00B94A1C"/>
    <w:rsid w:val="00B94FCC"/>
    <w:rsid w:val="00B9580B"/>
    <w:rsid w:val="00B972C6"/>
    <w:rsid w:val="00BA02AB"/>
    <w:rsid w:val="00BA1AC8"/>
    <w:rsid w:val="00BA1B53"/>
    <w:rsid w:val="00BA2AC7"/>
    <w:rsid w:val="00BA2D1E"/>
    <w:rsid w:val="00BA3AA1"/>
    <w:rsid w:val="00BA6456"/>
    <w:rsid w:val="00BA6D16"/>
    <w:rsid w:val="00BA6D7F"/>
    <w:rsid w:val="00BA6E71"/>
    <w:rsid w:val="00BA6F78"/>
    <w:rsid w:val="00BA7A80"/>
    <w:rsid w:val="00BA7E96"/>
    <w:rsid w:val="00BA7EA9"/>
    <w:rsid w:val="00BB0252"/>
    <w:rsid w:val="00BB06B5"/>
    <w:rsid w:val="00BB0BE1"/>
    <w:rsid w:val="00BB0FD6"/>
    <w:rsid w:val="00BB1551"/>
    <w:rsid w:val="00BB1632"/>
    <w:rsid w:val="00BB1F94"/>
    <w:rsid w:val="00BB26B4"/>
    <w:rsid w:val="00BB4A30"/>
    <w:rsid w:val="00BB4A4B"/>
    <w:rsid w:val="00BB57F2"/>
    <w:rsid w:val="00BB588B"/>
    <w:rsid w:val="00BB68EF"/>
    <w:rsid w:val="00BC0B67"/>
    <w:rsid w:val="00BC0D6B"/>
    <w:rsid w:val="00BC145B"/>
    <w:rsid w:val="00BC20E6"/>
    <w:rsid w:val="00BC31DB"/>
    <w:rsid w:val="00BC35A9"/>
    <w:rsid w:val="00BC7B2B"/>
    <w:rsid w:val="00BD0539"/>
    <w:rsid w:val="00BD2842"/>
    <w:rsid w:val="00BD2B06"/>
    <w:rsid w:val="00BD3811"/>
    <w:rsid w:val="00BD3DBE"/>
    <w:rsid w:val="00BD3F55"/>
    <w:rsid w:val="00BD4A7A"/>
    <w:rsid w:val="00BD63A6"/>
    <w:rsid w:val="00BD6413"/>
    <w:rsid w:val="00BD681B"/>
    <w:rsid w:val="00BD6833"/>
    <w:rsid w:val="00BD6F79"/>
    <w:rsid w:val="00BD77A0"/>
    <w:rsid w:val="00BE051C"/>
    <w:rsid w:val="00BE167A"/>
    <w:rsid w:val="00BE180A"/>
    <w:rsid w:val="00BE1850"/>
    <w:rsid w:val="00BE2DAB"/>
    <w:rsid w:val="00BE2FFE"/>
    <w:rsid w:val="00BE318F"/>
    <w:rsid w:val="00BE4045"/>
    <w:rsid w:val="00BE42BA"/>
    <w:rsid w:val="00BE6D6B"/>
    <w:rsid w:val="00BE75F5"/>
    <w:rsid w:val="00BE7CFD"/>
    <w:rsid w:val="00BE7ED3"/>
    <w:rsid w:val="00BF0A58"/>
    <w:rsid w:val="00BF0F0F"/>
    <w:rsid w:val="00BF12E6"/>
    <w:rsid w:val="00BF2631"/>
    <w:rsid w:val="00BF29BF"/>
    <w:rsid w:val="00BF3083"/>
    <w:rsid w:val="00BF3B22"/>
    <w:rsid w:val="00BF40DD"/>
    <w:rsid w:val="00BF4220"/>
    <w:rsid w:val="00BF4856"/>
    <w:rsid w:val="00BF4D2E"/>
    <w:rsid w:val="00BF5134"/>
    <w:rsid w:val="00BF630F"/>
    <w:rsid w:val="00BF6E76"/>
    <w:rsid w:val="00BF7297"/>
    <w:rsid w:val="00BF7707"/>
    <w:rsid w:val="00C030C1"/>
    <w:rsid w:val="00C0347F"/>
    <w:rsid w:val="00C0417E"/>
    <w:rsid w:val="00C04941"/>
    <w:rsid w:val="00C04E53"/>
    <w:rsid w:val="00C05058"/>
    <w:rsid w:val="00C059AE"/>
    <w:rsid w:val="00C06015"/>
    <w:rsid w:val="00C06620"/>
    <w:rsid w:val="00C0678D"/>
    <w:rsid w:val="00C06CFB"/>
    <w:rsid w:val="00C06EF9"/>
    <w:rsid w:val="00C06F80"/>
    <w:rsid w:val="00C10016"/>
    <w:rsid w:val="00C1068F"/>
    <w:rsid w:val="00C106DF"/>
    <w:rsid w:val="00C10809"/>
    <w:rsid w:val="00C10B59"/>
    <w:rsid w:val="00C1166D"/>
    <w:rsid w:val="00C11E43"/>
    <w:rsid w:val="00C11FAF"/>
    <w:rsid w:val="00C1464A"/>
    <w:rsid w:val="00C15231"/>
    <w:rsid w:val="00C17946"/>
    <w:rsid w:val="00C17948"/>
    <w:rsid w:val="00C17BB8"/>
    <w:rsid w:val="00C17D33"/>
    <w:rsid w:val="00C21BDD"/>
    <w:rsid w:val="00C232C1"/>
    <w:rsid w:val="00C236BE"/>
    <w:rsid w:val="00C236FD"/>
    <w:rsid w:val="00C23DB8"/>
    <w:rsid w:val="00C24C7F"/>
    <w:rsid w:val="00C26182"/>
    <w:rsid w:val="00C26329"/>
    <w:rsid w:val="00C2668E"/>
    <w:rsid w:val="00C26ACB"/>
    <w:rsid w:val="00C27266"/>
    <w:rsid w:val="00C278A4"/>
    <w:rsid w:val="00C30D22"/>
    <w:rsid w:val="00C30DF0"/>
    <w:rsid w:val="00C3113A"/>
    <w:rsid w:val="00C31A9F"/>
    <w:rsid w:val="00C3204F"/>
    <w:rsid w:val="00C3228B"/>
    <w:rsid w:val="00C32CC5"/>
    <w:rsid w:val="00C32D70"/>
    <w:rsid w:val="00C32F7C"/>
    <w:rsid w:val="00C33CD4"/>
    <w:rsid w:val="00C33DC3"/>
    <w:rsid w:val="00C34415"/>
    <w:rsid w:val="00C362D6"/>
    <w:rsid w:val="00C363E1"/>
    <w:rsid w:val="00C405C2"/>
    <w:rsid w:val="00C42D0D"/>
    <w:rsid w:val="00C43C8F"/>
    <w:rsid w:val="00C44632"/>
    <w:rsid w:val="00C44D76"/>
    <w:rsid w:val="00C44F49"/>
    <w:rsid w:val="00C45EFF"/>
    <w:rsid w:val="00C46C95"/>
    <w:rsid w:val="00C46CEB"/>
    <w:rsid w:val="00C477E2"/>
    <w:rsid w:val="00C5086A"/>
    <w:rsid w:val="00C51899"/>
    <w:rsid w:val="00C5267A"/>
    <w:rsid w:val="00C531C8"/>
    <w:rsid w:val="00C535A0"/>
    <w:rsid w:val="00C53F55"/>
    <w:rsid w:val="00C54303"/>
    <w:rsid w:val="00C54990"/>
    <w:rsid w:val="00C54A9B"/>
    <w:rsid w:val="00C54BDF"/>
    <w:rsid w:val="00C54F8A"/>
    <w:rsid w:val="00C55F07"/>
    <w:rsid w:val="00C56775"/>
    <w:rsid w:val="00C5777A"/>
    <w:rsid w:val="00C60C46"/>
    <w:rsid w:val="00C60E82"/>
    <w:rsid w:val="00C613C8"/>
    <w:rsid w:val="00C623EC"/>
    <w:rsid w:val="00C63964"/>
    <w:rsid w:val="00C660DA"/>
    <w:rsid w:val="00C667BA"/>
    <w:rsid w:val="00C669E2"/>
    <w:rsid w:val="00C675CA"/>
    <w:rsid w:val="00C67F8F"/>
    <w:rsid w:val="00C7090F"/>
    <w:rsid w:val="00C71437"/>
    <w:rsid w:val="00C71612"/>
    <w:rsid w:val="00C72C90"/>
    <w:rsid w:val="00C75ED2"/>
    <w:rsid w:val="00C75F82"/>
    <w:rsid w:val="00C762B1"/>
    <w:rsid w:val="00C76360"/>
    <w:rsid w:val="00C77AC1"/>
    <w:rsid w:val="00C77EFA"/>
    <w:rsid w:val="00C80486"/>
    <w:rsid w:val="00C805BE"/>
    <w:rsid w:val="00C80BA9"/>
    <w:rsid w:val="00C81124"/>
    <w:rsid w:val="00C81620"/>
    <w:rsid w:val="00C81626"/>
    <w:rsid w:val="00C81647"/>
    <w:rsid w:val="00C81A2F"/>
    <w:rsid w:val="00C81F8E"/>
    <w:rsid w:val="00C82482"/>
    <w:rsid w:val="00C82F49"/>
    <w:rsid w:val="00C85456"/>
    <w:rsid w:val="00C85FE0"/>
    <w:rsid w:val="00C86D4C"/>
    <w:rsid w:val="00C87B5F"/>
    <w:rsid w:val="00C91367"/>
    <w:rsid w:val="00C91A9F"/>
    <w:rsid w:val="00C920C3"/>
    <w:rsid w:val="00C92227"/>
    <w:rsid w:val="00C926BF"/>
    <w:rsid w:val="00C943FB"/>
    <w:rsid w:val="00C9486A"/>
    <w:rsid w:val="00C949FF"/>
    <w:rsid w:val="00C9559F"/>
    <w:rsid w:val="00C95A99"/>
    <w:rsid w:val="00C96BE0"/>
    <w:rsid w:val="00C96CD6"/>
    <w:rsid w:val="00C97ECC"/>
    <w:rsid w:val="00CA007B"/>
    <w:rsid w:val="00CA12C2"/>
    <w:rsid w:val="00CA1934"/>
    <w:rsid w:val="00CA266F"/>
    <w:rsid w:val="00CA2C8A"/>
    <w:rsid w:val="00CA309D"/>
    <w:rsid w:val="00CA4DB9"/>
    <w:rsid w:val="00CA53A0"/>
    <w:rsid w:val="00CA65B2"/>
    <w:rsid w:val="00CA7AE2"/>
    <w:rsid w:val="00CB0DB0"/>
    <w:rsid w:val="00CB1376"/>
    <w:rsid w:val="00CB1DE9"/>
    <w:rsid w:val="00CB2965"/>
    <w:rsid w:val="00CB4604"/>
    <w:rsid w:val="00CB4B90"/>
    <w:rsid w:val="00CB52D6"/>
    <w:rsid w:val="00CB57F1"/>
    <w:rsid w:val="00CB6288"/>
    <w:rsid w:val="00CB63BA"/>
    <w:rsid w:val="00CB68C2"/>
    <w:rsid w:val="00CC16CC"/>
    <w:rsid w:val="00CC1DFC"/>
    <w:rsid w:val="00CC4576"/>
    <w:rsid w:val="00CC5339"/>
    <w:rsid w:val="00CC59A0"/>
    <w:rsid w:val="00CC7042"/>
    <w:rsid w:val="00CC7CC0"/>
    <w:rsid w:val="00CD0AA3"/>
    <w:rsid w:val="00CD25ED"/>
    <w:rsid w:val="00CD26C3"/>
    <w:rsid w:val="00CD34CC"/>
    <w:rsid w:val="00CD38BE"/>
    <w:rsid w:val="00CD3BD9"/>
    <w:rsid w:val="00CD3F34"/>
    <w:rsid w:val="00CD4BD8"/>
    <w:rsid w:val="00CD5748"/>
    <w:rsid w:val="00CD57F5"/>
    <w:rsid w:val="00CD619E"/>
    <w:rsid w:val="00CD785D"/>
    <w:rsid w:val="00CD790E"/>
    <w:rsid w:val="00CD7EE9"/>
    <w:rsid w:val="00CE07E6"/>
    <w:rsid w:val="00CE0B4B"/>
    <w:rsid w:val="00CE0CE8"/>
    <w:rsid w:val="00CE1925"/>
    <w:rsid w:val="00CE1ACA"/>
    <w:rsid w:val="00CE29BB"/>
    <w:rsid w:val="00CE2F16"/>
    <w:rsid w:val="00CE343A"/>
    <w:rsid w:val="00CE343E"/>
    <w:rsid w:val="00CE46ED"/>
    <w:rsid w:val="00CE4D17"/>
    <w:rsid w:val="00CE5A97"/>
    <w:rsid w:val="00CE5B92"/>
    <w:rsid w:val="00CE61AF"/>
    <w:rsid w:val="00CE66D3"/>
    <w:rsid w:val="00CE67E8"/>
    <w:rsid w:val="00CE6C99"/>
    <w:rsid w:val="00CE6EC5"/>
    <w:rsid w:val="00CE7C66"/>
    <w:rsid w:val="00CF009B"/>
    <w:rsid w:val="00CF0110"/>
    <w:rsid w:val="00CF0492"/>
    <w:rsid w:val="00CF154E"/>
    <w:rsid w:val="00CF208B"/>
    <w:rsid w:val="00CF2188"/>
    <w:rsid w:val="00CF22C6"/>
    <w:rsid w:val="00CF248A"/>
    <w:rsid w:val="00CF3393"/>
    <w:rsid w:val="00CF4362"/>
    <w:rsid w:val="00CF5825"/>
    <w:rsid w:val="00CF5FD7"/>
    <w:rsid w:val="00CF634A"/>
    <w:rsid w:val="00CF6E29"/>
    <w:rsid w:val="00CF7D3F"/>
    <w:rsid w:val="00CF7DF9"/>
    <w:rsid w:val="00D007F5"/>
    <w:rsid w:val="00D00D5D"/>
    <w:rsid w:val="00D01619"/>
    <w:rsid w:val="00D028AA"/>
    <w:rsid w:val="00D036EA"/>
    <w:rsid w:val="00D03747"/>
    <w:rsid w:val="00D03BDE"/>
    <w:rsid w:val="00D043EC"/>
    <w:rsid w:val="00D056FC"/>
    <w:rsid w:val="00D06D8D"/>
    <w:rsid w:val="00D07253"/>
    <w:rsid w:val="00D074BE"/>
    <w:rsid w:val="00D07A04"/>
    <w:rsid w:val="00D07ABE"/>
    <w:rsid w:val="00D07D44"/>
    <w:rsid w:val="00D110ED"/>
    <w:rsid w:val="00D1127C"/>
    <w:rsid w:val="00D11AEE"/>
    <w:rsid w:val="00D11D53"/>
    <w:rsid w:val="00D12164"/>
    <w:rsid w:val="00D12645"/>
    <w:rsid w:val="00D12EE2"/>
    <w:rsid w:val="00D1406C"/>
    <w:rsid w:val="00D160BC"/>
    <w:rsid w:val="00D16251"/>
    <w:rsid w:val="00D163B2"/>
    <w:rsid w:val="00D16980"/>
    <w:rsid w:val="00D172B7"/>
    <w:rsid w:val="00D175AB"/>
    <w:rsid w:val="00D17AA3"/>
    <w:rsid w:val="00D200AD"/>
    <w:rsid w:val="00D21621"/>
    <w:rsid w:val="00D240B9"/>
    <w:rsid w:val="00D249D5"/>
    <w:rsid w:val="00D26A5A"/>
    <w:rsid w:val="00D27319"/>
    <w:rsid w:val="00D276BE"/>
    <w:rsid w:val="00D32150"/>
    <w:rsid w:val="00D342D5"/>
    <w:rsid w:val="00D345B6"/>
    <w:rsid w:val="00D35810"/>
    <w:rsid w:val="00D3614E"/>
    <w:rsid w:val="00D40294"/>
    <w:rsid w:val="00D41253"/>
    <w:rsid w:val="00D41905"/>
    <w:rsid w:val="00D41E81"/>
    <w:rsid w:val="00D4212F"/>
    <w:rsid w:val="00D4264C"/>
    <w:rsid w:val="00D42676"/>
    <w:rsid w:val="00D437D6"/>
    <w:rsid w:val="00D440DC"/>
    <w:rsid w:val="00D447D4"/>
    <w:rsid w:val="00D44F08"/>
    <w:rsid w:val="00D44F3B"/>
    <w:rsid w:val="00D4533F"/>
    <w:rsid w:val="00D45C96"/>
    <w:rsid w:val="00D461CB"/>
    <w:rsid w:val="00D4624F"/>
    <w:rsid w:val="00D471F6"/>
    <w:rsid w:val="00D520AC"/>
    <w:rsid w:val="00D524BC"/>
    <w:rsid w:val="00D524C3"/>
    <w:rsid w:val="00D527BD"/>
    <w:rsid w:val="00D52D91"/>
    <w:rsid w:val="00D53C56"/>
    <w:rsid w:val="00D53E96"/>
    <w:rsid w:val="00D54E89"/>
    <w:rsid w:val="00D551CF"/>
    <w:rsid w:val="00D55BB8"/>
    <w:rsid w:val="00D55ED9"/>
    <w:rsid w:val="00D56F83"/>
    <w:rsid w:val="00D57E6A"/>
    <w:rsid w:val="00D57F32"/>
    <w:rsid w:val="00D609CF"/>
    <w:rsid w:val="00D6128C"/>
    <w:rsid w:val="00D61BB6"/>
    <w:rsid w:val="00D621B2"/>
    <w:rsid w:val="00D6244A"/>
    <w:rsid w:val="00D63D8D"/>
    <w:rsid w:val="00D64274"/>
    <w:rsid w:val="00D653E7"/>
    <w:rsid w:val="00D67449"/>
    <w:rsid w:val="00D67682"/>
    <w:rsid w:val="00D711AB"/>
    <w:rsid w:val="00D72367"/>
    <w:rsid w:val="00D72A14"/>
    <w:rsid w:val="00D735A0"/>
    <w:rsid w:val="00D73779"/>
    <w:rsid w:val="00D73C2B"/>
    <w:rsid w:val="00D74110"/>
    <w:rsid w:val="00D7518A"/>
    <w:rsid w:val="00D7645D"/>
    <w:rsid w:val="00D76D2B"/>
    <w:rsid w:val="00D77DAB"/>
    <w:rsid w:val="00D77EE0"/>
    <w:rsid w:val="00D77F90"/>
    <w:rsid w:val="00D806ED"/>
    <w:rsid w:val="00D811F7"/>
    <w:rsid w:val="00D81346"/>
    <w:rsid w:val="00D81864"/>
    <w:rsid w:val="00D81878"/>
    <w:rsid w:val="00D81A22"/>
    <w:rsid w:val="00D82FB9"/>
    <w:rsid w:val="00D83327"/>
    <w:rsid w:val="00D8406D"/>
    <w:rsid w:val="00D8409A"/>
    <w:rsid w:val="00D85195"/>
    <w:rsid w:val="00D854DC"/>
    <w:rsid w:val="00D85508"/>
    <w:rsid w:val="00D8567E"/>
    <w:rsid w:val="00D86727"/>
    <w:rsid w:val="00D8714B"/>
    <w:rsid w:val="00D87851"/>
    <w:rsid w:val="00D87B4F"/>
    <w:rsid w:val="00D9066C"/>
    <w:rsid w:val="00D90BD0"/>
    <w:rsid w:val="00D91998"/>
    <w:rsid w:val="00D9212B"/>
    <w:rsid w:val="00D927E8"/>
    <w:rsid w:val="00D92C9E"/>
    <w:rsid w:val="00D92D56"/>
    <w:rsid w:val="00D92DC1"/>
    <w:rsid w:val="00D94DA5"/>
    <w:rsid w:val="00D94EE2"/>
    <w:rsid w:val="00D95307"/>
    <w:rsid w:val="00D954F1"/>
    <w:rsid w:val="00D966A4"/>
    <w:rsid w:val="00D96AF9"/>
    <w:rsid w:val="00DA0EB3"/>
    <w:rsid w:val="00DA19C1"/>
    <w:rsid w:val="00DA1C67"/>
    <w:rsid w:val="00DA2A1E"/>
    <w:rsid w:val="00DA3A32"/>
    <w:rsid w:val="00DA3EB4"/>
    <w:rsid w:val="00DA56C5"/>
    <w:rsid w:val="00DA56EE"/>
    <w:rsid w:val="00DA5D8F"/>
    <w:rsid w:val="00DA602B"/>
    <w:rsid w:val="00DA7091"/>
    <w:rsid w:val="00DA75C1"/>
    <w:rsid w:val="00DA7A4E"/>
    <w:rsid w:val="00DA7B70"/>
    <w:rsid w:val="00DA7C24"/>
    <w:rsid w:val="00DB07E9"/>
    <w:rsid w:val="00DB092F"/>
    <w:rsid w:val="00DB0997"/>
    <w:rsid w:val="00DB0D93"/>
    <w:rsid w:val="00DB193E"/>
    <w:rsid w:val="00DB1AEA"/>
    <w:rsid w:val="00DB3C79"/>
    <w:rsid w:val="00DB3D98"/>
    <w:rsid w:val="00DB4283"/>
    <w:rsid w:val="00DB4639"/>
    <w:rsid w:val="00DB4D4F"/>
    <w:rsid w:val="00DB538B"/>
    <w:rsid w:val="00DB574B"/>
    <w:rsid w:val="00DB5A44"/>
    <w:rsid w:val="00DB5F12"/>
    <w:rsid w:val="00DB65DF"/>
    <w:rsid w:val="00DB6AA5"/>
    <w:rsid w:val="00DB75D0"/>
    <w:rsid w:val="00DB7E82"/>
    <w:rsid w:val="00DC02E6"/>
    <w:rsid w:val="00DC150B"/>
    <w:rsid w:val="00DC16E8"/>
    <w:rsid w:val="00DC310F"/>
    <w:rsid w:val="00DC3998"/>
    <w:rsid w:val="00DC405C"/>
    <w:rsid w:val="00DC4090"/>
    <w:rsid w:val="00DC4726"/>
    <w:rsid w:val="00DC577C"/>
    <w:rsid w:val="00DC6171"/>
    <w:rsid w:val="00DC706A"/>
    <w:rsid w:val="00DC756D"/>
    <w:rsid w:val="00DD0D39"/>
    <w:rsid w:val="00DD1D05"/>
    <w:rsid w:val="00DD2149"/>
    <w:rsid w:val="00DD2475"/>
    <w:rsid w:val="00DD2991"/>
    <w:rsid w:val="00DD2B6D"/>
    <w:rsid w:val="00DD2DB5"/>
    <w:rsid w:val="00DD36AB"/>
    <w:rsid w:val="00DD3705"/>
    <w:rsid w:val="00DD488D"/>
    <w:rsid w:val="00DD5A7F"/>
    <w:rsid w:val="00DD6C16"/>
    <w:rsid w:val="00DD72DF"/>
    <w:rsid w:val="00DE00E1"/>
    <w:rsid w:val="00DE126C"/>
    <w:rsid w:val="00DE2981"/>
    <w:rsid w:val="00DE29A1"/>
    <w:rsid w:val="00DE29D5"/>
    <w:rsid w:val="00DE3304"/>
    <w:rsid w:val="00DE3559"/>
    <w:rsid w:val="00DE3B0D"/>
    <w:rsid w:val="00DE3D9A"/>
    <w:rsid w:val="00DE5FD9"/>
    <w:rsid w:val="00DE65B7"/>
    <w:rsid w:val="00DE6AFA"/>
    <w:rsid w:val="00DF0BEF"/>
    <w:rsid w:val="00DF43B0"/>
    <w:rsid w:val="00DF48ED"/>
    <w:rsid w:val="00DF4E8E"/>
    <w:rsid w:val="00DF4EB3"/>
    <w:rsid w:val="00DF5D4C"/>
    <w:rsid w:val="00DF6B71"/>
    <w:rsid w:val="00E002FD"/>
    <w:rsid w:val="00E009E6"/>
    <w:rsid w:val="00E00E89"/>
    <w:rsid w:val="00E01264"/>
    <w:rsid w:val="00E0273F"/>
    <w:rsid w:val="00E028BD"/>
    <w:rsid w:val="00E02DB2"/>
    <w:rsid w:val="00E03411"/>
    <w:rsid w:val="00E03DB8"/>
    <w:rsid w:val="00E03DE8"/>
    <w:rsid w:val="00E044AD"/>
    <w:rsid w:val="00E04D47"/>
    <w:rsid w:val="00E06AF4"/>
    <w:rsid w:val="00E07E92"/>
    <w:rsid w:val="00E10BEF"/>
    <w:rsid w:val="00E12F51"/>
    <w:rsid w:val="00E130ED"/>
    <w:rsid w:val="00E13D64"/>
    <w:rsid w:val="00E14362"/>
    <w:rsid w:val="00E154D4"/>
    <w:rsid w:val="00E15549"/>
    <w:rsid w:val="00E1569B"/>
    <w:rsid w:val="00E15CE3"/>
    <w:rsid w:val="00E16A38"/>
    <w:rsid w:val="00E16B34"/>
    <w:rsid w:val="00E16F9B"/>
    <w:rsid w:val="00E171BD"/>
    <w:rsid w:val="00E17A1D"/>
    <w:rsid w:val="00E20258"/>
    <w:rsid w:val="00E20294"/>
    <w:rsid w:val="00E20380"/>
    <w:rsid w:val="00E20536"/>
    <w:rsid w:val="00E20E41"/>
    <w:rsid w:val="00E22377"/>
    <w:rsid w:val="00E234D0"/>
    <w:rsid w:val="00E24031"/>
    <w:rsid w:val="00E24079"/>
    <w:rsid w:val="00E25079"/>
    <w:rsid w:val="00E25848"/>
    <w:rsid w:val="00E267E0"/>
    <w:rsid w:val="00E27582"/>
    <w:rsid w:val="00E27B18"/>
    <w:rsid w:val="00E31CCE"/>
    <w:rsid w:val="00E32030"/>
    <w:rsid w:val="00E325E2"/>
    <w:rsid w:val="00E32A86"/>
    <w:rsid w:val="00E32EE3"/>
    <w:rsid w:val="00E33301"/>
    <w:rsid w:val="00E33C20"/>
    <w:rsid w:val="00E33D25"/>
    <w:rsid w:val="00E3457F"/>
    <w:rsid w:val="00E351C8"/>
    <w:rsid w:val="00E352B2"/>
    <w:rsid w:val="00E37433"/>
    <w:rsid w:val="00E379F1"/>
    <w:rsid w:val="00E401F4"/>
    <w:rsid w:val="00E40531"/>
    <w:rsid w:val="00E409BE"/>
    <w:rsid w:val="00E41BC7"/>
    <w:rsid w:val="00E42294"/>
    <w:rsid w:val="00E4260E"/>
    <w:rsid w:val="00E42746"/>
    <w:rsid w:val="00E42AD6"/>
    <w:rsid w:val="00E43438"/>
    <w:rsid w:val="00E43DE2"/>
    <w:rsid w:val="00E44F8E"/>
    <w:rsid w:val="00E45084"/>
    <w:rsid w:val="00E46236"/>
    <w:rsid w:val="00E46991"/>
    <w:rsid w:val="00E46AB0"/>
    <w:rsid w:val="00E46D7F"/>
    <w:rsid w:val="00E470B7"/>
    <w:rsid w:val="00E4753B"/>
    <w:rsid w:val="00E47E43"/>
    <w:rsid w:val="00E50058"/>
    <w:rsid w:val="00E50101"/>
    <w:rsid w:val="00E510EF"/>
    <w:rsid w:val="00E51B99"/>
    <w:rsid w:val="00E521D4"/>
    <w:rsid w:val="00E52F7F"/>
    <w:rsid w:val="00E54174"/>
    <w:rsid w:val="00E54AD1"/>
    <w:rsid w:val="00E55E3F"/>
    <w:rsid w:val="00E56D45"/>
    <w:rsid w:val="00E573A8"/>
    <w:rsid w:val="00E574D5"/>
    <w:rsid w:val="00E605E9"/>
    <w:rsid w:val="00E62074"/>
    <w:rsid w:val="00E62AA8"/>
    <w:rsid w:val="00E63535"/>
    <w:rsid w:val="00E63903"/>
    <w:rsid w:val="00E63A5C"/>
    <w:rsid w:val="00E64565"/>
    <w:rsid w:val="00E64F13"/>
    <w:rsid w:val="00E6524C"/>
    <w:rsid w:val="00E659B3"/>
    <w:rsid w:val="00E65DCC"/>
    <w:rsid w:val="00E66402"/>
    <w:rsid w:val="00E664D3"/>
    <w:rsid w:val="00E665E4"/>
    <w:rsid w:val="00E6744A"/>
    <w:rsid w:val="00E67572"/>
    <w:rsid w:val="00E70792"/>
    <w:rsid w:val="00E70F50"/>
    <w:rsid w:val="00E7289C"/>
    <w:rsid w:val="00E72AC2"/>
    <w:rsid w:val="00E72E0B"/>
    <w:rsid w:val="00E74168"/>
    <w:rsid w:val="00E74B4E"/>
    <w:rsid w:val="00E75113"/>
    <w:rsid w:val="00E752A9"/>
    <w:rsid w:val="00E75356"/>
    <w:rsid w:val="00E7604B"/>
    <w:rsid w:val="00E77A58"/>
    <w:rsid w:val="00E80062"/>
    <w:rsid w:val="00E80CBF"/>
    <w:rsid w:val="00E80E22"/>
    <w:rsid w:val="00E80FC1"/>
    <w:rsid w:val="00E83CD8"/>
    <w:rsid w:val="00E84249"/>
    <w:rsid w:val="00E8434F"/>
    <w:rsid w:val="00E84934"/>
    <w:rsid w:val="00E84C98"/>
    <w:rsid w:val="00E854C2"/>
    <w:rsid w:val="00E85784"/>
    <w:rsid w:val="00E85DB6"/>
    <w:rsid w:val="00E86947"/>
    <w:rsid w:val="00E87462"/>
    <w:rsid w:val="00E87541"/>
    <w:rsid w:val="00E9014F"/>
    <w:rsid w:val="00E90DD6"/>
    <w:rsid w:val="00E90DFD"/>
    <w:rsid w:val="00E914AD"/>
    <w:rsid w:val="00E9233D"/>
    <w:rsid w:val="00E92C33"/>
    <w:rsid w:val="00E93A8F"/>
    <w:rsid w:val="00E93B3A"/>
    <w:rsid w:val="00E94D15"/>
    <w:rsid w:val="00E955D7"/>
    <w:rsid w:val="00E95D05"/>
    <w:rsid w:val="00E969D4"/>
    <w:rsid w:val="00E97314"/>
    <w:rsid w:val="00E977F1"/>
    <w:rsid w:val="00E97D06"/>
    <w:rsid w:val="00EA1D6F"/>
    <w:rsid w:val="00EA1F61"/>
    <w:rsid w:val="00EA2029"/>
    <w:rsid w:val="00EA3338"/>
    <w:rsid w:val="00EA4463"/>
    <w:rsid w:val="00EA45DD"/>
    <w:rsid w:val="00EA46C7"/>
    <w:rsid w:val="00EA47FA"/>
    <w:rsid w:val="00EA555C"/>
    <w:rsid w:val="00EA5A9F"/>
    <w:rsid w:val="00EA5C56"/>
    <w:rsid w:val="00EB0041"/>
    <w:rsid w:val="00EB0EA6"/>
    <w:rsid w:val="00EB1343"/>
    <w:rsid w:val="00EB260D"/>
    <w:rsid w:val="00EB2B39"/>
    <w:rsid w:val="00EB37CB"/>
    <w:rsid w:val="00EB4F32"/>
    <w:rsid w:val="00EB56B3"/>
    <w:rsid w:val="00EB589E"/>
    <w:rsid w:val="00EB63A4"/>
    <w:rsid w:val="00EB6429"/>
    <w:rsid w:val="00EB6CDD"/>
    <w:rsid w:val="00EB7125"/>
    <w:rsid w:val="00EB72C6"/>
    <w:rsid w:val="00EB7811"/>
    <w:rsid w:val="00EB79D2"/>
    <w:rsid w:val="00EC03B9"/>
    <w:rsid w:val="00EC09C0"/>
    <w:rsid w:val="00EC1635"/>
    <w:rsid w:val="00EC22D3"/>
    <w:rsid w:val="00EC26A8"/>
    <w:rsid w:val="00EC28C4"/>
    <w:rsid w:val="00EC2ABD"/>
    <w:rsid w:val="00EC3358"/>
    <w:rsid w:val="00EC399F"/>
    <w:rsid w:val="00EC3FE7"/>
    <w:rsid w:val="00EC47B6"/>
    <w:rsid w:val="00EC5F58"/>
    <w:rsid w:val="00EC6018"/>
    <w:rsid w:val="00EC606E"/>
    <w:rsid w:val="00EC621E"/>
    <w:rsid w:val="00EC6589"/>
    <w:rsid w:val="00EC6681"/>
    <w:rsid w:val="00EC6C17"/>
    <w:rsid w:val="00ED059D"/>
    <w:rsid w:val="00ED0620"/>
    <w:rsid w:val="00ED0756"/>
    <w:rsid w:val="00ED1312"/>
    <w:rsid w:val="00ED1BB7"/>
    <w:rsid w:val="00ED1D17"/>
    <w:rsid w:val="00ED2C29"/>
    <w:rsid w:val="00ED35BD"/>
    <w:rsid w:val="00ED3B35"/>
    <w:rsid w:val="00ED4377"/>
    <w:rsid w:val="00ED4549"/>
    <w:rsid w:val="00ED4A3D"/>
    <w:rsid w:val="00ED5054"/>
    <w:rsid w:val="00ED6925"/>
    <w:rsid w:val="00ED7749"/>
    <w:rsid w:val="00EE17B6"/>
    <w:rsid w:val="00EE1CCC"/>
    <w:rsid w:val="00EE2565"/>
    <w:rsid w:val="00EE25B3"/>
    <w:rsid w:val="00EE2959"/>
    <w:rsid w:val="00EE30D3"/>
    <w:rsid w:val="00EE39F7"/>
    <w:rsid w:val="00EE5719"/>
    <w:rsid w:val="00EE577B"/>
    <w:rsid w:val="00EE5D04"/>
    <w:rsid w:val="00EE5DF2"/>
    <w:rsid w:val="00EE74C2"/>
    <w:rsid w:val="00EF01F0"/>
    <w:rsid w:val="00EF02C7"/>
    <w:rsid w:val="00EF03D2"/>
    <w:rsid w:val="00EF2877"/>
    <w:rsid w:val="00EF3996"/>
    <w:rsid w:val="00EF3CE7"/>
    <w:rsid w:val="00EF420B"/>
    <w:rsid w:val="00EF4480"/>
    <w:rsid w:val="00EF46A1"/>
    <w:rsid w:val="00EF4FF3"/>
    <w:rsid w:val="00EF5260"/>
    <w:rsid w:val="00EF6259"/>
    <w:rsid w:val="00F00578"/>
    <w:rsid w:val="00F00C3E"/>
    <w:rsid w:val="00F0145B"/>
    <w:rsid w:val="00F026A5"/>
    <w:rsid w:val="00F0297B"/>
    <w:rsid w:val="00F04237"/>
    <w:rsid w:val="00F04C6C"/>
    <w:rsid w:val="00F050CE"/>
    <w:rsid w:val="00F05F4C"/>
    <w:rsid w:val="00F06370"/>
    <w:rsid w:val="00F0663F"/>
    <w:rsid w:val="00F069ED"/>
    <w:rsid w:val="00F0708E"/>
    <w:rsid w:val="00F10A10"/>
    <w:rsid w:val="00F11069"/>
    <w:rsid w:val="00F11FA7"/>
    <w:rsid w:val="00F11FF9"/>
    <w:rsid w:val="00F121B3"/>
    <w:rsid w:val="00F12268"/>
    <w:rsid w:val="00F126F1"/>
    <w:rsid w:val="00F12D71"/>
    <w:rsid w:val="00F12D7A"/>
    <w:rsid w:val="00F13D25"/>
    <w:rsid w:val="00F13F4C"/>
    <w:rsid w:val="00F165AF"/>
    <w:rsid w:val="00F16B02"/>
    <w:rsid w:val="00F16F7C"/>
    <w:rsid w:val="00F21FE0"/>
    <w:rsid w:val="00F221BC"/>
    <w:rsid w:val="00F22C5F"/>
    <w:rsid w:val="00F22CD9"/>
    <w:rsid w:val="00F22E54"/>
    <w:rsid w:val="00F24907"/>
    <w:rsid w:val="00F254F6"/>
    <w:rsid w:val="00F255DB"/>
    <w:rsid w:val="00F269BB"/>
    <w:rsid w:val="00F27599"/>
    <w:rsid w:val="00F2767D"/>
    <w:rsid w:val="00F27961"/>
    <w:rsid w:val="00F27BF5"/>
    <w:rsid w:val="00F300E0"/>
    <w:rsid w:val="00F30956"/>
    <w:rsid w:val="00F31DF6"/>
    <w:rsid w:val="00F32E80"/>
    <w:rsid w:val="00F336F7"/>
    <w:rsid w:val="00F33CF0"/>
    <w:rsid w:val="00F33DD4"/>
    <w:rsid w:val="00F343C0"/>
    <w:rsid w:val="00F344D0"/>
    <w:rsid w:val="00F34C57"/>
    <w:rsid w:val="00F35F17"/>
    <w:rsid w:val="00F372E9"/>
    <w:rsid w:val="00F37759"/>
    <w:rsid w:val="00F37D89"/>
    <w:rsid w:val="00F4149C"/>
    <w:rsid w:val="00F41762"/>
    <w:rsid w:val="00F41BCF"/>
    <w:rsid w:val="00F42705"/>
    <w:rsid w:val="00F440E1"/>
    <w:rsid w:val="00F447B2"/>
    <w:rsid w:val="00F453A3"/>
    <w:rsid w:val="00F45EF8"/>
    <w:rsid w:val="00F473E6"/>
    <w:rsid w:val="00F474F8"/>
    <w:rsid w:val="00F5005C"/>
    <w:rsid w:val="00F50F28"/>
    <w:rsid w:val="00F5145A"/>
    <w:rsid w:val="00F528A8"/>
    <w:rsid w:val="00F531EF"/>
    <w:rsid w:val="00F54145"/>
    <w:rsid w:val="00F54C45"/>
    <w:rsid w:val="00F55534"/>
    <w:rsid w:val="00F5553F"/>
    <w:rsid w:val="00F57130"/>
    <w:rsid w:val="00F57AE5"/>
    <w:rsid w:val="00F610C5"/>
    <w:rsid w:val="00F61CF3"/>
    <w:rsid w:val="00F62289"/>
    <w:rsid w:val="00F62CAA"/>
    <w:rsid w:val="00F63663"/>
    <w:rsid w:val="00F642B6"/>
    <w:rsid w:val="00F64E50"/>
    <w:rsid w:val="00F66B86"/>
    <w:rsid w:val="00F671A2"/>
    <w:rsid w:val="00F67428"/>
    <w:rsid w:val="00F706C2"/>
    <w:rsid w:val="00F70848"/>
    <w:rsid w:val="00F715E6"/>
    <w:rsid w:val="00F7382C"/>
    <w:rsid w:val="00F7477A"/>
    <w:rsid w:val="00F75297"/>
    <w:rsid w:val="00F7563F"/>
    <w:rsid w:val="00F75E46"/>
    <w:rsid w:val="00F75F66"/>
    <w:rsid w:val="00F75F9B"/>
    <w:rsid w:val="00F76B39"/>
    <w:rsid w:val="00F801C5"/>
    <w:rsid w:val="00F80758"/>
    <w:rsid w:val="00F81690"/>
    <w:rsid w:val="00F817F4"/>
    <w:rsid w:val="00F81F3C"/>
    <w:rsid w:val="00F825BE"/>
    <w:rsid w:val="00F836A0"/>
    <w:rsid w:val="00F839B3"/>
    <w:rsid w:val="00F83C41"/>
    <w:rsid w:val="00F83D3C"/>
    <w:rsid w:val="00F84056"/>
    <w:rsid w:val="00F8432C"/>
    <w:rsid w:val="00F84499"/>
    <w:rsid w:val="00F84906"/>
    <w:rsid w:val="00F853D6"/>
    <w:rsid w:val="00F85AFC"/>
    <w:rsid w:val="00F86443"/>
    <w:rsid w:val="00F91271"/>
    <w:rsid w:val="00F915CC"/>
    <w:rsid w:val="00F916BE"/>
    <w:rsid w:val="00F91ECE"/>
    <w:rsid w:val="00F92654"/>
    <w:rsid w:val="00F9319D"/>
    <w:rsid w:val="00F965B5"/>
    <w:rsid w:val="00F975B5"/>
    <w:rsid w:val="00FA03B5"/>
    <w:rsid w:val="00FA0410"/>
    <w:rsid w:val="00FA138E"/>
    <w:rsid w:val="00FA1667"/>
    <w:rsid w:val="00FA2833"/>
    <w:rsid w:val="00FA2B56"/>
    <w:rsid w:val="00FA3736"/>
    <w:rsid w:val="00FA42A1"/>
    <w:rsid w:val="00FA4A58"/>
    <w:rsid w:val="00FA5257"/>
    <w:rsid w:val="00FA5A43"/>
    <w:rsid w:val="00FA67D2"/>
    <w:rsid w:val="00FA68D4"/>
    <w:rsid w:val="00FA72F8"/>
    <w:rsid w:val="00FB0C22"/>
    <w:rsid w:val="00FB1132"/>
    <w:rsid w:val="00FB1874"/>
    <w:rsid w:val="00FB19B2"/>
    <w:rsid w:val="00FB1ACB"/>
    <w:rsid w:val="00FB210C"/>
    <w:rsid w:val="00FB32E1"/>
    <w:rsid w:val="00FB3ED9"/>
    <w:rsid w:val="00FB4615"/>
    <w:rsid w:val="00FB5191"/>
    <w:rsid w:val="00FB5255"/>
    <w:rsid w:val="00FB61AA"/>
    <w:rsid w:val="00FB63A7"/>
    <w:rsid w:val="00FB694A"/>
    <w:rsid w:val="00FC0B19"/>
    <w:rsid w:val="00FC2D60"/>
    <w:rsid w:val="00FC38AD"/>
    <w:rsid w:val="00FC3AAD"/>
    <w:rsid w:val="00FC4302"/>
    <w:rsid w:val="00FC43A6"/>
    <w:rsid w:val="00FC516B"/>
    <w:rsid w:val="00FC59EB"/>
    <w:rsid w:val="00FC5B72"/>
    <w:rsid w:val="00FC5FE5"/>
    <w:rsid w:val="00FC62E3"/>
    <w:rsid w:val="00FC67FC"/>
    <w:rsid w:val="00FC720B"/>
    <w:rsid w:val="00FC7707"/>
    <w:rsid w:val="00FC7B37"/>
    <w:rsid w:val="00FD008A"/>
    <w:rsid w:val="00FD09CC"/>
    <w:rsid w:val="00FD0B8B"/>
    <w:rsid w:val="00FD0D14"/>
    <w:rsid w:val="00FD1B64"/>
    <w:rsid w:val="00FD34DB"/>
    <w:rsid w:val="00FD36DB"/>
    <w:rsid w:val="00FD372F"/>
    <w:rsid w:val="00FD3FDB"/>
    <w:rsid w:val="00FD59ED"/>
    <w:rsid w:val="00FD6299"/>
    <w:rsid w:val="00FE0E0A"/>
    <w:rsid w:val="00FE1B8A"/>
    <w:rsid w:val="00FE1DFB"/>
    <w:rsid w:val="00FE1FEF"/>
    <w:rsid w:val="00FE4910"/>
    <w:rsid w:val="00FE4D89"/>
    <w:rsid w:val="00FE56A5"/>
    <w:rsid w:val="00FE5E42"/>
    <w:rsid w:val="00FE6408"/>
    <w:rsid w:val="00FE6EFB"/>
    <w:rsid w:val="00FF0207"/>
    <w:rsid w:val="00FF06D5"/>
    <w:rsid w:val="00FF4133"/>
    <w:rsid w:val="00FF462E"/>
    <w:rsid w:val="00FF485B"/>
    <w:rsid w:val="00FF4BEE"/>
    <w:rsid w:val="00FF4D73"/>
    <w:rsid w:val="00FF5252"/>
    <w:rsid w:val="00FF5B25"/>
    <w:rsid w:val="00FF5EBC"/>
    <w:rsid w:val="00FF65A8"/>
    <w:rsid w:val="00FF6623"/>
    <w:rsid w:val="00FF6E21"/>
    <w:rsid w:val="00FF7172"/>
    <w:rsid w:val="094F78B7"/>
    <w:rsid w:val="6AE007A8"/>
    <w:rsid w:val="7F0874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v:fill on="f"/>
    </o:shapedefaults>
    <o:shapelayout v:ext="edit">
      <o:idmap v:ext="edit" data="1"/>
    </o:shapelayout>
  </w:shapeDefaults>
  <w:decimalSymbol w:val="."/>
  <w:listSeparator w:val=","/>
  <w14:docId w14:val="3958771B"/>
  <w15:chartTrackingRefBased/>
  <w15:docId w15:val="{583BA841-44B4-43F0-9CF6-56743C1F9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after="200" w:line="276" w:lineRule="auto"/>
    </w:pPr>
    <w:rPr>
      <w:sz w:val="22"/>
      <w:szCs w:val="22"/>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link w:val="a4"/>
    <w:uiPriority w:val="99"/>
    <w:rPr>
      <w:sz w:val="18"/>
      <w:szCs w:val="18"/>
    </w:rPr>
  </w:style>
  <w:style w:type="character" w:customStyle="1" w:styleId="2">
    <w:name w:val="正文文本 2 字符"/>
    <w:basedOn w:val="a0"/>
    <w:link w:val="20"/>
    <w:rPr>
      <w:rFonts w:ascii="Times New Roman" w:hAnsi="Times New Roman"/>
      <w:kern w:val="2"/>
      <w:sz w:val="18"/>
      <w:szCs w:val="24"/>
    </w:rPr>
  </w:style>
  <w:style w:type="character" w:customStyle="1" w:styleId="a5">
    <w:name w:val="批注文字 字符"/>
    <w:link w:val="a6"/>
    <w:semiHidden/>
    <w:qFormat/>
    <w:rPr>
      <w:rFonts w:ascii="Times New Roman" w:hAnsi="Times New Roman"/>
      <w:kern w:val="2"/>
      <w:sz w:val="21"/>
      <w:szCs w:val="24"/>
    </w:rPr>
  </w:style>
  <w:style w:type="character" w:customStyle="1" w:styleId="a7">
    <w:name w:val="纯文本 字符"/>
    <w:link w:val="a8"/>
    <w:rPr>
      <w:rFonts w:ascii="宋体" w:hAnsi="Courier New" w:cs="Courier New"/>
      <w:kern w:val="2"/>
      <w:sz w:val="21"/>
      <w:szCs w:val="21"/>
    </w:rPr>
  </w:style>
  <w:style w:type="character" w:customStyle="1" w:styleId="a9">
    <w:name w:val="正文文本 字符"/>
    <w:link w:val="aa"/>
    <w:rPr>
      <w:rFonts w:ascii="Times New Roman" w:hAnsi="Times New Roman"/>
      <w:kern w:val="2"/>
      <w:sz w:val="21"/>
      <w:szCs w:val="24"/>
    </w:rPr>
  </w:style>
  <w:style w:type="character" w:customStyle="1" w:styleId="ab">
    <w:name w:val="正文文本缩进 字符"/>
    <w:basedOn w:val="a0"/>
    <w:link w:val="ac"/>
    <w:rPr>
      <w:sz w:val="22"/>
      <w:szCs w:val="22"/>
      <w:lang w:eastAsia="en-US"/>
    </w:rPr>
  </w:style>
  <w:style w:type="character" w:customStyle="1" w:styleId="ad">
    <w:name w:val="页脚 字符"/>
    <w:link w:val="ae"/>
    <w:uiPriority w:val="99"/>
    <w:rPr>
      <w:sz w:val="18"/>
      <w:szCs w:val="18"/>
    </w:rPr>
  </w:style>
  <w:style w:type="character" w:customStyle="1" w:styleId="af">
    <w:name w:val="批注框文本 字符"/>
    <w:link w:val="af0"/>
    <w:uiPriority w:val="99"/>
    <w:semiHidden/>
    <w:rPr>
      <w:sz w:val="18"/>
      <w:szCs w:val="18"/>
      <w:lang w:eastAsia="en-US"/>
    </w:rPr>
  </w:style>
  <w:style w:type="paragraph" w:styleId="a8">
    <w:name w:val="Plain Text"/>
    <w:basedOn w:val="a"/>
    <w:link w:val="a7"/>
    <w:pPr>
      <w:spacing w:after="0" w:line="240" w:lineRule="auto"/>
      <w:jc w:val="both"/>
    </w:pPr>
    <w:rPr>
      <w:rFonts w:ascii="宋体" w:hAnsi="Courier New"/>
      <w:kern w:val="2"/>
      <w:sz w:val="21"/>
      <w:szCs w:val="21"/>
    </w:rPr>
  </w:style>
  <w:style w:type="paragraph" w:styleId="20">
    <w:name w:val="Body Text 2"/>
    <w:basedOn w:val="a"/>
    <w:link w:val="2"/>
    <w:pPr>
      <w:spacing w:after="0" w:line="0" w:lineRule="atLeast"/>
    </w:pPr>
    <w:rPr>
      <w:rFonts w:ascii="Times New Roman" w:hAnsi="Times New Roman"/>
      <w:kern w:val="2"/>
      <w:sz w:val="18"/>
      <w:szCs w:val="24"/>
      <w:lang w:eastAsia="zh-CN"/>
    </w:rPr>
  </w:style>
  <w:style w:type="paragraph" w:styleId="aa">
    <w:name w:val="Body Text"/>
    <w:basedOn w:val="a"/>
    <w:link w:val="a9"/>
    <w:pPr>
      <w:spacing w:after="0" w:line="0" w:lineRule="atLeast"/>
    </w:pPr>
    <w:rPr>
      <w:rFonts w:ascii="Times New Roman" w:hAnsi="Times New Roman"/>
      <w:kern w:val="2"/>
      <w:sz w:val="21"/>
      <w:szCs w:val="24"/>
    </w:rPr>
  </w:style>
  <w:style w:type="paragraph" w:styleId="ae">
    <w:name w:val="footer"/>
    <w:basedOn w:val="a"/>
    <w:link w:val="ad"/>
    <w:uiPriority w:val="99"/>
    <w:unhideWhenUsed/>
    <w:pPr>
      <w:tabs>
        <w:tab w:val="center" w:pos="4153"/>
        <w:tab w:val="right" w:pos="8306"/>
      </w:tabs>
      <w:snapToGrid w:val="0"/>
      <w:spacing w:line="240" w:lineRule="auto"/>
    </w:pPr>
    <w:rPr>
      <w:sz w:val="18"/>
      <w:szCs w:val="18"/>
    </w:rPr>
  </w:style>
  <w:style w:type="paragraph" w:styleId="a4">
    <w:name w:val="header"/>
    <w:basedOn w:val="a"/>
    <w:link w:val="a3"/>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af0">
    <w:name w:val="Balloon Text"/>
    <w:basedOn w:val="a"/>
    <w:link w:val="af"/>
    <w:uiPriority w:val="99"/>
    <w:unhideWhenUsed/>
    <w:pPr>
      <w:spacing w:after="0" w:line="240" w:lineRule="auto"/>
    </w:pPr>
    <w:rPr>
      <w:sz w:val="18"/>
      <w:szCs w:val="18"/>
    </w:rPr>
  </w:style>
  <w:style w:type="paragraph" w:styleId="ac">
    <w:name w:val="Body Text Indent"/>
    <w:basedOn w:val="a"/>
    <w:link w:val="ab"/>
    <w:unhideWhenUsed/>
    <w:pPr>
      <w:spacing w:after="120"/>
      <w:ind w:leftChars="200" w:left="420"/>
    </w:pPr>
  </w:style>
  <w:style w:type="paragraph" w:styleId="a6">
    <w:name w:val="annotation text"/>
    <w:basedOn w:val="a"/>
    <w:link w:val="a5"/>
    <w:semiHidden/>
    <w:pPr>
      <w:spacing w:after="0" w:line="240" w:lineRule="auto"/>
    </w:pPr>
    <w:rPr>
      <w:rFonts w:ascii="Times New Roman" w:hAnsi="Times New Roman"/>
      <w:kern w:val="2"/>
      <w:sz w:val="21"/>
      <w:szCs w:val="24"/>
    </w:rPr>
  </w:style>
  <w:style w:type="paragraph" w:customStyle="1" w:styleId="1">
    <w:name w:val="图正文1"/>
    <w:basedOn w:val="a"/>
    <w:pPr>
      <w:spacing w:after="0" w:line="0" w:lineRule="atLeast"/>
      <w:jc w:val="center"/>
      <w:textAlignment w:val="baseline"/>
    </w:pPr>
    <w:rPr>
      <w:rFonts w:ascii="宋体" w:hAnsi="Times New Roman"/>
      <w:color w:val="000000"/>
      <w:spacing w:val="-6"/>
      <w:sz w:val="18"/>
      <w:szCs w:val="20"/>
      <w:lang w:eastAsia="zh-CN"/>
    </w:rPr>
  </w:style>
  <w:style w:type="paragraph" w:customStyle="1" w:styleId="21">
    <w:name w:val="图正文2"/>
    <w:basedOn w:val="1"/>
    <w:pPr>
      <w:spacing w:line="200" w:lineRule="exact"/>
      <w:jc w:val="both"/>
      <w:textAlignment w:val="auto"/>
    </w:pPr>
    <w:rPr>
      <w:rFonts w:ascii="Times New Roman"/>
      <w:spacing w:val="0"/>
      <w:kern w:val="2"/>
    </w:rPr>
  </w:style>
  <w:style w:type="paragraph" w:customStyle="1" w:styleId="af1">
    <w:name w:val="图标注"/>
    <w:basedOn w:val="a"/>
    <w:pPr>
      <w:spacing w:after="0" w:line="0" w:lineRule="atLeast"/>
      <w:jc w:val="center"/>
    </w:pPr>
    <w:rPr>
      <w:rFonts w:ascii="宋体" w:hAnsi="宋体" w:cs="Microsoft JhengHei"/>
      <w:color w:val="000000"/>
      <w:sz w:val="18"/>
      <w:szCs w:val="18"/>
      <w:lang w:eastAsia="zh-CN"/>
    </w:rPr>
  </w:style>
  <w:style w:type="paragraph" w:styleId="af2">
    <w:name w:val="List Paragraph"/>
    <w:basedOn w:val="a"/>
    <w:uiPriority w:val="34"/>
    <w:qFormat/>
    <w:pPr>
      <w:ind w:firstLineChars="200" w:firstLine="420"/>
    </w:pPr>
  </w:style>
  <w:style w:type="paragraph" w:customStyle="1" w:styleId="af3">
    <w:name w:val="表格文字"/>
    <w:basedOn w:val="a"/>
    <w:pPr>
      <w:snapToGrid w:val="0"/>
      <w:spacing w:after="0" w:line="240" w:lineRule="auto"/>
      <w:ind w:firstLineChars="10" w:firstLine="22"/>
      <w:jc w:val="both"/>
    </w:pPr>
    <w:rPr>
      <w:rFonts w:ascii="宋体" w:hAnsi="Times New Roman"/>
      <w:kern w:val="2"/>
      <w:szCs w:val="20"/>
      <w:lang w:eastAsia="zh-CN"/>
    </w:rPr>
  </w:style>
  <w:style w:type="paragraph" w:customStyle="1" w:styleId="af4">
    <w:name w:val="表格文字(中)"/>
    <w:basedOn w:val="a"/>
    <w:pPr>
      <w:snapToGrid w:val="0"/>
      <w:spacing w:after="0" w:line="0" w:lineRule="atLeast"/>
      <w:ind w:firstLineChars="200" w:firstLine="440"/>
    </w:pPr>
    <w:rPr>
      <w:rFonts w:ascii="宋体" w:hAnsi="Times New Roman"/>
      <w:szCs w:val="20"/>
      <w:lang w:eastAsia="zh-CN"/>
    </w:rPr>
  </w:style>
  <w:style w:type="table" w:styleId="af5">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annotation reference"/>
    <w:uiPriority w:val="99"/>
    <w:unhideWhenUsed/>
    <w:qFormat/>
    <w:rsid w:val="00781A9F"/>
    <w:rPr>
      <w:sz w:val="21"/>
      <w:szCs w:val="21"/>
    </w:rPr>
  </w:style>
  <w:style w:type="paragraph" w:styleId="af7">
    <w:name w:val="annotation subject"/>
    <w:basedOn w:val="a6"/>
    <w:next w:val="a6"/>
    <w:link w:val="af8"/>
    <w:uiPriority w:val="99"/>
    <w:semiHidden/>
    <w:unhideWhenUsed/>
    <w:rsid w:val="003C629F"/>
    <w:pPr>
      <w:spacing w:after="200" w:line="276" w:lineRule="auto"/>
    </w:pPr>
    <w:rPr>
      <w:rFonts w:ascii="Calibri" w:hAnsi="Calibri"/>
      <w:b/>
      <w:bCs/>
      <w:kern w:val="0"/>
      <w:sz w:val="22"/>
      <w:szCs w:val="22"/>
    </w:rPr>
  </w:style>
  <w:style w:type="character" w:customStyle="1" w:styleId="af8">
    <w:name w:val="批注主题 字符"/>
    <w:basedOn w:val="a5"/>
    <w:link w:val="af7"/>
    <w:uiPriority w:val="99"/>
    <w:semiHidden/>
    <w:rsid w:val="003C629F"/>
    <w:rPr>
      <w:rFonts w:ascii="Times New Roman" w:hAnsi="Times New Roman"/>
      <w:b/>
      <w:bCs/>
      <w:kern w:val="2"/>
      <w:sz w:val="22"/>
      <w:szCs w:val="22"/>
      <w:lang w:eastAsia="en-US"/>
    </w:rPr>
  </w:style>
  <w:style w:type="paragraph" w:customStyle="1" w:styleId="af9">
    <w:name w:val="添加文本"/>
    <w:basedOn w:val="a"/>
    <w:link w:val="afa"/>
    <w:qFormat/>
    <w:rsid w:val="009F1ACE"/>
    <w:pPr>
      <w:spacing w:before="15"/>
      <w:ind w:firstLineChars="200" w:firstLine="200"/>
      <w:jc w:val="both"/>
      <w:pPrChange w:id="0" w:author="simeng zhao" w:date="2018-02-02T14:03:00Z">
        <w:pPr>
          <w:widowControl w:val="0"/>
          <w:spacing w:before="15" w:after="200" w:line="276" w:lineRule="auto"/>
          <w:jc w:val="both"/>
        </w:pPr>
      </w:pPrChange>
    </w:pPr>
    <w:rPr>
      <w:rFonts w:ascii="Times New Roman" w:hAnsi="Times New Roman"/>
      <w:b/>
      <w:color w:val="2E74B5" w:themeColor="accent5" w:themeShade="BF"/>
      <w:spacing w:val="10"/>
      <w:sz w:val="21"/>
      <w:szCs w:val="18"/>
      <w:lang w:eastAsia="zh-CN"/>
      <w:rPrChange w:id="0" w:author="simeng zhao" w:date="2018-02-02T14:03:00Z">
        <w:rPr>
          <w:rFonts w:eastAsia="宋体"/>
          <w:b/>
          <w:color w:val="2E74B5" w:themeColor="accent5" w:themeShade="BF"/>
          <w:spacing w:val="10"/>
          <w:sz w:val="21"/>
          <w:szCs w:val="18"/>
          <w:lang w:val="en-US" w:eastAsia="zh-CN" w:bidi="ar-SA"/>
        </w:rPr>
      </w:rPrChange>
    </w:rPr>
  </w:style>
  <w:style w:type="paragraph" w:customStyle="1" w:styleId="afb">
    <w:name w:val="参考性添加文本"/>
    <w:basedOn w:val="a"/>
    <w:link w:val="afc"/>
    <w:qFormat/>
    <w:rsid w:val="00054AE2"/>
    <w:pPr>
      <w:spacing w:before="240" w:line="360" w:lineRule="auto"/>
      <w:ind w:right="-23" w:firstLineChars="200" w:firstLine="442"/>
      <w:outlineLvl w:val="2"/>
    </w:pPr>
    <w:rPr>
      <w:rFonts w:ascii="Times New Roman" w:hAnsi="Times New Roman"/>
      <w:b/>
      <w:color w:val="00B450"/>
      <w:spacing w:val="10"/>
      <w:sz w:val="21"/>
      <w:szCs w:val="21"/>
      <w:lang w:eastAsia="zh-CN"/>
      <w14:textFill>
        <w14:solidFill>
          <w14:srgbClr w14:val="00B450">
            <w14:lumMod w14:val="75000"/>
          </w14:srgbClr>
        </w14:solidFill>
      </w14:textFill>
    </w:rPr>
  </w:style>
  <w:style w:type="character" w:customStyle="1" w:styleId="afa">
    <w:name w:val="添加文本 字符"/>
    <w:basedOn w:val="a0"/>
    <w:link w:val="af9"/>
    <w:rsid w:val="009F1ACE"/>
    <w:rPr>
      <w:rFonts w:ascii="Times New Roman" w:hAnsi="Times New Roman"/>
      <w:b/>
      <w:color w:val="2E74B5" w:themeColor="accent5" w:themeShade="BF"/>
      <w:spacing w:val="10"/>
      <w:sz w:val="21"/>
      <w:szCs w:val="18"/>
    </w:rPr>
  </w:style>
  <w:style w:type="character" w:customStyle="1" w:styleId="afc">
    <w:name w:val="参考性添加文本 字符"/>
    <w:basedOn w:val="a0"/>
    <w:link w:val="afb"/>
    <w:rsid w:val="00054AE2"/>
    <w:rPr>
      <w:rFonts w:ascii="Times New Roman" w:hAnsi="Times New Roman"/>
      <w:b/>
      <w:color w:val="00B450"/>
      <w:spacing w:val="10"/>
      <w:sz w:val="21"/>
      <w:szCs w:val="21"/>
      <w14:textFill>
        <w14:solidFill>
          <w14:srgbClr w14:val="00B450">
            <w14:lumMod w14:val="75000"/>
          </w14:srgbClr>
        </w14:soli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11.jpe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390.png"/><Relationship Id="rId2" Type="http://schemas.openxmlformats.org/officeDocument/2006/relationships/numbering" Target="numbering.xml"/><Relationship Id="rId16" Type="http://schemas.openxmlformats.org/officeDocument/2006/relationships/image" Target="../Documents/Tencent%20Files/2130975534/Image/C2C/%7bF7DA9DF2-170F-A448-BD52-5E3FDFF37E4A%7d.jpg" TargetMode="External"/><Relationship Id="rId29" Type="http://schemas.openxmlformats.org/officeDocument/2006/relationships/image" Target="media/image15.png"/><Relationship Id="rId11" Type="http://schemas.openxmlformats.org/officeDocument/2006/relationships/image" Target="media/image4.png"/><Relationship Id="rId24" Type="http://schemas.microsoft.com/office/2011/relationships/commentsExtended" Target="commentsExtended.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37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9.png"/><Relationship Id="rId14" Type="http://schemas.openxmlformats.org/officeDocument/2006/relationships/image" Target="../Documents/Tencent%20Files/2130975534/Image/C2C/%7b96CE7233-BEF3-E5A7-A3AE-69AB7163D028%7d.jpg" TargetMode="External"/><Relationship Id="rId22" Type="http://schemas.openxmlformats.org/officeDocument/2006/relationships/image" Target="../Documents/Tencent%20Files/2130975534/Image/C2C/%7bD3B9A4AA-C86A-A7C9-A03D-63BBF5258906%7d.jpg"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35.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6.jpe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microsoft.com/office/2016/09/relationships/commentsIds" Target="commentsIds.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comments" Target="comments.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Documents/tencent%20files/Documents/Tencent%20Files/2130975534/Image/C2C/%7b68B3F36D-7D46-271F-BDAC-95D88AA4C735%7d.jpg" TargetMode="External"/><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Library/Group%20Containers/UBF8T346G9.Office/msoclip1/01/4F812332-AF89-1540-9EF3-E3B88171295F.png"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Documents/tencent%20files/Documents/Tencent%20Files/2130975534/Image/C2C/%7b8E89FC16-AACB-8365-26DF-A263B34FC66B%7d.jpg" TargetMode="External"/><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DDBD3-B90C-41CF-AFF7-F94219947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TotalTime>
  <Pages>72</Pages>
  <Words>12026</Words>
  <Characters>68550</Characters>
  <Application>Microsoft Office Word</Application>
  <DocSecurity>0</DocSecurity>
  <Lines>571</Lines>
  <Paragraphs>160</Paragraphs>
  <ScaleCrop>false</ScaleCrop>
  <Company/>
  <LinksUpToDate>false</LinksUpToDate>
  <CharactersWithSpaces>80416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CZ4.S72</dc:title>
  <dc:subject/>
  <dc:creator>&lt;D5C5BAA3CFE8&gt;</dc:creator>
  <cp:keywords/>
  <cp:lastModifiedBy>simeng zhao</cp:lastModifiedBy>
  <cp:revision>6</cp:revision>
  <dcterms:created xsi:type="dcterms:W3CDTF">2018-01-31T01:00:00Z</dcterms:created>
  <dcterms:modified xsi:type="dcterms:W3CDTF">2018-02-03T09:57:00Z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2011-06-01T00:00:00Z</vt:filetime>
  </property>
  <property fmtid="{D5CDD505-2E9C-101B-9397-08002B2CF9AE}" pid="3" name="LastSaved">
    <vt:filetime>2012-06-08T00:00:00Z</vt:filetime>
  </property>
  <property fmtid="{D5CDD505-2E9C-101B-9397-08002B2CF9AE}" pid="4" name="KSOProductBuildVer">
    <vt:lpwstr>2052-10.1.0.6929</vt:lpwstr>
  </property>
</Properties>
</file>